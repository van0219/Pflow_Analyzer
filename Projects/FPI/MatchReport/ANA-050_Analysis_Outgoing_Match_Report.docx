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C05FAC" w14:textId="77777777" w:rsidR="005A71AF" w:rsidRDefault="005A71AF" w:rsidP="005A71AF">
      <w:pPr>
        <w:pStyle w:val="TitleBar"/>
      </w:pPr>
    </w:p>
    <w:p w14:paraId="53231BC1" w14:textId="77777777" w:rsidR="005A71AF" w:rsidRDefault="005A71AF" w:rsidP="005A71AF">
      <w:pPr>
        <w:pStyle w:val="BodyText"/>
        <w:rPr>
          <w:rStyle w:val="HighlightedVariable"/>
          <w:smallCaps/>
          <w:color w:val="auto"/>
          <w:sz w:val="48"/>
        </w:rPr>
      </w:pPr>
      <w:r>
        <w:rPr>
          <w:smallCaps/>
          <w:sz w:val="48"/>
        </w:rPr>
        <w:t>ANA-050 Analysis Specification</w:t>
      </w:r>
    </w:p>
    <w:p w14:paraId="05A4C917" w14:textId="2F4DC766" w:rsidR="00F77509" w:rsidRPr="00A72221" w:rsidRDefault="001A0248" w:rsidP="00A72221">
      <w:pPr>
        <w:pStyle w:val="BodyText"/>
        <w:rPr>
          <w:rStyle w:val="HighlightedVariable"/>
          <w:color w:val="auto"/>
          <w:sz w:val="40"/>
          <w:szCs w:val="40"/>
        </w:rPr>
      </w:pPr>
      <w:r w:rsidRPr="0AE6E7BA">
        <w:rPr>
          <w:rStyle w:val="HighlightedVariable"/>
          <w:sz w:val="40"/>
          <w:szCs w:val="40"/>
        </w:rPr>
        <w:t>Financial Partners, Inc.</w:t>
      </w:r>
      <w:r w:rsidR="00F45CFA" w:rsidRPr="0AE6E7BA">
        <w:rPr>
          <w:rStyle w:val="HighlightedVariable"/>
          <w:sz w:val="40"/>
          <w:szCs w:val="40"/>
        </w:rPr>
        <w:t xml:space="preserve"> – </w:t>
      </w:r>
      <w:r w:rsidR="7F15FA4F" w:rsidRPr="0AE6E7BA">
        <w:rPr>
          <w:rStyle w:val="HighlightedVariable"/>
          <w:sz w:val="40"/>
          <w:szCs w:val="40"/>
        </w:rPr>
        <w:t xml:space="preserve">FSM </w:t>
      </w:r>
      <w:r w:rsidR="007915CB" w:rsidRPr="0AE6E7BA">
        <w:rPr>
          <w:rStyle w:val="HighlightedVariable"/>
          <w:sz w:val="40"/>
          <w:szCs w:val="40"/>
        </w:rPr>
        <w:t>Implementation</w:t>
      </w:r>
    </w:p>
    <w:p w14:paraId="1DC31FBF" w14:textId="54468B54" w:rsidR="005A71AF" w:rsidRPr="00A72221" w:rsidRDefault="00292973" w:rsidP="005A71AF">
      <w:pPr>
        <w:pStyle w:val="Subject"/>
        <w:rPr>
          <w:rStyle w:val="HighlightedVariable"/>
          <w:sz w:val="40"/>
          <w:szCs w:val="40"/>
        </w:rPr>
      </w:pPr>
      <w:r w:rsidRPr="425400B1">
        <w:rPr>
          <w:rStyle w:val="HighlightedVariable"/>
          <w:sz w:val="40"/>
          <w:szCs w:val="40"/>
        </w:rPr>
        <w:t xml:space="preserve">Global </w:t>
      </w:r>
      <w:r w:rsidR="00F45CFA" w:rsidRPr="425400B1">
        <w:rPr>
          <w:rStyle w:val="HighlightedVariable"/>
          <w:sz w:val="40"/>
          <w:szCs w:val="40"/>
        </w:rPr>
        <w:t xml:space="preserve">Ledger </w:t>
      </w:r>
      <w:r w:rsidR="004D42FA">
        <w:rPr>
          <w:rStyle w:val="HighlightedVariable"/>
          <w:sz w:val="40"/>
          <w:szCs w:val="40"/>
        </w:rPr>
        <w:t xml:space="preserve">Outgoing </w:t>
      </w:r>
      <w:r w:rsidR="009D22E5">
        <w:rPr>
          <w:rStyle w:val="HighlightedVariable"/>
          <w:sz w:val="40"/>
          <w:szCs w:val="40"/>
        </w:rPr>
        <w:t>Match Report Data</w:t>
      </w:r>
    </w:p>
    <w:p w14:paraId="61A59230" w14:textId="77777777" w:rsidR="005A71AF" w:rsidRDefault="005A71AF" w:rsidP="005A71AF">
      <w:pPr>
        <w:pStyle w:val="BodyText"/>
      </w:pPr>
    </w:p>
    <w:tbl>
      <w:tblPr>
        <w:tblStyle w:val="InforTable0"/>
        <w:tblW w:w="0" w:type="auto"/>
        <w:tblInd w:w="1327" w:type="dxa"/>
        <w:tblLook w:val="04A0" w:firstRow="1" w:lastRow="0" w:firstColumn="1" w:lastColumn="0" w:noHBand="0" w:noVBand="1"/>
      </w:tblPr>
      <w:tblGrid>
        <w:gridCol w:w="4338"/>
        <w:gridCol w:w="4410"/>
      </w:tblGrid>
      <w:tr w:rsidR="005A71AF" w14:paraId="5B0976FB" w14:textId="77777777" w:rsidTr="6318A36D">
        <w:trPr>
          <w:cnfStyle w:val="100000000000" w:firstRow="1" w:lastRow="0" w:firstColumn="0" w:lastColumn="0" w:oddVBand="0" w:evenVBand="0" w:oddHBand="0" w:evenHBand="0" w:firstRowFirstColumn="0" w:firstRowLastColumn="0" w:lastRowFirstColumn="0" w:lastRowLastColumn="0"/>
        </w:trPr>
        <w:tc>
          <w:tcPr>
            <w:tcW w:w="4338" w:type="dxa"/>
          </w:tcPr>
          <w:p w14:paraId="27E6374C" w14:textId="77777777" w:rsidR="005A71AF" w:rsidRDefault="005A71AF" w:rsidP="00D92CCB">
            <w:pPr>
              <w:pStyle w:val="BodyText"/>
              <w:spacing w:before="60" w:after="60"/>
              <w:ind w:left="0"/>
            </w:pPr>
            <w:r>
              <w:t>Document Properties</w:t>
            </w:r>
          </w:p>
        </w:tc>
        <w:tc>
          <w:tcPr>
            <w:tcW w:w="4410" w:type="dxa"/>
          </w:tcPr>
          <w:p w14:paraId="45E41BC0" w14:textId="77777777" w:rsidR="005A71AF" w:rsidRDefault="005A71AF" w:rsidP="00D92CCB">
            <w:pPr>
              <w:pStyle w:val="BodyText"/>
              <w:spacing w:before="60" w:after="60"/>
              <w:ind w:left="0"/>
            </w:pPr>
          </w:p>
        </w:tc>
      </w:tr>
      <w:tr w:rsidR="005A71AF" w14:paraId="279A7343" w14:textId="77777777" w:rsidTr="6318A36D">
        <w:trPr>
          <w:cnfStyle w:val="000000100000" w:firstRow="0" w:lastRow="0" w:firstColumn="0" w:lastColumn="0" w:oddVBand="0" w:evenVBand="0" w:oddHBand="1" w:evenHBand="0" w:firstRowFirstColumn="0" w:firstRowLastColumn="0" w:lastRowFirstColumn="0" w:lastRowLastColumn="0"/>
        </w:trPr>
        <w:tc>
          <w:tcPr>
            <w:tcW w:w="4338" w:type="dxa"/>
          </w:tcPr>
          <w:p w14:paraId="15265A0C" w14:textId="77777777" w:rsidR="005A71AF" w:rsidRPr="00FA128A" w:rsidRDefault="005A71AF" w:rsidP="00D92CCB">
            <w:pPr>
              <w:pStyle w:val="BodyText"/>
              <w:spacing w:beforeLines="20" w:before="48" w:afterLines="20" w:after="48"/>
              <w:ind w:left="0" w:right="567"/>
            </w:pPr>
            <w:r w:rsidRPr="00FA128A">
              <w:t>Author</w:t>
            </w:r>
          </w:p>
        </w:tc>
        <w:tc>
          <w:tcPr>
            <w:tcW w:w="4410" w:type="dxa"/>
          </w:tcPr>
          <w:p w14:paraId="7B59302F" w14:textId="056645BA" w:rsidR="005A71AF" w:rsidRPr="00160AB2" w:rsidRDefault="006E5ECA" w:rsidP="00D92CCB">
            <w:pPr>
              <w:pStyle w:val="BodyText"/>
              <w:tabs>
                <w:tab w:val="left" w:pos="4320"/>
              </w:tabs>
              <w:spacing w:beforeLines="20" w:before="48" w:afterLines="20" w:after="48"/>
              <w:ind w:left="0" w:right="567"/>
            </w:pPr>
            <w:r>
              <w:rPr>
                <w:rStyle w:val="HighlightedVariable"/>
              </w:rPr>
              <w:t>Steve Shoemake</w:t>
            </w:r>
          </w:p>
        </w:tc>
      </w:tr>
      <w:tr w:rsidR="005A71AF" w14:paraId="5B209670" w14:textId="77777777" w:rsidTr="6318A36D">
        <w:trPr>
          <w:cnfStyle w:val="000000010000" w:firstRow="0" w:lastRow="0" w:firstColumn="0" w:lastColumn="0" w:oddVBand="0" w:evenVBand="0" w:oddHBand="0" w:evenHBand="1" w:firstRowFirstColumn="0" w:firstRowLastColumn="0" w:lastRowFirstColumn="0" w:lastRowLastColumn="0"/>
        </w:trPr>
        <w:tc>
          <w:tcPr>
            <w:tcW w:w="4338" w:type="dxa"/>
          </w:tcPr>
          <w:p w14:paraId="6B44924D" w14:textId="77777777" w:rsidR="005A71AF" w:rsidRPr="00FA128A" w:rsidRDefault="005A71AF" w:rsidP="00D92CCB">
            <w:pPr>
              <w:pStyle w:val="BodyText"/>
              <w:spacing w:beforeLines="20" w:before="48" w:afterLines="20" w:after="48"/>
              <w:ind w:left="0" w:right="567"/>
            </w:pPr>
            <w:r w:rsidRPr="00FA128A">
              <w:t>Creation Date</w:t>
            </w:r>
          </w:p>
        </w:tc>
        <w:tc>
          <w:tcPr>
            <w:tcW w:w="4410" w:type="dxa"/>
          </w:tcPr>
          <w:p w14:paraId="40AD8052" w14:textId="4AC79AB7" w:rsidR="005A71AF" w:rsidRPr="009F1ED3" w:rsidRDefault="001A0248" w:rsidP="000359A0">
            <w:pPr>
              <w:pStyle w:val="BodyText"/>
              <w:spacing w:beforeLines="20" w:before="48" w:afterLines="20" w:after="48"/>
              <w:ind w:left="0" w:right="567"/>
            </w:pPr>
            <w:r>
              <w:t>04/</w:t>
            </w:r>
            <w:r w:rsidR="009D22E5">
              <w:t>15</w:t>
            </w:r>
            <w:r>
              <w:t>/2024</w:t>
            </w:r>
          </w:p>
        </w:tc>
      </w:tr>
      <w:tr w:rsidR="005A71AF" w14:paraId="42E2120F" w14:textId="77777777" w:rsidTr="6318A36D">
        <w:trPr>
          <w:cnfStyle w:val="000000100000" w:firstRow="0" w:lastRow="0" w:firstColumn="0" w:lastColumn="0" w:oddVBand="0" w:evenVBand="0" w:oddHBand="1" w:evenHBand="0" w:firstRowFirstColumn="0" w:firstRowLastColumn="0" w:lastRowFirstColumn="0" w:lastRowLastColumn="0"/>
        </w:trPr>
        <w:tc>
          <w:tcPr>
            <w:tcW w:w="4338" w:type="dxa"/>
          </w:tcPr>
          <w:p w14:paraId="0C383FED" w14:textId="77777777" w:rsidR="005A71AF" w:rsidRPr="00FA128A" w:rsidRDefault="005A71AF" w:rsidP="00D92CCB">
            <w:pPr>
              <w:pStyle w:val="BodyText"/>
              <w:spacing w:beforeLines="20" w:before="48" w:afterLines="20" w:after="48"/>
              <w:ind w:left="0" w:right="567"/>
            </w:pPr>
            <w:r w:rsidRPr="00FA128A">
              <w:t>Last Updated</w:t>
            </w:r>
          </w:p>
        </w:tc>
        <w:tc>
          <w:tcPr>
            <w:tcW w:w="4410" w:type="dxa"/>
          </w:tcPr>
          <w:p w14:paraId="64F91686" w14:textId="4A2B5D7E" w:rsidR="005A71AF" w:rsidRPr="009F1ED3" w:rsidRDefault="00BB5EEF" w:rsidP="00D92CCB">
            <w:pPr>
              <w:pStyle w:val="BodyText"/>
              <w:spacing w:beforeLines="20" w:before="48" w:afterLines="20" w:after="48"/>
              <w:ind w:left="0" w:right="567"/>
            </w:pPr>
            <w:r>
              <w:t>04/26/2024</w:t>
            </w:r>
          </w:p>
        </w:tc>
      </w:tr>
      <w:tr w:rsidR="005A71AF" w14:paraId="4756B7EF" w14:textId="77777777" w:rsidTr="6318A36D">
        <w:trPr>
          <w:cnfStyle w:val="000000010000" w:firstRow="0" w:lastRow="0" w:firstColumn="0" w:lastColumn="0" w:oddVBand="0" w:evenVBand="0" w:oddHBand="0" w:evenHBand="1" w:firstRowFirstColumn="0" w:firstRowLastColumn="0" w:lastRowFirstColumn="0" w:lastRowLastColumn="0"/>
        </w:trPr>
        <w:tc>
          <w:tcPr>
            <w:tcW w:w="4338" w:type="dxa"/>
          </w:tcPr>
          <w:p w14:paraId="75DB9B31" w14:textId="77777777" w:rsidR="005A71AF" w:rsidRPr="00FA128A" w:rsidRDefault="005A71AF" w:rsidP="00D92CCB">
            <w:pPr>
              <w:pStyle w:val="BodyText"/>
              <w:spacing w:beforeLines="20" w:before="48" w:afterLines="20" w:after="48"/>
              <w:ind w:left="0" w:right="567"/>
            </w:pPr>
            <w:r w:rsidRPr="00FA128A">
              <w:t>Document Reference</w:t>
            </w:r>
          </w:p>
        </w:tc>
        <w:tc>
          <w:tcPr>
            <w:tcW w:w="4410" w:type="dxa"/>
          </w:tcPr>
          <w:p w14:paraId="04DDAD87" w14:textId="7635CC7D" w:rsidR="005A71AF" w:rsidRPr="00160AB2" w:rsidRDefault="001A0248" w:rsidP="00D92CCB">
            <w:pPr>
              <w:pStyle w:val="BodyText"/>
              <w:spacing w:beforeLines="20" w:before="48" w:afterLines="20" w:after="48"/>
              <w:ind w:left="0" w:right="567"/>
            </w:pPr>
            <w:r>
              <w:t>FPI</w:t>
            </w:r>
            <w:r w:rsidR="00E6061D" w:rsidRPr="009F1ED3">
              <w:t>-</w:t>
            </w:r>
            <w:r w:rsidR="00E6061D" w:rsidRPr="008028FB">
              <w:t>ANA</w:t>
            </w:r>
            <w:r w:rsidR="00E6061D" w:rsidRPr="00292973">
              <w:t>-050</w:t>
            </w:r>
            <w:r>
              <w:t>-</w:t>
            </w:r>
            <w:r w:rsidR="009D22E5">
              <w:t>MATCH-REPORT</w:t>
            </w:r>
          </w:p>
        </w:tc>
      </w:tr>
      <w:tr w:rsidR="005A71AF" w14:paraId="075CDF07" w14:textId="77777777" w:rsidTr="6318A36D">
        <w:trPr>
          <w:cnfStyle w:val="000000100000" w:firstRow="0" w:lastRow="0" w:firstColumn="0" w:lastColumn="0" w:oddVBand="0" w:evenVBand="0" w:oddHBand="1" w:evenHBand="0" w:firstRowFirstColumn="0" w:firstRowLastColumn="0" w:lastRowFirstColumn="0" w:lastRowLastColumn="0"/>
        </w:trPr>
        <w:tc>
          <w:tcPr>
            <w:tcW w:w="4338" w:type="dxa"/>
          </w:tcPr>
          <w:p w14:paraId="64DB25E3" w14:textId="77777777" w:rsidR="005A71AF" w:rsidRPr="00FA128A" w:rsidRDefault="005A71AF" w:rsidP="00D92CCB">
            <w:pPr>
              <w:pStyle w:val="BodyText"/>
              <w:spacing w:beforeLines="20" w:before="48" w:afterLines="20" w:after="48"/>
              <w:ind w:left="0" w:right="567"/>
            </w:pPr>
            <w:r w:rsidRPr="00FA128A">
              <w:t>Version</w:t>
            </w:r>
          </w:p>
        </w:tc>
        <w:tc>
          <w:tcPr>
            <w:tcW w:w="4410" w:type="dxa"/>
          </w:tcPr>
          <w:p w14:paraId="46495C0B" w14:textId="7A90B9DE" w:rsidR="005A71AF" w:rsidRPr="00EF2DD7" w:rsidRDefault="006E5ECA" w:rsidP="00D92CCB">
            <w:pPr>
              <w:pStyle w:val="BodyText"/>
              <w:spacing w:beforeLines="20" w:before="48" w:afterLines="20" w:after="48"/>
              <w:ind w:left="0" w:right="567"/>
              <w:rPr>
                <w:rStyle w:val="HighlightedVariable"/>
                <w:color w:val="auto"/>
              </w:rPr>
            </w:pPr>
            <w:r>
              <w:rPr>
                <w:rStyle w:val="HighlightedVariable"/>
                <w:color w:val="auto"/>
              </w:rPr>
              <w:t>1</w:t>
            </w:r>
            <w:r w:rsidR="00E6061D" w:rsidRPr="6318A36D">
              <w:rPr>
                <w:rStyle w:val="HighlightedVariable"/>
                <w:color w:val="auto"/>
              </w:rPr>
              <w:t>.</w:t>
            </w:r>
            <w:r w:rsidR="00BB5EEF">
              <w:rPr>
                <w:rStyle w:val="HighlightedVariable"/>
                <w:color w:val="auto"/>
              </w:rPr>
              <w:t>1</w:t>
            </w:r>
          </w:p>
        </w:tc>
      </w:tr>
    </w:tbl>
    <w:p w14:paraId="10E4B888" w14:textId="77777777" w:rsidR="005A71AF" w:rsidRDefault="005A71AF" w:rsidP="005A71AF">
      <w:pPr>
        <w:pStyle w:val="BodyText"/>
      </w:pPr>
    </w:p>
    <w:tbl>
      <w:tblPr>
        <w:tblStyle w:val="InforTable0"/>
        <w:tblW w:w="0" w:type="auto"/>
        <w:tblInd w:w="1327" w:type="dxa"/>
        <w:tblLook w:val="04A0" w:firstRow="1" w:lastRow="0" w:firstColumn="1" w:lastColumn="0" w:noHBand="0" w:noVBand="1"/>
      </w:tblPr>
      <w:tblGrid>
        <w:gridCol w:w="4338"/>
        <w:gridCol w:w="4410"/>
      </w:tblGrid>
      <w:tr w:rsidR="005A71AF" w14:paraId="0E641650" w14:textId="77777777" w:rsidTr="75ADE661">
        <w:trPr>
          <w:cnfStyle w:val="100000000000" w:firstRow="1" w:lastRow="0" w:firstColumn="0" w:lastColumn="0" w:oddVBand="0" w:evenVBand="0" w:oddHBand="0" w:evenHBand="0" w:firstRowFirstColumn="0" w:firstRowLastColumn="0" w:lastRowFirstColumn="0" w:lastRowLastColumn="0"/>
        </w:trPr>
        <w:tc>
          <w:tcPr>
            <w:tcW w:w="4338" w:type="dxa"/>
          </w:tcPr>
          <w:p w14:paraId="3187FA98" w14:textId="77777777" w:rsidR="005A71AF" w:rsidRDefault="005A71AF" w:rsidP="00D92CCB">
            <w:pPr>
              <w:pStyle w:val="BodyText"/>
              <w:spacing w:before="60" w:after="60"/>
              <w:ind w:left="0"/>
            </w:pPr>
            <w:r>
              <w:t>Approvals</w:t>
            </w:r>
          </w:p>
        </w:tc>
        <w:tc>
          <w:tcPr>
            <w:tcW w:w="4410" w:type="dxa"/>
          </w:tcPr>
          <w:p w14:paraId="48A5741B" w14:textId="5DBBAA42" w:rsidR="005A71AF" w:rsidRDefault="005A71AF" w:rsidP="3A23ED84">
            <w:pPr>
              <w:pStyle w:val="BodyText"/>
              <w:spacing w:before="60" w:after="60"/>
              <w:ind w:left="0"/>
              <w:rPr>
                <w:rFonts w:ascii="Trebuchet MS" w:eastAsia="Trebuchet MS" w:hAnsi="Trebuchet MS" w:cs="Trebuchet MS"/>
                <w:color w:val="5F5F5F"/>
                <w:sz w:val="20"/>
                <w:szCs w:val="20"/>
              </w:rPr>
            </w:pPr>
          </w:p>
        </w:tc>
      </w:tr>
      <w:tr w:rsidR="005A71AF" w14:paraId="2EDE0E1C" w14:textId="77777777" w:rsidTr="75ADE661">
        <w:trPr>
          <w:cnfStyle w:val="000000100000" w:firstRow="0" w:lastRow="0" w:firstColumn="0" w:lastColumn="0" w:oddVBand="0" w:evenVBand="0" w:oddHBand="1" w:evenHBand="0" w:firstRowFirstColumn="0" w:firstRowLastColumn="0" w:lastRowFirstColumn="0" w:lastRowLastColumn="0"/>
        </w:trPr>
        <w:tc>
          <w:tcPr>
            <w:tcW w:w="4338" w:type="dxa"/>
          </w:tcPr>
          <w:p w14:paraId="30B8C11F" w14:textId="0FA52E1A" w:rsidR="005A71AF" w:rsidRPr="00160AB2" w:rsidRDefault="21AEA89E" w:rsidP="3A23ED84">
            <w:pPr>
              <w:pStyle w:val="BodyText"/>
              <w:spacing w:before="60" w:after="60" w:line="259" w:lineRule="auto"/>
              <w:ind w:left="0" w:right="567"/>
            </w:pPr>
            <w:ins w:id="0" w:author="Author">
              <w:r>
                <w:t>05/13/2024</w:t>
              </w:r>
            </w:ins>
          </w:p>
        </w:tc>
        <w:tc>
          <w:tcPr>
            <w:tcW w:w="4410" w:type="dxa"/>
          </w:tcPr>
          <w:p w14:paraId="3AD595BC" w14:textId="54914597" w:rsidR="005A71AF" w:rsidRDefault="32E7128C" w:rsidP="75ADE661">
            <w:pPr>
              <w:pStyle w:val="BodyText"/>
              <w:spacing w:before="60" w:after="60"/>
              <w:ind w:left="0"/>
              <w:rPr>
                <w:rStyle w:val="HighlightedVariable"/>
                <w:color w:val="auto"/>
              </w:rPr>
            </w:pPr>
            <w:ins w:id="1" w:author="Author">
              <w:r w:rsidRPr="75ADE661">
                <w:rPr>
                  <w:rStyle w:val="HighlightedVariable"/>
                  <w:color w:val="auto"/>
                </w:rPr>
                <w:t>Michael Nowill</w:t>
              </w:r>
            </w:ins>
          </w:p>
        </w:tc>
      </w:tr>
      <w:tr w:rsidR="005A71AF" w14:paraId="675FB38F" w14:textId="77777777" w:rsidTr="75ADE661">
        <w:trPr>
          <w:cnfStyle w:val="000000010000" w:firstRow="0" w:lastRow="0" w:firstColumn="0" w:lastColumn="0" w:oddVBand="0" w:evenVBand="0" w:oddHBand="0" w:evenHBand="1" w:firstRowFirstColumn="0" w:firstRowLastColumn="0" w:lastRowFirstColumn="0" w:lastRowLastColumn="0"/>
        </w:trPr>
        <w:tc>
          <w:tcPr>
            <w:tcW w:w="4338" w:type="dxa"/>
          </w:tcPr>
          <w:p w14:paraId="17D02696" w14:textId="3894F4AC" w:rsidR="005A71AF" w:rsidRPr="00160AB2" w:rsidRDefault="005A71AF" w:rsidP="3A23ED84">
            <w:pPr>
              <w:pStyle w:val="BodyText"/>
              <w:spacing w:before="60" w:after="60"/>
              <w:ind w:left="0" w:right="567"/>
              <w:rPr>
                <w:rStyle w:val="HighlightedVariable"/>
                <w:color w:val="auto"/>
              </w:rPr>
            </w:pPr>
          </w:p>
        </w:tc>
        <w:tc>
          <w:tcPr>
            <w:tcW w:w="4410" w:type="dxa"/>
          </w:tcPr>
          <w:p w14:paraId="2764F6E0" w14:textId="37891C91" w:rsidR="005A71AF" w:rsidRDefault="005A71AF" w:rsidP="3A23ED84">
            <w:pPr>
              <w:pStyle w:val="BodyText"/>
              <w:spacing w:before="60" w:after="60" w:line="259" w:lineRule="auto"/>
              <w:ind w:left="0" w:right="567"/>
              <w:rPr>
                <w:rStyle w:val="HighlightedVariable"/>
                <w:color w:val="auto"/>
              </w:rPr>
            </w:pPr>
          </w:p>
        </w:tc>
      </w:tr>
    </w:tbl>
    <w:p w14:paraId="5D785A07" w14:textId="77777777" w:rsidR="005A71AF" w:rsidRDefault="005A71AF" w:rsidP="005A71AF">
      <w:pPr>
        <w:pStyle w:val="BodyText"/>
      </w:pPr>
    </w:p>
    <w:p w14:paraId="6D2299A7" w14:textId="77777777" w:rsidR="005A71AF" w:rsidRDefault="005A71AF" w:rsidP="005A71AF">
      <w:pPr>
        <w:pStyle w:val="BodyText"/>
      </w:pPr>
    </w:p>
    <w:p w14:paraId="636D9713" w14:textId="77777777" w:rsidR="005A71AF" w:rsidRDefault="005A71AF" w:rsidP="005A71AF">
      <w:pPr>
        <w:pStyle w:val="BodyText"/>
      </w:pPr>
    </w:p>
    <w:p w14:paraId="7E499408" w14:textId="77777777" w:rsidR="005A71AF" w:rsidRDefault="005A71AF" w:rsidP="005A71AF">
      <w:pPr>
        <w:pStyle w:val="BodyText"/>
      </w:pPr>
    </w:p>
    <w:p w14:paraId="67C0F8D4" w14:textId="77777777" w:rsidR="005A71AF" w:rsidRPr="00D25469" w:rsidRDefault="005A71AF" w:rsidP="005A71AF">
      <w:pPr>
        <w:pStyle w:val="Heading1"/>
      </w:pPr>
      <w:bookmarkStart w:id="2" w:name="_Toc165040212"/>
      <w:r w:rsidRPr="00D25469">
        <w:lastRenderedPageBreak/>
        <w:t>Document Control</w:t>
      </w:r>
      <w:bookmarkEnd w:id="2"/>
    </w:p>
    <w:p w14:paraId="7116DC04" w14:textId="77777777" w:rsidR="005A71AF" w:rsidRPr="00033A89" w:rsidRDefault="005A71AF" w:rsidP="005A71AF">
      <w:pPr>
        <w:pStyle w:val="Heading2"/>
      </w:pPr>
      <w:bookmarkStart w:id="3" w:name="_Toc165040213"/>
      <w:r w:rsidRPr="00033A89">
        <w:t>Change Record</w:t>
      </w:r>
      <w:bookmarkEnd w:id="3"/>
    </w:p>
    <w:p w14:paraId="15038116" w14:textId="77777777" w:rsidR="005A71AF" w:rsidRDefault="005A71AF" w:rsidP="005A71AF">
      <w:pPr>
        <w:pStyle w:val="BodyText"/>
        <w:ind w:left="8640" w:firstLine="720"/>
      </w:pPr>
      <w:r>
        <w:rPr>
          <w:color w:val="FFFFFF"/>
          <w:sz w:val="10"/>
        </w:rPr>
        <w:fldChar w:fldCharType="begin"/>
      </w:r>
      <w:r>
        <w:rPr>
          <w:color w:val="FFFFFF"/>
          <w:sz w:val="10"/>
        </w:rPr>
        <w:instrText xml:space="preserve"> SECTIONPAGES  \* MERGEFORMAT </w:instrText>
      </w:r>
      <w:r>
        <w:rPr>
          <w:color w:val="FFFFFF"/>
          <w:sz w:val="10"/>
        </w:rPr>
        <w:fldChar w:fldCharType="separate"/>
      </w:r>
      <w:r>
        <w:rPr>
          <w:noProof/>
          <w:color w:val="FFFFFF"/>
          <w:sz w:val="10"/>
        </w:rPr>
        <w:t>1</w:t>
      </w:r>
      <w:r>
        <w:rPr>
          <w:color w:val="FFFFFF"/>
          <w:sz w:val="10"/>
        </w:rPr>
        <w:fldChar w:fldCharType="end"/>
      </w:r>
    </w:p>
    <w:tbl>
      <w:tblPr>
        <w:tblStyle w:val="InforTable0"/>
        <w:tblW w:w="0" w:type="auto"/>
        <w:tblInd w:w="1327" w:type="dxa"/>
        <w:tblLayout w:type="fixed"/>
        <w:tblLook w:val="04A0" w:firstRow="1" w:lastRow="0" w:firstColumn="1" w:lastColumn="0" w:noHBand="0" w:noVBand="1"/>
      </w:tblPr>
      <w:tblGrid>
        <w:gridCol w:w="1705"/>
        <w:gridCol w:w="2340"/>
        <w:gridCol w:w="1440"/>
        <w:gridCol w:w="2970"/>
      </w:tblGrid>
      <w:tr w:rsidR="005A71AF" w14:paraId="34D9CEFB" w14:textId="77777777" w:rsidTr="75ADE661">
        <w:trPr>
          <w:cnfStyle w:val="100000000000" w:firstRow="1" w:lastRow="0" w:firstColumn="0" w:lastColumn="0" w:oddVBand="0" w:evenVBand="0" w:oddHBand="0" w:evenHBand="0" w:firstRowFirstColumn="0" w:firstRowLastColumn="0" w:lastRowFirstColumn="0" w:lastRowLastColumn="0"/>
        </w:trPr>
        <w:tc>
          <w:tcPr>
            <w:tcW w:w="1705" w:type="dxa"/>
          </w:tcPr>
          <w:p w14:paraId="427BF7BE" w14:textId="77777777" w:rsidR="005A71AF" w:rsidRPr="00FA128A" w:rsidRDefault="005A71AF" w:rsidP="00D92CCB">
            <w:pPr>
              <w:pStyle w:val="BodyText"/>
              <w:spacing w:before="60" w:after="60"/>
              <w:ind w:left="0" w:right="562"/>
              <w:rPr>
                <w:b w:val="0"/>
                <w:bCs/>
                <w:color w:val="FFFFFF"/>
              </w:rPr>
            </w:pPr>
            <w:r w:rsidRPr="00FA128A">
              <w:rPr>
                <w:bCs/>
                <w:color w:val="FFFFFF"/>
              </w:rPr>
              <w:t>Date</w:t>
            </w:r>
          </w:p>
        </w:tc>
        <w:tc>
          <w:tcPr>
            <w:tcW w:w="2340" w:type="dxa"/>
          </w:tcPr>
          <w:p w14:paraId="28DC0A31" w14:textId="77777777" w:rsidR="005A71AF" w:rsidRPr="00FA128A" w:rsidRDefault="005A71AF" w:rsidP="00D92CCB">
            <w:pPr>
              <w:pStyle w:val="BodyText"/>
              <w:spacing w:before="60" w:after="60"/>
              <w:ind w:left="0" w:right="562"/>
              <w:rPr>
                <w:b w:val="0"/>
                <w:bCs/>
                <w:color w:val="FFFFFF"/>
              </w:rPr>
            </w:pPr>
            <w:r w:rsidRPr="00FA128A">
              <w:rPr>
                <w:bCs/>
                <w:color w:val="FFFFFF"/>
              </w:rPr>
              <w:t>Author</w:t>
            </w:r>
          </w:p>
        </w:tc>
        <w:tc>
          <w:tcPr>
            <w:tcW w:w="1440" w:type="dxa"/>
          </w:tcPr>
          <w:p w14:paraId="1C7FCF4C" w14:textId="77777777" w:rsidR="005A71AF" w:rsidRPr="00FA128A" w:rsidRDefault="005A71AF" w:rsidP="00D92CCB">
            <w:pPr>
              <w:pStyle w:val="BodyText"/>
              <w:spacing w:before="60" w:after="60"/>
              <w:ind w:left="0" w:right="562"/>
              <w:rPr>
                <w:b w:val="0"/>
                <w:bCs/>
                <w:color w:val="FFFFFF"/>
              </w:rPr>
            </w:pPr>
            <w:r>
              <w:rPr>
                <w:bCs/>
                <w:color w:val="FFFFFF"/>
              </w:rPr>
              <w:t>Version</w:t>
            </w:r>
          </w:p>
        </w:tc>
        <w:tc>
          <w:tcPr>
            <w:tcW w:w="2970" w:type="dxa"/>
          </w:tcPr>
          <w:p w14:paraId="6E4053C0" w14:textId="77777777" w:rsidR="005A71AF" w:rsidRPr="00FE0A85" w:rsidRDefault="005A71AF" w:rsidP="00D92CCB">
            <w:pPr>
              <w:pStyle w:val="BodyText"/>
              <w:spacing w:before="60" w:after="60"/>
              <w:ind w:left="0" w:right="562"/>
              <w:rPr>
                <w:bCs/>
                <w:color w:val="FFFFFF"/>
              </w:rPr>
            </w:pPr>
            <w:r w:rsidRPr="00FE0A85">
              <w:rPr>
                <w:bCs/>
                <w:color w:val="FFFFFF"/>
              </w:rPr>
              <w:t>Change Reference</w:t>
            </w:r>
          </w:p>
        </w:tc>
      </w:tr>
      <w:tr w:rsidR="005A71AF" w14:paraId="3DD2AF8F" w14:textId="77777777" w:rsidTr="75ADE661">
        <w:trPr>
          <w:cnfStyle w:val="000000100000" w:firstRow="0" w:lastRow="0" w:firstColumn="0" w:lastColumn="0" w:oddVBand="0" w:evenVBand="0" w:oddHBand="1" w:evenHBand="0" w:firstRowFirstColumn="0" w:firstRowLastColumn="0" w:lastRowFirstColumn="0" w:lastRowLastColumn="0"/>
        </w:trPr>
        <w:tc>
          <w:tcPr>
            <w:tcW w:w="1705" w:type="dxa"/>
          </w:tcPr>
          <w:p w14:paraId="22E6521F" w14:textId="6304BC33" w:rsidR="005A71AF" w:rsidRPr="00FA128A" w:rsidRDefault="00F42BC2" w:rsidP="00326D58">
            <w:pPr>
              <w:pStyle w:val="BodyText"/>
              <w:spacing w:before="60" w:after="60"/>
              <w:ind w:left="0" w:right="567"/>
            </w:pPr>
            <w:r>
              <w:t>04/15/2024</w:t>
            </w:r>
          </w:p>
        </w:tc>
        <w:tc>
          <w:tcPr>
            <w:tcW w:w="2340" w:type="dxa"/>
          </w:tcPr>
          <w:p w14:paraId="78E9280E" w14:textId="64D7FE39" w:rsidR="005A71AF" w:rsidRPr="00FA128A" w:rsidRDefault="00F42BC2" w:rsidP="000359A0">
            <w:pPr>
              <w:pStyle w:val="BodyText"/>
              <w:spacing w:before="60" w:after="60"/>
              <w:ind w:left="0" w:right="430"/>
            </w:pPr>
            <w:r>
              <w:t>Steve Shoemake</w:t>
            </w:r>
          </w:p>
        </w:tc>
        <w:tc>
          <w:tcPr>
            <w:tcW w:w="1440" w:type="dxa"/>
          </w:tcPr>
          <w:p w14:paraId="23B29527" w14:textId="1FCF5BAB" w:rsidR="005A71AF" w:rsidRDefault="00F42BC2" w:rsidP="00D92CCB">
            <w:pPr>
              <w:pStyle w:val="BodyText"/>
              <w:spacing w:before="60" w:after="60"/>
              <w:ind w:left="0"/>
            </w:pPr>
            <w:r>
              <w:t>1.0</w:t>
            </w:r>
          </w:p>
        </w:tc>
        <w:tc>
          <w:tcPr>
            <w:tcW w:w="2970" w:type="dxa"/>
          </w:tcPr>
          <w:p w14:paraId="1510BA95" w14:textId="6C102A57" w:rsidR="005A71AF" w:rsidRDefault="00F42BC2" w:rsidP="00D92CCB">
            <w:pPr>
              <w:pStyle w:val="BodyText"/>
              <w:spacing w:before="60" w:after="60"/>
              <w:ind w:left="0"/>
            </w:pPr>
            <w:r>
              <w:t>Initial Draft</w:t>
            </w:r>
          </w:p>
        </w:tc>
      </w:tr>
      <w:tr w:rsidR="005A71AF" w14:paraId="61869116" w14:textId="77777777" w:rsidTr="75ADE661">
        <w:trPr>
          <w:cnfStyle w:val="000000010000" w:firstRow="0" w:lastRow="0" w:firstColumn="0" w:lastColumn="0" w:oddVBand="0" w:evenVBand="0" w:oddHBand="0" w:evenHBand="1" w:firstRowFirstColumn="0" w:firstRowLastColumn="0" w:lastRowFirstColumn="0" w:lastRowLastColumn="0"/>
        </w:trPr>
        <w:tc>
          <w:tcPr>
            <w:tcW w:w="1705" w:type="dxa"/>
          </w:tcPr>
          <w:p w14:paraId="56A5DB16" w14:textId="3BADD43C" w:rsidR="005A71AF" w:rsidRPr="00D147AE" w:rsidRDefault="00F42BC2" w:rsidP="00D92CCB">
            <w:pPr>
              <w:pStyle w:val="BodyText"/>
              <w:spacing w:before="60" w:after="60"/>
              <w:ind w:left="0" w:right="567"/>
            </w:pPr>
            <w:r>
              <w:t>04/26/2024</w:t>
            </w:r>
          </w:p>
        </w:tc>
        <w:tc>
          <w:tcPr>
            <w:tcW w:w="2340" w:type="dxa"/>
          </w:tcPr>
          <w:p w14:paraId="33D2C88A" w14:textId="65E8104B" w:rsidR="005A71AF" w:rsidRPr="00D147AE" w:rsidRDefault="1B16D7B6" w:rsidP="00D92CCB">
            <w:pPr>
              <w:pStyle w:val="BodyText"/>
              <w:spacing w:before="60" w:after="60"/>
              <w:ind w:left="0" w:right="567"/>
            </w:pPr>
            <w:r w:rsidRPr="75ADE661">
              <w:t>Hardy Gaytano</w:t>
            </w:r>
          </w:p>
        </w:tc>
        <w:tc>
          <w:tcPr>
            <w:tcW w:w="1440" w:type="dxa"/>
          </w:tcPr>
          <w:p w14:paraId="38641F0A" w14:textId="26A5A4B3" w:rsidR="005A71AF" w:rsidRPr="00FA128A" w:rsidRDefault="00F42BC2" w:rsidP="00D92CCB">
            <w:pPr>
              <w:pStyle w:val="BodyText"/>
              <w:spacing w:before="60" w:after="60"/>
              <w:ind w:left="0" w:right="567"/>
            </w:pPr>
            <w:r>
              <w:t>1.1</w:t>
            </w:r>
          </w:p>
        </w:tc>
        <w:tc>
          <w:tcPr>
            <w:tcW w:w="2970" w:type="dxa"/>
          </w:tcPr>
          <w:p w14:paraId="7407925B" w14:textId="269E87AF" w:rsidR="00D147AE" w:rsidRDefault="00D147AE" w:rsidP="00D92CCB">
            <w:pPr>
              <w:pStyle w:val="BodyText"/>
              <w:spacing w:before="60" w:after="60"/>
              <w:ind w:left="0"/>
            </w:pPr>
          </w:p>
        </w:tc>
      </w:tr>
      <w:tr w:rsidR="005A71AF" w14:paraId="08B29AF4" w14:textId="77777777" w:rsidTr="75ADE661">
        <w:trPr>
          <w:cnfStyle w:val="000000100000" w:firstRow="0" w:lastRow="0" w:firstColumn="0" w:lastColumn="0" w:oddVBand="0" w:evenVBand="0" w:oddHBand="1" w:evenHBand="0" w:firstRowFirstColumn="0" w:firstRowLastColumn="0" w:lastRowFirstColumn="0" w:lastRowLastColumn="0"/>
        </w:trPr>
        <w:tc>
          <w:tcPr>
            <w:tcW w:w="1705" w:type="dxa"/>
          </w:tcPr>
          <w:p w14:paraId="0278E5B8" w14:textId="0B473EA9" w:rsidR="005A71AF" w:rsidRPr="001F61FA" w:rsidRDefault="005A71AF" w:rsidP="00D92CCB">
            <w:pPr>
              <w:pStyle w:val="BodyText"/>
              <w:spacing w:before="60" w:after="60"/>
              <w:ind w:left="0" w:right="567"/>
              <w:rPr>
                <w:rStyle w:val="HighlightedVariable"/>
              </w:rPr>
            </w:pPr>
          </w:p>
        </w:tc>
        <w:tc>
          <w:tcPr>
            <w:tcW w:w="2340" w:type="dxa"/>
          </w:tcPr>
          <w:p w14:paraId="73116675" w14:textId="64DAA27E" w:rsidR="005A71AF" w:rsidRPr="001F61FA" w:rsidRDefault="005A71AF" w:rsidP="00D92CCB">
            <w:pPr>
              <w:pStyle w:val="BodyText"/>
              <w:spacing w:before="60" w:after="60"/>
              <w:ind w:left="0" w:right="567"/>
              <w:rPr>
                <w:rStyle w:val="HighlightedVariable"/>
              </w:rPr>
            </w:pPr>
          </w:p>
        </w:tc>
        <w:tc>
          <w:tcPr>
            <w:tcW w:w="1440" w:type="dxa"/>
          </w:tcPr>
          <w:p w14:paraId="7D94938F" w14:textId="0AA0486F" w:rsidR="005A71AF" w:rsidRDefault="005A71AF" w:rsidP="00D92CCB">
            <w:pPr>
              <w:pStyle w:val="BodyText"/>
              <w:spacing w:before="60" w:after="60"/>
              <w:ind w:left="0"/>
            </w:pPr>
          </w:p>
        </w:tc>
        <w:tc>
          <w:tcPr>
            <w:tcW w:w="2970" w:type="dxa"/>
          </w:tcPr>
          <w:p w14:paraId="47EDCBDC" w14:textId="5E3FF033" w:rsidR="005A71AF" w:rsidRDefault="005A71AF" w:rsidP="28338DF4">
            <w:pPr>
              <w:pStyle w:val="BodyText"/>
              <w:spacing w:before="60" w:after="60" w:line="259" w:lineRule="auto"/>
              <w:ind w:left="0"/>
            </w:pPr>
          </w:p>
        </w:tc>
      </w:tr>
      <w:tr w:rsidR="28338DF4" w14:paraId="14B84FB6" w14:textId="77777777" w:rsidTr="75ADE661">
        <w:trPr>
          <w:cnfStyle w:val="000000010000" w:firstRow="0" w:lastRow="0" w:firstColumn="0" w:lastColumn="0" w:oddVBand="0" w:evenVBand="0" w:oddHBand="0" w:evenHBand="1" w:firstRowFirstColumn="0" w:firstRowLastColumn="0" w:lastRowFirstColumn="0" w:lastRowLastColumn="0"/>
          <w:trHeight w:val="300"/>
        </w:trPr>
        <w:tc>
          <w:tcPr>
            <w:tcW w:w="1705" w:type="dxa"/>
          </w:tcPr>
          <w:p w14:paraId="64C5A942" w14:textId="76F3B649" w:rsidR="1191F948" w:rsidRDefault="1191F948" w:rsidP="76A1814A">
            <w:pPr>
              <w:pStyle w:val="BodyText"/>
              <w:spacing w:line="259" w:lineRule="auto"/>
              <w:ind w:left="0"/>
              <w:rPr>
                <w:rStyle w:val="HighlightedVariable"/>
              </w:rPr>
            </w:pPr>
          </w:p>
        </w:tc>
        <w:tc>
          <w:tcPr>
            <w:tcW w:w="2340" w:type="dxa"/>
          </w:tcPr>
          <w:p w14:paraId="0F4AB37C" w14:textId="5AB19A75" w:rsidR="6172B94D" w:rsidRDefault="6172B94D" w:rsidP="28338DF4">
            <w:pPr>
              <w:pStyle w:val="BodyText"/>
              <w:ind w:left="0"/>
              <w:rPr>
                <w:rStyle w:val="HighlightedVariable"/>
              </w:rPr>
            </w:pPr>
          </w:p>
        </w:tc>
        <w:tc>
          <w:tcPr>
            <w:tcW w:w="1440" w:type="dxa"/>
          </w:tcPr>
          <w:p w14:paraId="35115728" w14:textId="0F0CBB8D" w:rsidR="6172B94D" w:rsidRDefault="6172B94D" w:rsidP="28338DF4">
            <w:pPr>
              <w:pStyle w:val="BodyText"/>
              <w:ind w:left="0"/>
            </w:pPr>
          </w:p>
        </w:tc>
        <w:tc>
          <w:tcPr>
            <w:tcW w:w="2970" w:type="dxa"/>
          </w:tcPr>
          <w:p w14:paraId="5C66C341" w14:textId="534FB4A1" w:rsidR="6172B94D" w:rsidRDefault="6172B94D" w:rsidP="28338DF4">
            <w:pPr>
              <w:pStyle w:val="BodyText"/>
              <w:ind w:left="0"/>
            </w:pPr>
          </w:p>
        </w:tc>
      </w:tr>
      <w:tr w:rsidR="6318A36D" w14:paraId="65547237" w14:textId="77777777" w:rsidTr="75ADE661">
        <w:trPr>
          <w:cnfStyle w:val="000000100000" w:firstRow="0" w:lastRow="0" w:firstColumn="0" w:lastColumn="0" w:oddVBand="0" w:evenVBand="0" w:oddHBand="1" w:evenHBand="0" w:firstRowFirstColumn="0" w:firstRowLastColumn="0" w:lastRowFirstColumn="0" w:lastRowLastColumn="0"/>
          <w:trHeight w:val="300"/>
        </w:trPr>
        <w:tc>
          <w:tcPr>
            <w:tcW w:w="1705" w:type="dxa"/>
          </w:tcPr>
          <w:p w14:paraId="4B8BDA69" w14:textId="631DB274" w:rsidR="600A5B51" w:rsidRDefault="600A5B51" w:rsidP="6318A36D">
            <w:pPr>
              <w:pStyle w:val="BodyText"/>
              <w:spacing w:before="60" w:after="60" w:line="259" w:lineRule="auto"/>
              <w:ind w:left="0" w:right="567"/>
              <w:rPr>
                <w:rStyle w:val="HighlightedVariable"/>
              </w:rPr>
            </w:pPr>
          </w:p>
        </w:tc>
        <w:tc>
          <w:tcPr>
            <w:tcW w:w="2340" w:type="dxa"/>
          </w:tcPr>
          <w:p w14:paraId="7725AEFA" w14:textId="6758C512" w:rsidR="600A5B51" w:rsidRDefault="600A5B51" w:rsidP="6318A36D">
            <w:pPr>
              <w:pStyle w:val="BodyText"/>
              <w:spacing w:before="60" w:after="60" w:line="259" w:lineRule="auto"/>
              <w:ind w:left="0" w:right="567"/>
              <w:rPr>
                <w:rStyle w:val="HighlightedVariable"/>
              </w:rPr>
            </w:pPr>
          </w:p>
        </w:tc>
        <w:tc>
          <w:tcPr>
            <w:tcW w:w="1440" w:type="dxa"/>
          </w:tcPr>
          <w:p w14:paraId="05D42571" w14:textId="26624FF1" w:rsidR="600A5B51" w:rsidRDefault="600A5B51" w:rsidP="6318A36D">
            <w:pPr>
              <w:pStyle w:val="BodyText"/>
              <w:spacing w:before="60" w:after="60" w:line="259" w:lineRule="auto"/>
              <w:ind w:left="0"/>
            </w:pPr>
          </w:p>
        </w:tc>
        <w:tc>
          <w:tcPr>
            <w:tcW w:w="2970" w:type="dxa"/>
          </w:tcPr>
          <w:p w14:paraId="13012493" w14:textId="314EC0DA" w:rsidR="600A5B51" w:rsidRDefault="600A5B51" w:rsidP="6318A36D">
            <w:pPr>
              <w:pStyle w:val="BodyText"/>
              <w:spacing w:before="60" w:after="60" w:line="259" w:lineRule="auto"/>
              <w:ind w:left="0"/>
            </w:pPr>
          </w:p>
        </w:tc>
      </w:tr>
    </w:tbl>
    <w:p w14:paraId="46EF48EC" w14:textId="77777777" w:rsidR="005A71AF" w:rsidRDefault="005A71AF" w:rsidP="005A71AF">
      <w:pPr>
        <w:pStyle w:val="BodyText"/>
      </w:pPr>
    </w:p>
    <w:p w14:paraId="64CD6E1C" w14:textId="77777777" w:rsidR="005A71AF" w:rsidRDefault="005A71AF" w:rsidP="005A71AF">
      <w:pPr>
        <w:pStyle w:val="Heading2"/>
      </w:pPr>
      <w:bookmarkStart w:id="4" w:name="_Toc165040214"/>
      <w:r>
        <w:t>Reviewers</w:t>
      </w:r>
      <w:bookmarkEnd w:id="4"/>
    </w:p>
    <w:tbl>
      <w:tblPr>
        <w:tblStyle w:val="InforTable0"/>
        <w:tblW w:w="0" w:type="auto"/>
        <w:tblInd w:w="1327" w:type="dxa"/>
        <w:tblLook w:val="04A0" w:firstRow="1" w:lastRow="0" w:firstColumn="1" w:lastColumn="0" w:noHBand="0" w:noVBand="1"/>
      </w:tblPr>
      <w:tblGrid>
        <w:gridCol w:w="3346"/>
        <w:gridCol w:w="5103"/>
      </w:tblGrid>
      <w:tr w:rsidR="005A71AF" w:rsidRPr="00A366F4" w14:paraId="6AD8B8CE" w14:textId="77777777" w:rsidTr="75ADE661">
        <w:trPr>
          <w:cnfStyle w:val="100000000000" w:firstRow="1" w:lastRow="0" w:firstColumn="0" w:lastColumn="0" w:oddVBand="0" w:evenVBand="0" w:oddHBand="0" w:evenHBand="0" w:firstRowFirstColumn="0" w:firstRowLastColumn="0" w:lastRowFirstColumn="0" w:lastRowLastColumn="0"/>
        </w:trPr>
        <w:tc>
          <w:tcPr>
            <w:tcW w:w="3346" w:type="dxa"/>
          </w:tcPr>
          <w:p w14:paraId="380602FC" w14:textId="77777777" w:rsidR="005A71AF" w:rsidRPr="00A366F4" w:rsidRDefault="005A71AF" w:rsidP="00D92CCB">
            <w:pPr>
              <w:pStyle w:val="BodyText"/>
              <w:spacing w:before="60" w:after="60"/>
              <w:ind w:left="0" w:right="562"/>
              <w:rPr>
                <w:bCs/>
                <w:color w:val="FFFFFF"/>
              </w:rPr>
            </w:pPr>
            <w:r w:rsidRPr="00FA128A">
              <w:rPr>
                <w:bCs/>
                <w:color w:val="FFFFFF"/>
              </w:rPr>
              <w:t xml:space="preserve">Name </w:t>
            </w:r>
          </w:p>
        </w:tc>
        <w:tc>
          <w:tcPr>
            <w:tcW w:w="5103" w:type="dxa"/>
          </w:tcPr>
          <w:p w14:paraId="59AD5D14" w14:textId="77777777" w:rsidR="005A71AF" w:rsidRPr="00A366F4" w:rsidRDefault="005A71AF" w:rsidP="00D92CCB">
            <w:pPr>
              <w:pStyle w:val="BodyText"/>
              <w:spacing w:before="60" w:after="60"/>
              <w:ind w:left="0" w:right="562"/>
              <w:rPr>
                <w:bCs/>
                <w:color w:val="FFFFFF"/>
              </w:rPr>
            </w:pPr>
            <w:r w:rsidRPr="00FA128A">
              <w:rPr>
                <w:bCs/>
                <w:color w:val="FFFFFF"/>
              </w:rPr>
              <w:t>Position</w:t>
            </w:r>
          </w:p>
        </w:tc>
      </w:tr>
      <w:tr w:rsidR="005A71AF" w14:paraId="72A44B6F" w14:textId="77777777" w:rsidTr="75ADE661">
        <w:trPr>
          <w:cnfStyle w:val="000000100000" w:firstRow="0" w:lastRow="0" w:firstColumn="0" w:lastColumn="0" w:oddVBand="0" w:evenVBand="0" w:oddHBand="1" w:evenHBand="0" w:firstRowFirstColumn="0" w:firstRowLastColumn="0" w:lastRowFirstColumn="0" w:lastRowLastColumn="0"/>
        </w:trPr>
        <w:tc>
          <w:tcPr>
            <w:tcW w:w="3346" w:type="dxa"/>
          </w:tcPr>
          <w:p w14:paraId="1736B04C" w14:textId="5AD1CB8F" w:rsidR="005A71AF" w:rsidRPr="00160AB2" w:rsidRDefault="4D3F7BF0" w:rsidP="00712103">
            <w:pPr>
              <w:pStyle w:val="BodyText"/>
              <w:spacing w:before="60" w:after="60"/>
              <w:ind w:left="0" w:right="567"/>
            </w:pPr>
            <w:r>
              <w:t>Julie Atlas</w:t>
            </w:r>
          </w:p>
        </w:tc>
        <w:tc>
          <w:tcPr>
            <w:tcW w:w="5103" w:type="dxa"/>
          </w:tcPr>
          <w:p w14:paraId="28161805" w14:textId="44FFBEC7" w:rsidR="005A71AF" w:rsidRPr="009F1ED3" w:rsidRDefault="4D3F7BF0" w:rsidP="6BEC7BEE">
            <w:pPr>
              <w:pStyle w:val="BodyText"/>
              <w:spacing w:before="60" w:after="60"/>
              <w:ind w:left="0" w:right="567"/>
              <w:jc w:val="both"/>
            </w:pPr>
            <w:r>
              <w:t>Infor Project Manager</w:t>
            </w:r>
          </w:p>
        </w:tc>
      </w:tr>
      <w:tr w:rsidR="005A71AF" w14:paraId="0EEAF2ED" w14:textId="77777777" w:rsidTr="75ADE661">
        <w:trPr>
          <w:cnfStyle w:val="000000010000" w:firstRow="0" w:lastRow="0" w:firstColumn="0" w:lastColumn="0" w:oddVBand="0" w:evenVBand="0" w:oddHBand="0" w:evenHBand="1" w:firstRowFirstColumn="0" w:firstRowLastColumn="0" w:lastRowFirstColumn="0" w:lastRowLastColumn="0"/>
        </w:trPr>
        <w:tc>
          <w:tcPr>
            <w:tcW w:w="3346" w:type="dxa"/>
          </w:tcPr>
          <w:p w14:paraId="23EED670" w14:textId="7F5F8C23" w:rsidR="005A71AF" w:rsidRPr="00160AB2" w:rsidRDefault="001A0248" w:rsidP="75ADE661">
            <w:pPr>
              <w:pStyle w:val="BodyText"/>
              <w:spacing w:before="60" w:after="60" w:line="259" w:lineRule="auto"/>
              <w:ind w:left="0" w:right="567"/>
            </w:pPr>
            <w:r w:rsidRPr="75ADE661">
              <w:t>Mike Nowill</w:t>
            </w:r>
          </w:p>
        </w:tc>
        <w:tc>
          <w:tcPr>
            <w:tcW w:w="5103" w:type="dxa"/>
          </w:tcPr>
          <w:p w14:paraId="1CA55CEF" w14:textId="0E90F695" w:rsidR="005A71AF" w:rsidRPr="009F1ED3" w:rsidRDefault="001A0248" w:rsidP="00712103">
            <w:pPr>
              <w:pStyle w:val="BodyText"/>
              <w:spacing w:before="60" w:after="60"/>
              <w:ind w:left="0" w:right="567"/>
            </w:pPr>
            <w:r>
              <w:t>FPI Technical Manager</w:t>
            </w:r>
          </w:p>
        </w:tc>
      </w:tr>
    </w:tbl>
    <w:p w14:paraId="6DE92FD6" w14:textId="77777777" w:rsidR="002C18C2" w:rsidRDefault="002C18C2" w:rsidP="002C18C2">
      <w:pPr>
        <w:pStyle w:val="Heading3"/>
      </w:pPr>
      <w:r>
        <w:t>Reviewer Log</w:t>
      </w:r>
    </w:p>
    <w:tbl>
      <w:tblPr>
        <w:tblStyle w:val="InforTable0"/>
        <w:tblW w:w="0" w:type="auto"/>
        <w:tblInd w:w="1327" w:type="dxa"/>
        <w:tblLayout w:type="fixed"/>
        <w:tblLook w:val="04A0" w:firstRow="1" w:lastRow="0" w:firstColumn="1" w:lastColumn="0" w:noHBand="0" w:noVBand="1"/>
      </w:tblPr>
      <w:tblGrid>
        <w:gridCol w:w="1705"/>
        <w:gridCol w:w="2340"/>
        <w:gridCol w:w="4428"/>
      </w:tblGrid>
      <w:tr w:rsidR="002C18C2" w14:paraId="05126613" w14:textId="77777777" w:rsidTr="3D2F12F6">
        <w:trPr>
          <w:cnfStyle w:val="100000000000" w:firstRow="1" w:lastRow="0" w:firstColumn="0" w:lastColumn="0" w:oddVBand="0" w:evenVBand="0" w:oddHBand="0" w:evenHBand="0" w:firstRowFirstColumn="0" w:firstRowLastColumn="0" w:lastRowFirstColumn="0" w:lastRowLastColumn="0"/>
        </w:trPr>
        <w:tc>
          <w:tcPr>
            <w:tcW w:w="1705" w:type="dxa"/>
            <w:hideMark/>
          </w:tcPr>
          <w:p w14:paraId="25DD161C" w14:textId="77777777" w:rsidR="002C18C2" w:rsidRDefault="002C18C2">
            <w:pPr>
              <w:pStyle w:val="BodyText"/>
              <w:spacing w:before="60" w:after="60"/>
              <w:ind w:left="0" w:right="562"/>
              <w:jc w:val="center"/>
              <w:rPr>
                <w:b w:val="0"/>
                <w:bCs/>
                <w:color w:val="FFFFFF"/>
                <w:lang w:val="es-AR"/>
              </w:rPr>
            </w:pPr>
            <w:r>
              <w:rPr>
                <w:bCs/>
                <w:color w:val="FFFFFF"/>
                <w:lang w:val="es-AR"/>
              </w:rPr>
              <w:t>Date</w:t>
            </w:r>
          </w:p>
        </w:tc>
        <w:tc>
          <w:tcPr>
            <w:tcW w:w="2340" w:type="dxa"/>
            <w:hideMark/>
          </w:tcPr>
          <w:p w14:paraId="2DA60345" w14:textId="77777777" w:rsidR="002C18C2" w:rsidRDefault="002C18C2">
            <w:pPr>
              <w:pStyle w:val="BodyText"/>
              <w:spacing w:before="60" w:after="60"/>
              <w:ind w:left="0" w:right="562"/>
              <w:jc w:val="center"/>
              <w:rPr>
                <w:b w:val="0"/>
                <w:bCs/>
                <w:color w:val="FFFFFF"/>
                <w:lang w:val="es-AR"/>
              </w:rPr>
            </w:pPr>
            <w:proofErr w:type="spellStart"/>
            <w:r>
              <w:rPr>
                <w:bCs/>
                <w:color w:val="FFFFFF"/>
                <w:lang w:val="es-AR"/>
              </w:rPr>
              <w:t>Author</w:t>
            </w:r>
            <w:proofErr w:type="spellEnd"/>
          </w:p>
        </w:tc>
        <w:tc>
          <w:tcPr>
            <w:tcW w:w="4428" w:type="dxa"/>
            <w:hideMark/>
          </w:tcPr>
          <w:p w14:paraId="54D83266" w14:textId="77777777" w:rsidR="002C18C2" w:rsidRDefault="002C18C2">
            <w:pPr>
              <w:pStyle w:val="BodyText"/>
              <w:spacing w:before="60" w:after="60"/>
              <w:ind w:left="0" w:right="562"/>
              <w:jc w:val="center"/>
              <w:rPr>
                <w:bCs/>
                <w:color w:val="FFFFFF"/>
                <w:lang w:val="es-AR"/>
              </w:rPr>
            </w:pPr>
            <w:proofErr w:type="spellStart"/>
            <w:r>
              <w:rPr>
                <w:bCs/>
                <w:color w:val="FFFFFF"/>
                <w:lang w:val="es-AR"/>
              </w:rPr>
              <w:t>Comments</w:t>
            </w:r>
            <w:proofErr w:type="spellEnd"/>
          </w:p>
        </w:tc>
      </w:tr>
      <w:tr w:rsidR="002C18C2" w14:paraId="5B6FE4A3" w14:textId="77777777" w:rsidTr="3D2F12F6">
        <w:trPr>
          <w:cnfStyle w:val="000000100000" w:firstRow="0" w:lastRow="0" w:firstColumn="0" w:lastColumn="0" w:oddVBand="0" w:evenVBand="0" w:oddHBand="1" w:evenHBand="0" w:firstRowFirstColumn="0" w:firstRowLastColumn="0" w:lastRowFirstColumn="0" w:lastRowLastColumn="0"/>
        </w:trPr>
        <w:tc>
          <w:tcPr>
            <w:tcW w:w="1705" w:type="dxa"/>
            <w:hideMark/>
          </w:tcPr>
          <w:p w14:paraId="2DE29369" w14:textId="2FC7421E" w:rsidR="002C18C2" w:rsidRDefault="002C18C2" w:rsidP="002C18C2">
            <w:pPr>
              <w:pStyle w:val="BodyText"/>
              <w:spacing w:before="60" w:after="60"/>
              <w:ind w:left="0" w:right="567"/>
              <w:jc w:val="center"/>
              <w:rPr>
                <w:lang w:val="es-AR"/>
              </w:rPr>
            </w:pPr>
            <w:r>
              <w:rPr>
                <w:lang w:val="es-AR"/>
              </w:rPr>
              <w:t>05/01/2024</w:t>
            </w:r>
          </w:p>
        </w:tc>
        <w:tc>
          <w:tcPr>
            <w:tcW w:w="2340" w:type="dxa"/>
            <w:hideMark/>
          </w:tcPr>
          <w:p w14:paraId="683DF8EF" w14:textId="77777777" w:rsidR="002C18C2" w:rsidRDefault="002C18C2" w:rsidP="6BEC7BEE">
            <w:pPr>
              <w:pStyle w:val="BodyText"/>
              <w:spacing w:before="60" w:after="60"/>
              <w:ind w:left="0" w:right="430"/>
              <w:rPr>
                <w:lang w:val="es-AR"/>
              </w:rPr>
            </w:pPr>
            <w:r w:rsidRPr="6BEC7BEE">
              <w:rPr>
                <w:lang w:val="es-AR"/>
              </w:rPr>
              <w:t>Michael Nowill</w:t>
            </w:r>
          </w:p>
        </w:tc>
        <w:tc>
          <w:tcPr>
            <w:tcW w:w="4428" w:type="dxa"/>
            <w:hideMark/>
          </w:tcPr>
          <w:p w14:paraId="2C83E834" w14:textId="77777777" w:rsidR="002C18C2" w:rsidRDefault="002C18C2" w:rsidP="6BEC7BEE">
            <w:pPr>
              <w:pStyle w:val="BodyText"/>
              <w:spacing w:before="60" w:after="60"/>
              <w:ind w:left="0"/>
              <w:rPr>
                <w:lang w:val="es-AR"/>
              </w:rPr>
            </w:pPr>
            <w:proofErr w:type="spellStart"/>
            <w:r w:rsidRPr="6BEC7BEE">
              <w:rPr>
                <w:lang w:val="es-AR"/>
              </w:rPr>
              <w:t>Initial</w:t>
            </w:r>
            <w:proofErr w:type="spellEnd"/>
            <w:r w:rsidRPr="6BEC7BEE">
              <w:rPr>
                <w:lang w:val="es-AR"/>
              </w:rPr>
              <w:t xml:space="preserve"> </w:t>
            </w:r>
            <w:proofErr w:type="spellStart"/>
            <w:r w:rsidRPr="6BEC7BEE">
              <w:rPr>
                <w:lang w:val="es-AR"/>
              </w:rPr>
              <w:t>review</w:t>
            </w:r>
            <w:proofErr w:type="spellEnd"/>
            <w:r w:rsidRPr="6BEC7BEE">
              <w:rPr>
                <w:lang w:val="es-AR"/>
              </w:rPr>
              <w:t xml:space="preserve"> </w:t>
            </w:r>
            <w:proofErr w:type="spellStart"/>
            <w:r w:rsidRPr="6BEC7BEE">
              <w:rPr>
                <w:lang w:val="es-AR"/>
              </w:rPr>
              <w:t>with</w:t>
            </w:r>
            <w:proofErr w:type="spellEnd"/>
            <w:r w:rsidRPr="6BEC7BEE">
              <w:rPr>
                <w:lang w:val="es-AR"/>
              </w:rPr>
              <w:t xml:space="preserve"> </w:t>
            </w:r>
            <w:proofErr w:type="spellStart"/>
            <w:r w:rsidRPr="6BEC7BEE">
              <w:rPr>
                <w:lang w:val="es-AR"/>
              </w:rPr>
              <w:t>comments</w:t>
            </w:r>
            <w:proofErr w:type="spellEnd"/>
            <w:r w:rsidRPr="6BEC7BEE">
              <w:rPr>
                <w:lang w:val="es-AR"/>
              </w:rPr>
              <w:t xml:space="preserve"> back </w:t>
            </w:r>
            <w:proofErr w:type="spellStart"/>
            <w:r w:rsidRPr="6BEC7BEE">
              <w:rPr>
                <w:lang w:val="es-AR"/>
              </w:rPr>
              <w:t>to</w:t>
            </w:r>
            <w:proofErr w:type="spellEnd"/>
            <w:r w:rsidRPr="6BEC7BEE">
              <w:rPr>
                <w:lang w:val="es-AR"/>
              </w:rPr>
              <w:t xml:space="preserve"> Infor</w:t>
            </w:r>
          </w:p>
        </w:tc>
      </w:tr>
      <w:tr w:rsidR="76334588" w14:paraId="282BF659" w14:textId="77777777" w:rsidTr="3D2F12F6">
        <w:trPr>
          <w:cnfStyle w:val="000000010000" w:firstRow="0" w:lastRow="0" w:firstColumn="0" w:lastColumn="0" w:oddVBand="0" w:evenVBand="0" w:oddHBand="0" w:evenHBand="1" w:firstRowFirstColumn="0" w:firstRowLastColumn="0" w:lastRowFirstColumn="0" w:lastRowLastColumn="0"/>
          <w:trHeight w:val="300"/>
        </w:trPr>
        <w:tc>
          <w:tcPr>
            <w:tcW w:w="1705" w:type="dxa"/>
            <w:hideMark/>
          </w:tcPr>
          <w:p w14:paraId="7EC20724" w14:textId="175504B0" w:rsidR="0AA9CF51" w:rsidRDefault="0AA9CF51" w:rsidP="76334588">
            <w:pPr>
              <w:pStyle w:val="BodyText"/>
              <w:ind w:left="0"/>
              <w:rPr>
                <w:lang w:val="es-AR"/>
              </w:rPr>
            </w:pPr>
            <w:r w:rsidRPr="76334588">
              <w:rPr>
                <w:lang w:val="es-AR"/>
              </w:rPr>
              <w:t>05/03/2024</w:t>
            </w:r>
          </w:p>
        </w:tc>
        <w:tc>
          <w:tcPr>
            <w:tcW w:w="2340" w:type="dxa"/>
            <w:hideMark/>
          </w:tcPr>
          <w:p w14:paraId="334BFB04" w14:textId="46EDB0B3" w:rsidR="0AA9CF51" w:rsidRDefault="0AA9CF51" w:rsidP="76334588">
            <w:pPr>
              <w:pStyle w:val="BodyText"/>
              <w:ind w:left="0"/>
              <w:rPr>
                <w:lang w:val="es-AR"/>
              </w:rPr>
            </w:pPr>
            <w:r w:rsidRPr="76334588">
              <w:rPr>
                <w:lang w:val="es-AR"/>
              </w:rPr>
              <w:t xml:space="preserve">Jason </w:t>
            </w:r>
            <w:proofErr w:type="spellStart"/>
            <w:r w:rsidRPr="76334588">
              <w:rPr>
                <w:lang w:val="es-AR"/>
              </w:rPr>
              <w:t>Heide</w:t>
            </w:r>
            <w:proofErr w:type="spellEnd"/>
          </w:p>
        </w:tc>
        <w:tc>
          <w:tcPr>
            <w:tcW w:w="4428" w:type="dxa"/>
            <w:hideMark/>
          </w:tcPr>
          <w:p w14:paraId="6872D374" w14:textId="4746919A" w:rsidR="0AA9CF51" w:rsidRDefault="0AA9CF51" w:rsidP="76334588">
            <w:pPr>
              <w:pStyle w:val="BodyText"/>
              <w:ind w:left="0"/>
              <w:rPr>
                <w:lang w:val="es-AR"/>
              </w:rPr>
            </w:pPr>
            <w:proofErr w:type="spellStart"/>
            <w:r w:rsidRPr="76334588">
              <w:rPr>
                <w:lang w:val="es-AR"/>
              </w:rPr>
              <w:t>Reviewed</w:t>
            </w:r>
            <w:proofErr w:type="spellEnd"/>
            <w:r w:rsidRPr="76334588">
              <w:rPr>
                <w:lang w:val="es-AR"/>
              </w:rPr>
              <w:t xml:space="preserve"> – no </w:t>
            </w:r>
            <w:proofErr w:type="spellStart"/>
            <w:r w:rsidRPr="76334588">
              <w:rPr>
                <w:lang w:val="es-AR"/>
              </w:rPr>
              <w:t>comments</w:t>
            </w:r>
            <w:proofErr w:type="spellEnd"/>
          </w:p>
        </w:tc>
      </w:tr>
      <w:tr w:rsidR="217E958D" w14:paraId="75E1B4FC" w14:textId="77777777" w:rsidTr="3D2F12F6">
        <w:trPr>
          <w:cnfStyle w:val="000000100000" w:firstRow="0" w:lastRow="0" w:firstColumn="0" w:lastColumn="0" w:oddVBand="0" w:evenVBand="0" w:oddHBand="1" w:evenHBand="0" w:firstRowFirstColumn="0" w:firstRowLastColumn="0" w:lastRowFirstColumn="0" w:lastRowLastColumn="0"/>
          <w:trHeight w:val="300"/>
        </w:trPr>
        <w:tc>
          <w:tcPr>
            <w:tcW w:w="1705" w:type="dxa"/>
            <w:hideMark/>
          </w:tcPr>
          <w:p w14:paraId="2122B2F1" w14:textId="11F7CF03" w:rsidR="1CDFE76B" w:rsidRDefault="1CDFE76B" w:rsidP="217E958D">
            <w:pPr>
              <w:pStyle w:val="BodyText"/>
              <w:ind w:left="0"/>
              <w:rPr>
                <w:lang w:val="es-AR"/>
              </w:rPr>
            </w:pPr>
            <w:r w:rsidRPr="217E958D">
              <w:rPr>
                <w:lang w:val="es-AR"/>
              </w:rPr>
              <w:t>05/07/2024</w:t>
            </w:r>
          </w:p>
        </w:tc>
        <w:tc>
          <w:tcPr>
            <w:tcW w:w="2340" w:type="dxa"/>
            <w:hideMark/>
          </w:tcPr>
          <w:p w14:paraId="2F37FD4C" w14:textId="73159776" w:rsidR="1CDFE76B" w:rsidRDefault="1CDFE76B" w:rsidP="217E958D">
            <w:pPr>
              <w:pStyle w:val="BodyText"/>
              <w:ind w:left="0"/>
              <w:rPr>
                <w:lang w:val="es-AR"/>
              </w:rPr>
            </w:pPr>
            <w:r w:rsidRPr="217E958D">
              <w:rPr>
                <w:lang w:val="es-AR"/>
              </w:rPr>
              <w:t>Andrew Messer</w:t>
            </w:r>
          </w:p>
        </w:tc>
        <w:tc>
          <w:tcPr>
            <w:tcW w:w="4428" w:type="dxa"/>
            <w:hideMark/>
          </w:tcPr>
          <w:p w14:paraId="2FB08A0C" w14:textId="0355D40A" w:rsidR="1CDFE76B" w:rsidRDefault="1CDFE76B" w:rsidP="217E958D">
            <w:pPr>
              <w:pStyle w:val="BodyText"/>
              <w:ind w:left="0"/>
              <w:rPr>
                <w:lang w:val="es-AR"/>
              </w:rPr>
            </w:pPr>
            <w:r w:rsidRPr="217E958D">
              <w:rPr>
                <w:lang w:val="es-AR"/>
              </w:rPr>
              <w:t xml:space="preserve">No </w:t>
            </w:r>
            <w:proofErr w:type="spellStart"/>
            <w:r w:rsidRPr="217E958D">
              <w:rPr>
                <w:lang w:val="es-AR"/>
              </w:rPr>
              <w:t>comments</w:t>
            </w:r>
            <w:proofErr w:type="spellEnd"/>
            <w:r w:rsidRPr="217E958D">
              <w:rPr>
                <w:lang w:val="es-AR"/>
              </w:rPr>
              <w:t xml:space="preserve"> </w:t>
            </w:r>
            <w:proofErr w:type="spellStart"/>
            <w:r w:rsidRPr="217E958D">
              <w:rPr>
                <w:lang w:val="es-AR"/>
              </w:rPr>
              <w:t>from</w:t>
            </w:r>
            <w:proofErr w:type="spellEnd"/>
            <w:r w:rsidRPr="217E958D">
              <w:rPr>
                <w:lang w:val="es-AR"/>
              </w:rPr>
              <w:t xml:space="preserve"> a Customer Support </w:t>
            </w:r>
            <w:proofErr w:type="spellStart"/>
            <w:r w:rsidRPr="217E958D">
              <w:rPr>
                <w:lang w:val="es-AR"/>
              </w:rPr>
              <w:t>Standpoint</w:t>
            </w:r>
            <w:proofErr w:type="spellEnd"/>
          </w:p>
        </w:tc>
      </w:tr>
      <w:tr w:rsidR="217E958D" w14:paraId="00F90E9E" w14:textId="77777777" w:rsidTr="3D2F12F6">
        <w:trPr>
          <w:cnfStyle w:val="000000010000" w:firstRow="0" w:lastRow="0" w:firstColumn="0" w:lastColumn="0" w:oddVBand="0" w:evenVBand="0" w:oddHBand="0" w:evenHBand="1" w:firstRowFirstColumn="0" w:firstRowLastColumn="0" w:lastRowFirstColumn="0" w:lastRowLastColumn="0"/>
          <w:trHeight w:val="300"/>
        </w:trPr>
        <w:tc>
          <w:tcPr>
            <w:tcW w:w="1705" w:type="dxa"/>
            <w:hideMark/>
          </w:tcPr>
          <w:p w14:paraId="236D2401" w14:textId="70B1AD32" w:rsidR="03100007" w:rsidRDefault="03100007" w:rsidP="217E958D">
            <w:pPr>
              <w:pStyle w:val="BodyText"/>
              <w:ind w:left="0"/>
              <w:rPr>
                <w:lang w:val="es-AR"/>
              </w:rPr>
            </w:pPr>
            <w:r w:rsidRPr="217E958D">
              <w:rPr>
                <w:lang w:val="es-AR"/>
              </w:rPr>
              <w:t>05/07/2024</w:t>
            </w:r>
          </w:p>
        </w:tc>
        <w:tc>
          <w:tcPr>
            <w:tcW w:w="2340" w:type="dxa"/>
            <w:hideMark/>
          </w:tcPr>
          <w:p w14:paraId="4C6D31C3" w14:textId="20B2822E" w:rsidR="03100007" w:rsidRDefault="03100007" w:rsidP="217E958D">
            <w:pPr>
              <w:pStyle w:val="BodyText"/>
              <w:ind w:left="0"/>
              <w:rPr>
                <w:lang w:val="es-AR"/>
              </w:rPr>
            </w:pPr>
            <w:r w:rsidRPr="217E958D">
              <w:rPr>
                <w:lang w:val="es-AR"/>
              </w:rPr>
              <w:t>Laura R Austin</w:t>
            </w:r>
          </w:p>
        </w:tc>
        <w:tc>
          <w:tcPr>
            <w:tcW w:w="4428" w:type="dxa"/>
            <w:hideMark/>
          </w:tcPr>
          <w:p w14:paraId="456B747E" w14:textId="1A7F4351" w:rsidR="03100007" w:rsidRDefault="03100007" w:rsidP="217E958D">
            <w:pPr>
              <w:pStyle w:val="BodyText"/>
              <w:ind w:left="0"/>
              <w:rPr>
                <w:lang w:val="es-AR"/>
              </w:rPr>
            </w:pPr>
            <w:proofErr w:type="spellStart"/>
            <w:r w:rsidRPr="217E958D">
              <w:rPr>
                <w:lang w:val="es-AR"/>
              </w:rPr>
              <w:t>Reviewed</w:t>
            </w:r>
            <w:proofErr w:type="spellEnd"/>
            <w:r w:rsidRPr="217E958D">
              <w:rPr>
                <w:lang w:val="es-AR"/>
              </w:rPr>
              <w:t xml:space="preserve">- no </w:t>
            </w:r>
            <w:proofErr w:type="spellStart"/>
            <w:r w:rsidRPr="217E958D">
              <w:rPr>
                <w:lang w:val="es-AR"/>
              </w:rPr>
              <w:t>comments</w:t>
            </w:r>
            <w:proofErr w:type="spellEnd"/>
          </w:p>
        </w:tc>
      </w:tr>
      <w:tr w:rsidR="217E958D" w14:paraId="11C710C6" w14:textId="77777777" w:rsidTr="3D2F12F6">
        <w:trPr>
          <w:cnfStyle w:val="000000100000" w:firstRow="0" w:lastRow="0" w:firstColumn="0" w:lastColumn="0" w:oddVBand="0" w:evenVBand="0" w:oddHBand="1" w:evenHBand="0" w:firstRowFirstColumn="0" w:firstRowLastColumn="0" w:lastRowFirstColumn="0" w:lastRowLastColumn="0"/>
          <w:trHeight w:val="300"/>
        </w:trPr>
        <w:tc>
          <w:tcPr>
            <w:tcW w:w="1705" w:type="dxa"/>
            <w:hideMark/>
          </w:tcPr>
          <w:p w14:paraId="70A92AC1" w14:textId="74E67422" w:rsidR="217E958D" w:rsidRDefault="217E958D" w:rsidP="217E958D">
            <w:pPr>
              <w:pStyle w:val="BodyText"/>
              <w:spacing w:before="60" w:after="60"/>
              <w:ind w:left="0" w:right="567"/>
              <w:rPr>
                <w:rFonts w:eastAsia="Arial" w:cs="Arial"/>
                <w:color w:val="000000" w:themeColor="text1"/>
                <w:szCs w:val="16"/>
              </w:rPr>
            </w:pPr>
            <w:r w:rsidRPr="217E958D">
              <w:rPr>
                <w:rFonts w:eastAsia="Arial" w:cs="Arial"/>
                <w:color w:val="000000" w:themeColor="text1"/>
                <w:szCs w:val="16"/>
              </w:rPr>
              <w:t>05/08/2024</w:t>
            </w:r>
          </w:p>
        </w:tc>
        <w:tc>
          <w:tcPr>
            <w:tcW w:w="2340" w:type="dxa"/>
            <w:hideMark/>
          </w:tcPr>
          <w:p w14:paraId="7C7DCF1F" w14:textId="7CF1552D" w:rsidR="217E958D" w:rsidRDefault="217E958D" w:rsidP="217E958D">
            <w:pPr>
              <w:pStyle w:val="BodyText"/>
              <w:spacing w:before="60" w:after="60" w:line="259" w:lineRule="auto"/>
              <w:ind w:left="0" w:right="430"/>
              <w:rPr>
                <w:rFonts w:eastAsia="Arial" w:cs="Arial"/>
                <w:color w:val="000000" w:themeColor="text1"/>
                <w:szCs w:val="16"/>
              </w:rPr>
            </w:pPr>
            <w:r w:rsidRPr="217E958D">
              <w:rPr>
                <w:rFonts w:eastAsia="Arial" w:cs="Arial"/>
                <w:color w:val="000000" w:themeColor="text1"/>
                <w:szCs w:val="16"/>
              </w:rPr>
              <w:t>Tiffany Payne</w:t>
            </w:r>
          </w:p>
        </w:tc>
        <w:tc>
          <w:tcPr>
            <w:tcW w:w="4428" w:type="dxa"/>
            <w:hideMark/>
          </w:tcPr>
          <w:p w14:paraId="1C33F307" w14:textId="39E4F163" w:rsidR="217E958D" w:rsidRDefault="217E958D" w:rsidP="6BEC7BEE">
            <w:pPr>
              <w:pStyle w:val="BodyText"/>
              <w:ind w:left="0"/>
              <w:rPr>
                <w:rFonts w:eastAsia="Arial" w:cs="Arial"/>
                <w:color w:val="000000" w:themeColor="text1"/>
                <w:szCs w:val="16"/>
              </w:rPr>
            </w:pPr>
            <w:r w:rsidRPr="6BEC7BEE">
              <w:rPr>
                <w:rFonts w:eastAsia="Arial" w:cs="Arial"/>
                <w:color w:val="000000" w:themeColor="text1"/>
                <w:szCs w:val="16"/>
              </w:rPr>
              <w:t>Reviewed- no comments</w:t>
            </w:r>
          </w:p>
        </w:tc>
      </w:tr>
      <w:tr w:rsidR="6BEC7BEE" w14:paraId="011D234D" w14:textId="77777777" w:rsidTr="3D2F12F6">
        <w:trPr>
          <w:cnfStyle w:val="000000010000" w:firstRow="0" w:lastRow="0" w:firstColumn="0" w:lastColumn="0" w:oddVBand="0" w:evenVBand="0" w:oddHBand="0" w:evenHBand="1" w:firstRowFirstColumn="0" w:firstRowLastColumn="0" w:lastRowFirstColumn="0" w:lastRowLastColumn="0"/>
          <w:trHeight w:val="300"/>
        </w:trPr>
        <w:tc>
          <w:tcPr>
            <w:tcW w:w="1705" w:type="dxa"/>
            <w:hideMark/>
          </w:tcPr>
          <w:p w14:paraId="0B70447E" w14:textId="5829DA8A" w:rsidR="0F7C1958" w:rsidRDefault="0F7C1958" w:rsidP="6BEC7BEE">
            <w:pPr>
              <w:pStyle w:val="BodyText"/>
              <w:spacing w:before="60" w:after="60" w:line="259" w:lineRule="auto"/>
              <w:ind w:left="0" w:right="567"/>
              <w:rPr>
                <w:rFonts w:eastAsia="Arial" w:cs="Arial"/>
                <w:color w:val="000000" w:themeColor="text1"/>
                <w:szCs w:val="16"/>
              </w:rPr>
            </w:pPr>
            <w:r w:rsidRPr="6BEC7BEE">
              <w:rPr>
                <w:rFonts w:eastAsia="Arial" w:cs="Arial"/>
                <w:color w:val="000000" w:themeColor="text1"/>
                <w:szCs w:val="16"/>
              </w:rPr>
              <w:t>05/13/2024</w:t>
            </w:r>
          </w:p>
        </w:tc>
        <w:tc>
          <w:tcPr>
            <w:tcW w:w="2340" w:type="dxa"/>
            <w:hideMark/>
          </w:tcPr>
          <w:p w14:paraId="441F881C" w14:textId="47921620" w:rsidR="0F7C1958" w:rsidRDefault="0F7C1958" w:rsidP="6BEC7BEE">
            <w:pPr>
              <w:pStyle w:val="BodyText"/>
              <w:spacing w:before="60" w:after="60" w:line="259" w:lineRule="auto"/>
              <w:ind w:left="0" w:right="567"/>
              <w:rPr>
                <w:rFonts w:eastAsia="Arial" w:cs="Arial"/>
                <w:color w:val="000000" w:themeColor="text1"/>
                <w:szCs w:val="16"/>
              </w:rPr>
            </w:pPr>
            <w:r w:rsidRPr="6BEC7BEE">
              <w:rPr>
                <w:rFonts w:eastAsia="Arial" w:cs="Arial"/>
                <w:color w:val="000000" w:themeColor="text1"/>
                <w:szCs w:val="16"/>
              </w:rPr>
              <w:t>Michael Nowill</w:t>
            </w:r>
          </w:p>
        </w:tc>
        <w:tc>
          <w:tcPr>
            <w:tcW w:w="4428" w:type="dxa"/>
            <w:hideMark/>
          </w:tcPr>
          <w:p w14:paraId="01FBA771" w14:textId="1421DE82" w:rsidR="604C5D71" w:rsidRDefault="604C5D71" w:rsidP="6BEC7BEE">
            <w:pPr>
              <w:pStyle w:val="BodyText"/>
              <w:spacing w:before="60" w:after="60" w:line="259" w:lineRule="auto"/>
              <w:ind w:left="0" w:right="567"/>
              <w:rPr>
                <w:rFonts w:eastAsia="Arial" w:cs="Arial"/>
                <w:color w:val="000000" w:themeColor="text1"/>
                <w:szCs w:val="16"/>
              </w:rPr>
            </w:pPr>
            <w:r w:rsidRPr="6BEC7BEE">
              <w:rPr>
                <w:rFonts w:eastAsia="Arial" w:cs="Arial"/>
                <w:color w:val="000000" w:themeColor="text1"/>
                <w:szCs w:val="16"/>
              </w:rPr>
              <w:t>No response from Scheduler Automation</w:t>
            </w:r>
          </w:p>
        </w:tc>
      </w:tr>
      <w:tr w:rsidR="6BEC7BEE" w14:paraId="04BC2C2E" w14:textId="77777777" w:rsidTr="3D2F12F6">
        <w:trPr>
          <w:cnfStyle w:val="000000100000" w:firstRow="0" w:lastRow="0" w:firstColumn="0" w:lastColumn="0" w:oddVBand="0" w:evenVBand="0" w:oddHBand="1" w:evenHBand="0" w:firstRowFirstColumn="0" w:firstRowLastColumn="0" w:lastRowFirstColumn="0" w:lastRowLastColumn="0"/>
          <w:trHeight w:val="300"/>
        </w:trPr>
        <w:tc>
          <w:tcPr>
            <w:tcW w:w="1705" w:type="dxa"/>
            <w:hideMark/>
          </w:tcPr>
          <w:p w14:paraId="0872202F" w14:textId="01DC1C87" w:rsidR="604C5D71" w:rsidRDefault="604C5D71" w:rsidP="6BEC7BEE">
            <w:pPr>
              <w:pStyle w:val="BodyText"/>
              <w:spacing w:before="60" w:after="60" w:line="259" w:lineRule="auto"/>
              <w:ind w:left="0" w:right="567"/>
              <w:rPr>
                <w:rFonts w:eastAsia="Arial" w:cs="Arial"/>
                <w:color w:val="000000" w:themeColor="text1"/>
                <w:szCs w:val="16"/>
              </w:rPr>
            </w:pPr>
            <w:r w:rsidRPr="6BEC7BEE">
              <w:rPr>
                <w:rFonts w:eastAsia="Arial" w:cs="Arial"/>
                <w:color w:val="000000" w:themeColor="text1"/>
                <w:szCs w:val="16"/>
              </w:rPr>
              <w:t>05/13/2024</w:t>
            </w:r>
          </w:p>
        </w:tc>
        <w:tc>
          <w:tcPr>
            <w:tcW w:w="2340" w:type="dxa"/>
            <w:hideMark/>
          </w:tcPr>
          <w:p w14:paraId="72F65348" w14:textId="71158A47" w:rsidR="604C5D71" w:rsidRDefault="604C5D71" w:rsidP="6BEC7BEE">
            <w:pPr>
              <w:pStyle w:val="BodyText"/>
              <w:spacing w:before="60" w:after="60" w:line="259" w:lineRule="auto"/>
              <w:ind w:left="0" w:right="567"/>
              <w:rPr>
                <w:rFonts w:eastAsia="Arial" w:cs="Arial"/>
                <w:color w:val="000000" w:themeColor="text1"/>
                <w:szCs w:val="16"/>
              </w:rPr>
            </w:pPr>
            <w:r w:rsidRPr="6BEC7BEE">
              <w:rPr>
                <w:rFonts w:eastAsia="Arial" w:cs="Arial"/>
                <w:color w:val="000000" w:themeColor="text1"/>
                <w:szCs w:val="16"/>
              </w:rPr>
              <w:t>Michael Nowill</w:t>
            </w:r>
          </w:p>
        </w:tc>
        <w:tc>
          <w:tcPr>
            <w:tcW w:w="4428" w:type="dxa"/>
            <w:hideMark/>
          </w:tcPr>
          <w:p w14:paraId="0B97A78B" w14:textId="4526A640" w:rsidR="604C5D71" w:rsidRDefault="604C5D71" w:rsidP="6BEC7BEE">
            <w:pPr>
              <w:pStyle w:val="BodyText"/>
              <w:spacing w:before="60" w:after="60" w:line="259" w:lineRule="auto"/>
              <w:ind w:left="0" w:right="567"/>
              <w:rPr>
                <w:rFonts w:eastAsia="Arial" w:cs="Arial"/>
                <w:color w:val="000000" w:themeColor="text1"/>
                <w:szCs w:val="16"/>
              </w:rPr>
            </w:pPr>
            <w:r w:rsidRPr="6BEC7BEE">
              <w:rPr>
                <w:rFonts w:eastAsia="Arial" w:cs="Arial"/>
                <w:color w:val="000000" w:themeColor="text1"/>
                <w:szCs w:val="16"/>
              </w:rPr>
              <w:t>Final review completed</w:t>
            </w:r>
          </w:p>
        </w:tc>
      </w:tr>
    </w:tbl>
    <w:p w14:paraId="7B0FB91F" w14:textId="77777777" w:rsidR="002C18C2" w:rsidRDefault="002C18C2" w:rsidP="002C18C2">
      <w:pPr>
        <w:pStyle w:val="BodyText"/>
      </w:pPr>
    </w:p>
    <w:p w14:paraId="52024B08" w14:textId="77777777" w:rsidR="005A71AF" w:rsidRDefault="005A71AF" w:rsidP="005A71AF">
      <w:pPr>
        <w:pStyle w:val="BodyText"/>
      </w:pPr>
    </w:p>
    <w:p w14:paraId="3D0547C6" w14:textId="77777777" w:rsidR="005A71AF" w:rsidRDefault="005A71AF" w:rsidP="005A71AF">
      <w:pPr>
        <w:pStyle w:val="TOCHeading1"/>
      </w:pPr>
      <w:r>
        <w:lastRenderedPageBreak/>
        <w:t>Contents</w:t>
      </w:r>
    </w:p>
    <w:p w14:paraId="3AF7D751" w14:textId="55880D12" w:rsidR="00CB4E31" w:rsidRDefault="005A71AF">
      <w:pPr>
        <w:pStyle w:val="TOC1"/>
        <w:tabs>
          <w:tab w:val="left" w:pos="2549"/>
        </w:tabs>
        <w:rPr>
          <w:rFonts w:asciiTheme="minorHAnsi" w:eastAsiaTheme="minorEastAsia" w:hAnsiTheme="minorHAnsi" w:cstheme="minorBidi"/>
          <w:b w:val="0"/>
          <w:noProof/>
          <w:kern w:val="2"/>
          <w:sz w:val="22"/>
          <w:szCs w:val="22"/>
          <w:lang w:val="en-PH" w:eastAsia="en-PH"/>
          <w14:ligatures w14:val="standardContextual"/>
        </w:rPr>
      </w:pPr>
      <w:r>
        <w:rPr>
          <w:b w:val="0"/>
        </w:rPr>
        <w:fldChar w:fldCharType="begin"/>
      </w:r>
      <w:r>
        <w:rPr>
          <w:b w:val="0"/>
        </w:rPr>
        <w:instrText xml:space="preserve"> TOC \o "1-2" \h \z </w:instrText>
      </w:r>
      <w:r>
        <w:rPr>
          <w:b w:val="0"/>
        </w:rPr>
        <w:fldChar w:fldCharType="separate"/>
      </w:r>
      <w:hyperlink w:anchor="_Toc165040212" w:history="1">
        <w:r w:rsidR="00CB4E31" w:rsidRPr="000C0BB2">
          <w:rPr>
            <w:rStyle w:val="Hyperlink"/>
            <w:noProof/>
          </w:rPr>
          <w:t>1</w:t>
        </w:r>
        <w:r w:rsidR="00CB4E31">
          <w:rPr>
            <w:rFonts w:asciiTheme="minorHAnsi" w:eastAsiaTheme="minorEastAsia" w:hAnsiTheme="minorHAnsi" w:cstheme="minorBidi"/>
            <w:b w:val="0"/>
            <w:noProof/>
            <w:kern w:val="2"/>
            <w:sz w:val="22"/>
            <w:szCs w:val="22"/>
            <w:lang w:val="en-PH" w:eastAsia="en-PH"/>
            <w14:ligatures w14:val="standardContextual"/>
          </w:rPr>
          <w:tab/>
        </w:r>
        <w:r w:rsidR="00CB4E31" w:rsidRPr="000C0BB2">
          <w:rPr>
            <w:rStyle w:val="Hyperlink"/>
            <w:noProof/>
          </w:rPr>
          <w:t>Document Control</w:t>
        </w:r>
        <w:r w:rsidR="00CB4E31">
          <w:rPr>
            <w:noProof/>
            <w:webHidden/>
          </w:rPr>
          <w:tab/>
        </w:r>
        <w:r w:rsidR="00CB4E31">
          <w:rPr>
            <w:noProof/>
            <w:webHidden/>
          </w:rPr>
          <w:fldChar w:fldCharType="begin"/>
        </w:r>
        <w:r w:rsidR="00CB4E31">
          <w:rPr>
            <w:noProof/>
            <w:webHidden/>
          </w:rPr>
          <w:instrText xml:space="preserve"> PAGEREF _Toc165040212 \h </w:instrText>
        </w:r>
        <w:r w:rsidR="00CB4E31">
          <w:rPr>
            <w:noProof/>
            <w:webHidden/>
          </w:rPr>
        </w:r>
        <w:r w:rsidR="00CB4E31">
          <w:rPr>
            <w:noProof/>
            <w:webHidden/>
          </w:rPr>
          <w:fldChar w:fldCharType="separate"/>
        </w:r>
        <w:r w:rsidR="00CB4E31">
          <w:rPr>
            <w:noProof/>
            <w:webHidden/>
          </w:rPr>
          <w:t>2</w:t>
        </w:r>
        <w:r w:rsidR="00CB4E31">
          <w:rPr>
            <w:noProof/>
            <w:webHidden/>
          </w:rPr>
          <w:fldChar w:fldCharType="end"/>
        </w:r>
      </w:hyperlink>
    </w:p>
    <w:p w14:paraId="510C0190" w14:textId="4A5B45F8" w:rsidR="00CB4E31" w:rsidRDefault="00CB4E31">
      <w:pPr>
        <w:pStyle w:val="TOC2"/>
        <w:tabs>
          <w:tab w:val="left" w:pos="2549"/>
        </w:tabs>
        <w:rPr>
          <w:rFonts w:asciiTheme="minorHAnsi" w:eastAsiaTheme="minorEastAsia" w:hAnsiTheme="minorHAnsi" w:cstheme="minorBidi"/>
          <w:noProof/>
          <w:kern w:val="2"/>
          <w:sz w:val="22"/>
          <w:szCs w:val="22"/>
          <w:lang w:val="en-PH" w:eastAsia="en-PH"/>
          <w14:ligatures w14:val="standardContextual"/>
        </w:rPr>
      </w:pPr>
      <w:hyperlink w:anchor="_Toc165040213" w:history="1">
        <w:r w:rsidRPr="000C0BB2">
          <w:rPr>
            <w:rStyle w:val="Hyperlink"/>
            <w:noProof/>
          </w:rPr>
          <w:t>1.1</w:t>
        </w:r>
        <w:r>
          <w:rPr>
            <w:rFonts w:asciiTheme="minorHAnsi" w:eastAsiaTheme="minorEastAsia" w:hAnsiTheme="minorHAnsi" w:cstheme="minorBidi"/>
            <w:noProof/>
            <w:kern w:val="2"/>
            <w:sz w:val="22"/>
            <w:szCs w:val="22"/>
            <w:lang w:val="en-PH" w:eastAsia="en-PH"/>
            <w14:ligatures w14:val="standardContextual"/>
          </w:rPr>
          <w:tab/>
        </w:r>
        <w:r w:rsidRPr="000C0BB2">
          <w:rPr>
            <w:rStyle w:val="Hyperlink"/>
            <w:noProof/>
          </w:rPr>
          <w:t>Change Record</w:t>
        </w:r>
        <w:r>
          <w:rPr>
            <w:noProof/>
            <w:webHidden/>
          </w:rPr>
          <w:tab/>
        </w:r>
        <w:r>
          <w:rPr>
            <w:noProof/>
            <w:webHidden/>
          </w:rPr>
          <w:fldChar w:fldCharType="begin"/>
        </w:r>
        <w:r>
          <w:rPr>
            <w:noProof/>
            <w:webHidden/>
          </w:rPr>
          <w:instrText xml:space="preserve"> PAGEREF _Toc165040213 \h </w:instrText>
        </w:r>
        <w:r>
          <w:rPr>
            <w:noProof/>
            <w:webHidden/>
          </w:rPr>
        </w:r>
        <w:r>
          <w:rPr>
            <w:noProof/>
            <w:webHidden/>
          </w:rPr>
          <w:fldChar w:fldCharType="separate"/>
        </w:r>
        <w:r>
          <w:rPr>
            <w:noProof/>
            <w:webHidden/>
          </w:rPr>
          <w:t>2</w:t>
        </w:r>
        <w:r>
          <w:rPr>
            <w:noProof/>
            <w:webHidden/>
          </w:rPr>
          <w:fldChar w:fldCharType="end"/>
        </w:r>
      </w:hyperlink>
    </w:p>
    <w:p w14:paraId="54A4C18F" w14:textId="3EAD4929" w:rsidR="00CB4E31" w:rsidRDefault="00CB4E31">
      <w:pPr>
        <w:pStyle w:val="TOC2"/>
        <w:tabs>
          <w:tab w:val="left" w:pos="2549"/>
        </w:tabs>
        <w:rPr>
          <w:rFonts w:asciiTheme="minorHAnsi" w:eastAsiaTheme="minorEastAsia" w:hAnsiTheme="minorHAnsi" w:cstheme="minorBidi"/>
          <w:noProof/>
          <w:kern w:val="2"/>
          <w:sz w:val="22"/>
          <w:szCs w:val="22"/>
          <w:lang w:val="en-PH" w:eastAsia="en-PH"/>
          <w14:ligatures w14:val="standardContextual"/>
        </w:rPr>
      </w:pPr>
      <w:hyperlink w:anchor="_Toc165040214" w:history="1">
        <w:r w:rsidRPr="000C0BB2">
          <w:rPr>
            <w:rStyle w:val="Hyperlink"/>
            <w:noProof/>
          </w:rPr>
          <w:t>1.2</w:t>
        </w:r>
        <w:r>
          <w:rPr>
            <w:rFonts w:asciiTheme="minorHAnsi" w:eastAsiaTheme="minorEastAsia" w:hAnsiTheme="minorHAnsi" w:cstheme="minorBidi"/>
            <w:noProof/>
            <w:kern w:val="2"/>
            <w:sz w:val="22"/>
            <w:szCs w:val="22"/>
            <w:lang w:val="en-PH" w:eastAsia="en-PH"/>
            <w14:ligatures w14:val="standardContextual"/>
          </w:rPr>
          <w:tab/>
        </w:r>
        <w:r w:rsidRPr="000C0BB2">
          <w:rPr>
            <w:rStyle w:val="Hyperlink"/>
            <w:noProof/>
          </w:rPr>
          <w:t>Reviewers</w:t>
        </w:r>
        <w:r>
          <w:rPr>
            <w:noProof/>
            <w:webHidden/>
          </w:rPr>
          <w:tab/>
        </w:r>
        <w:r>
          <w:rPr>
            <w:noProof/>
            <w:webHidden/>
          </w:rPr>
          <w:fldChar w:fldCharType="begin"/>
        </w:r>
        <w:r>
          <w:rPr>
            <w:noProof/>
            <w:webHidden/>
          </w:rPr>
          <w:instrText xml:space="preserve"> PAGEREF _Toc165040214 \h </w:instrText>
        </w:r>
        <w:r>
          <w:rPr>
            <w:noProof/>
            <w:webHidden/>
          </w:rPr>
        </w:r>
        <w:r>
          <w:rPr>
            <w:noProof/>
            <w:webHidden/>
          </w:rPr>
          <w:fldChar w:fldCharType="separate"/>
        </w:r>
        <w:r>
          <w:rPr>
            <w:noProof/>
            <w:webHidden/>
          </w:rPr>
          <w:t>2</w:t>
        </w:r>
        <w:r>
          <w:rPr>
            <w:noProof/>
            <w:webHidden/>
          </w:rPr>
          <w:fldChar w:fldCharType="end"/>
        </w:r>
      </w:hyperlink>
    </w:p>
    <w:p w14:paraId="4FA27965" w14:textId="73D97AA4" w:rsidR="00CB4E31" w:rsidRDefault="00CB4E31">
      <w:pPr>
        <w:pStyle w:val="TOC1"/>
        <w:tabs>
          <w:tab w:val="left" w:pos="2549"/>
        </w:tabs>
        <w:rPr>
          <w:rFonts w:asciiTheme="minorHAnsi" w:eastAsiaTheme="minorEastAsia" w:hAnsiTheme="minorHAnsi" w:cstheme="minorBidi"/>
          <w:b w:val="0"/>
          <w:noProof/>
          <w:kern w:val="2"/>
          <w:sz w:val="22"/>
          <w:szCs w:val="22"/>
          <w:lang w:val="en-PH" w:eastAsia="en-PH"/>
          <w14:ligatures w14:val="standardContextual"/>
        </w:rPr>
      </w:pPr>
      <w:hyperlink w:anchor="_Toc165040215" w:history="1">
        <w:r w:rsidRPr="000C0BB2">
          <w:rPr>
            <w:rStyle w:val="Hyperlink"/>
            <w:noProof/>
          </w:rPr>
          <w:t>2</w:t>
        </w:r>
        <w:r>
          <w:rPr>
            <w:rFonts w:asciiTheme="minorHAnsi" w:eastAsiaTheme="minorEastAsia" w:hAnsiTheme="minorHAnsi" w:cstheme="minorBidi"/>
            <w:b w:val="0"/>
            <w:noProof/>
            <w:kern w:val="2"/>
            <w:sz w:val="22"/>
            <w:szCs w:val="22"/>
            <w:lang w:val="en-PH" w:eastAsia="en-PH"/>
            <w14:ligatures w14:val="standardContextual"/>
          </w:rPr>
          <w:tab/>
        </w:r>
        <w:r w:rsidRPr="000C0BB2">
          <w:rPr>
            <w:rStyle w:val="Hyperlink"/>
            <w:noProof/>
          </w:rPr>
          <w:t>Overview</w:t>
        </w:r>
        <w:r>
          <w:rPr>
            <w:noProof/>
            <w:webHidden/>
          </w:rPr>
          <w:tab/>
        </w:r>
        <w:r>
          <w:rPr>
            <w:noProof/>
            <w:webHidden/>
          </w:rPr>
          <w:fldChar w:fldCharType="begin"/>
        </w:r>
        <w:r>
          <w:rPr>
            <w:noProof/>
            <w:webHidden/>
          </w:rPr>
          <w:instrText xml:space="preserve"> PAGEREF _Toc165040215 \h </w:instrText>
        </w:r>
        <w:r>
          <w:rPr>
            <w:noProof/>
            <w:webHidden/>
          </w:rPr>
        </w:r>
        <w:r>
          <w:rPr>
            <w:noProof/>
            <w:webHidden/>
          </w:rPr>
          <w:fldChar w:fldCharType="separate"/>
        </w:r>
        <w:r>
          <w:rPr>
            <w:noProof/>
            <w:webHidden/>
          </w:rPr>
          <w:t>4</w:t>
        </w:r>
        <w:r>
          <w:rPr>
            <w:noProof/>
            <w:webHidden/>
          </w:rPr>
          <w:fldChar w:fldCharType="end"/>
        </w:r>
      </w:hyperlink>
    </w:p>
    <w:p w14:paraId="2717E77E" w14:textId="2591F976" w:rsidR="00CB4E31" w:rsidRDefault="00CB4E31">
      <w:pPr>
        <w:pStyle w:val="TOC2"/>
        <w:tabs>
          <w:tab w:val="left" w:pos="2549"/>
        </w:tabs>
        <w:rPr>
          <w:rFonts w:asciiTheme="minorHAnsi" w:eastAsiaTheme="minorEastAsia" w:hAnsiTheme="minorHAnsi" w:cstheme="minorBidi"/>
          <w:noProof/>
          <w:kern w:val="2"/>
          <w:sz w:val="22"/>
          <w:szCs w:val="22"/>
          <w:lang w:val="en-PH" w:eastAsia="en-PH"/>
          <w14:ligatures w14:val="standardContextual"/>
        </w:rPr>
      </w:pPr>
      <w:hyperlink w:anchor="_Toc165040216" w:history="1">
        <w:r w:rsidRPr="000C0BB2">
          <w:rPr>
            <w:rStyle w:val="Hyperlink"/>
            <w:noProof/>
          </w:rPr>
          <w:t>2.1</w:t>
        </w:r>
        <w:r>
          <w:rPr>
            <w:rFonts w:asciiTheme="minorHAnsi" w:eastAsiaTheme="minorEastAsia" w:hAnsiTheme="minorHAnsi" w:cstheme="minorBidi"/>
            <w:noProof/>
            <w:kern w:val="2"/>
            <w:sz w:val="22"/>
            <w:szCs w:val="22"/>
            <w:lang w:val="en-PH" w:eastAsia="en-PH"/>
            <w14:ligatures w14:val="standardContextual"/>
          </w:rPr>
          <w:tab/>
        </w:r>
        <w:r w:rsidRPr="000C0BB2">
          <w:rPr>
            <w:rStyle w:val="Hyperlink"/>
            <w:noProof/>
          </w:rPr>
          <w:t>Requirements Details</w:t>
        </w:r>
        <w:r>
          <w:rPr>
            <w:noProof/>
            <w:webHidden/>
          </w:rPr>
          <w:tab/>
        </w:r>
        <w:r>
          <w:rPr>
            <w:noProof/>
            <w:webHidden/>
          </w:rPr>
          <w:fldChar w:fldCharType="begin"/>
        </w:r>
        <w:r>
          <w:rPr>
            <w:noProof/>
            <w:webHidden/>
          </w:rPr>
          <w:instrText xml:space="preserve"> PAGEREF _Toc165040216 \h </w:instrText>
        </w:r>
        <w:r>
          <w:rPr>
            <w:noProof/>
            <w:webHidden/>
          </w:rPr>
        </w:r>
        <w:r>
          <w:rPr>
            <w:noProof/>
            <w:webHidden/>
          </w:rPr>
          <w:fldChar w:fldCharType="separate"/>
        </w:r>
        <w:r>
          <w:rPr>
            <w:noProof/>
            <w:webHidden/>
          </w:rPr>
          <w:t>5</w:t>
        </w:r>
        <w:r>
          <w:rPr>
            <w:noProof/>
            <w:webHidden/>
          </w:rPr>
          <w:fldChar w:fldCharType="end"/>
        </w:r>
      </w:hyperlink>
    </w:p>
    <w:p w14:paraId="5B189168" w14:textId="68AC798A" w:rsidR="00CB4E31" w:rsidRDefault="00CB4E31">
      <w:pPr>
        <w:pStyle w:val="TOC2"/>
        <w:tabs>
          <w:tab w:val="left" w:pos="2549"/>
        </w:tabs>
        <w:rPr>
          <w:rFonts w:asciiTheme="minorHAnsi" w:eastAsiaTheme="minorEastAsia" w:hAnsiTheme="minorHAnsi" w:cstheme="minorBidi"/>
          <w:noProof/>
          <w:kern w:val="2"/>
          <w:sz w:val="22"/>
          <w:szCs w:val="22"/>
          <w:lang w:val="en-PH" w:eastAsia="en-PH"/>
          <w14:ligatures w14:val="standardContextual"/>
        </w:rPr>
      </w:pPr>
      <w:hyperlink w:anchor="_Toc165040217" w:history="1">
        <w:r w:rsidRPr="000C0BB2">
          <w:rPr>
            <w:rStyle w:val="Hyperlink"/>
            <w:noProof/>
          </w:rPr>
          <w:t>2.2</w:t>
        </w:r>
        <w:r>
          <w:rPr>
            <w:rFonts w:asciiTheme="minorHAnsi" w:eastAsiaTheme="minorEastAsia" w:hAnsiTheme="minorHAnsi" w:cstheme="minorBidi"/>
            <w:noProof/>
            <w:kern w:val="2"/>
            <w:sz w:val="22"/>
            <w:szCs w:val="22"/>
            <w:lang w:val="en-PH" w:eastAsia="en-PH"/>
            <w14:ligatures w14:val="standardContextual"/>
          </w:rPr>
          <w:tab/>
        </w:r>
        <w:r w:rsidRPr="000C0BB2">
          <w:rPr>
            <w:rStyle w:val="Hyperlink"/>
            <w:noProof/>
          </w:rPr>
          <w:t>Proposed Solution</w:t>
        </w:r>
        <w:r>
          <w:rPr>
            <w:noProof/>
            <w:webHidden/>
          </w:rPr>
          <w:tab/>
        </w:r>
        <w:r>
          <w:rPr>
            <w:noProof/>
            <w:webHidden/>
          </w:rPr>
          <w:fldChar w:fldCharType="begin"/>
        </w:r>
        <w:r>
          <w:rPr>
            <w:noProof/>
            <w:webHidden/>
          </w:rPr>
          <w:instrText xml:space="preserve"> PAGEREF _Toc165040217 \h </w:instrText>
        </w:r>
        <w:r>
          <w:rPr>
            <w:noProof/>
            <w:webHidden/>
          </w:rPr>
        </w:r>
        <w:r>
          <w:rPr>
            <w:noProof/>
            <w:webHidden/>
          </w:rPr>
          <w:fldChar w:fldCharType="separate"/>
        </w:r>
        <w:r>
          <w:rPr>
            <w:noProof/>
            <w:webHidden/>
          </w:rPr>
          <w:t>5</w:t>
        </w:r>
        <w:r>
          <w:rPr>
            <w:noProof/>
            <w:webHidden/>
          </w:rPr>
          <w:fldChar w:fldCharType="end"/>
        </w:r>
      </w:hyperlink>
    </w:p>
    <w:p w14:paraId="588F2B4E" w14:textId="1F66E696" w:rsidR="00CB4E31" w:rsidRDefault="00CB4E31">
      <w:pPr>
        <w:pStyle w:val="TOC2"/>
        <w:tabs>
          <w:tab w:val="left" w:pos="2549"/>
        </w:tabs>
        <w:rPr>
          <w:rFonts w:asciiTheme="minorHAnsi" w:eastAsiaTheme="minorEastAsia" w:hAnsiTheme="minorHAnsi" w:cstheme="minorBidi"/>
          <w:noProof/>
          <w:kern w:val="2"/>
          <w:sz w:val="22"/>
          <w:szCs w:val="22"/>
          <w:lang w:val="en-PH" w:eastAsia="en-PH"/>
          <w14:ligatures w14:val="standardContextual"/>
        </w:rPr>
      </w:pPr>
      <w:hyperlink w:anchor="_Toc165040218" w:history="1">
        <w:r w:rsidRPr="000C0BB2">
          <w:rPr>
            <w:rStyle w:val="Hyperlink"/>
            <w:noProof/>
          </w:rPr>
          <w:t>2.3</w:t>
        </w:r>
        <w:r>
          <w:rPr>
            <w:rFonts w:asciiTheme="minorHAnsi" w:eastAsiaTheme="minorEastAsia" w:hAnsiTheme="minorHAnsi" w:cstheme="minorBidi"/>
            <w:noProof/>
            <w:kern w:val="2"/>
            <w:sz w:val="22"/>
            <w:szCs w:val="22"/>
            <w:lang w:val="en-PH" w:eastAsia="en-PH"/>
            <w14:ligatures w14:val="standardContextual"/>
          </w:rPr>
          <w:tab/>
        </w:r>
        <w:r w:rsidRPr="000C0BB2">
          <w:rPr>
            <w:rStyle w:val="Hyperlink"/>
            <w:noProof/>
          </w:rPr>
          <w:t>Open Points</w:t>
        </w:r>
        <w:r>
          <w:rPr>
            <w:noProof/>
            <w:webHidden/>
          </w:rPr>
          <w:tab/>
        </w:r>
        <w:r>
          <w:rPr>
            <w:noProof/>
            <w:webHidden/>
          </w:rPr>
          <w:fldChar w:fldCharType="begin"/>
        </w:r>
        <w:r>
          <w:rPr>
            <w:noProof/>
            <w:webHidden/>
          </w:rPr>
          <w:instrText xml:space="preserve"> PAGEREF _Toc165040218 \h </w:instrText>
        </w:r>
        <w:r>
          <w:rPr>
            <w:noProof/>
            <w:webHidden/>
          </w:rPr>
        </w:r>
        <w:r>
          <w:rPr>
            <w:noProof/>
            <w:webHidden/>
          </w:rPr>
          <w:fldChar w:fldCharType="separate"/>
        </w:r>
        <w:r>
          <w:rPr>
            <w:noProof/>
            <w:webHidden/>
          </w:rPr>
          <w:t>6</w:t>
        </w:r>
        <w:r>
          <w:rPr>
            <w:noProof/>
            <w:webHidden/>
          </w:rPr>
          <w:fldChar w:fldCharType="end"/>
        </w:r>
      </w:hyperlink>
    </w:p>
    <w:p w14:paraId="077D3817" w14:textId="0E641795" w:rsidR="00CB4E31" w:rsidRDefault="00CB4E31">
      <w:pPr>
        <w:pStyle w:val="TOC2"/>
        <w:tabs>
          <w:tab w:val="left" w:pos="2549"/>
        </w:tabs>
        <w:rPr>
          <w:rFonts w:asciiTheme="minorHAnsi" w:eastAsiaTheme="minorEastAsia" w:hAnsiTheme="minorHAnsi" w:cstheme="minorBidi"/>
          <w:noProof/>
          <w:kern w:val="2"/>
          <w:sz w:val="22"/>
          <w:szCs w:val="22"/>
          <w:lang w:val="en-PH" w:eastAsia="en-PH"/>
          <w14:ligatures w14:val="standardContextual"/>
        </w:rPr>
      </w:pPr>
      <w:hyperlink w:anchor="_Toc165040219" w:history="1">
        <w:r w:rsidRPr="000C0BB2">
          <w:rPr>
            <w:rStyle w:val="Hyperlink"/>
            <w:noProof/>
          </w:rPr>
          <w:t>2.4</w:t>
        </w:r>
        <w:r>
          <w:rPr>
            <w:rFonts w:asciiTheme="minorHAnsi" w:eastAsiaTheme="minorEastAsia" w:hAnsiTheme="minorHAnsi" w:cstheme="minorBidi"/>
            <w:noProof/>
            <w:kern w:val="2"/>
            <w:sz w:val="22"/>
            <w:szCs w:val="22"/>
            <w:lang w:val="en-PH" w:eastAsia="en-PH"/>
            <w14:ligatures w14:val="standardContextual"/>
          </w:rPr>
          <w:tab/>
        </w:r>
        <w:r w:rsidRPr="000C0BB2">
          <w:rPr>
            <w:rStyle w:val="Hyperlink"/>
            <w:noProof/>
          </w:rPr>
          <w:t>Scenarios</w:t>
        </w:r>
        <w:r>
          <w:rPr>
            <w:noProof/>
            <w:webHidden/>
          </w:rPr>
          <w:tab/>
        </w:r>
        <w:r>
          <w:rPr>
            <w:noProof/>
            <w:webHidden/>
          </w:rPr>
          <w:fldChar w:fldCharType="begin"/>
        </w:r>
        <w:r>
          <w:rPr>
            <w:noProof/>
            <w:webHidden/>
          </w:rPr>
          <w:instrText xml:space="preserve"> PAGEREF _Toc165040219 \h </w:instrText>
        </w:r>
        <w:r>
          <w:rPr>
            <w:noProof/>
            <w:webHidden/>
          </w:rPr>
        </w:r>
        <w:r>
          <w:rPr>
            <w:noProof/>
            <w:webHidden/>
          </w:rPr>
          <w:fldChar w:fldCharType="separate"/>
        </w:r>
        <w:r>
          <w:rPr>
            <w:noProof/>
            <w:webHidden/>
          </w:rPr>
          <w:t>6</w:t>
        </w:r>
        <w:r>
          <w:rPr>
            <w:noProof/>
            <w:webHidden/>
          </w:rPr>
          <w:fldChar w:fldCharType="end"/>
        </w:r>
      </w:hyperlink>
    </w:p>
    <w:p w14:paraId="69DD7B48" w14:textId="3D36E542" w:rsidR="00CB4E31" w:rsidRDefault="00CB4E31">
      <w:pPr>
        <w:pStyle w:val="TOC2"/>
        <w:tabs>
          <w:tab w:val="left" w:pos="2549"/>
        </w:tabs>
        <w:rPr>
          <w:rFonts w:asciiTheme="minorHAnsi" w:eastAsiaTheme="minorEastAsia" w:hAnsiTheme="minorHAnsi" w:cstheme="minorBidi"/>
          <w:noProof/>
          <w:kern w:val="2"/>
          <w:sz w:val="22"/>
          <w:szCs w:val="22"/>
          <w:lang w:val="en-PH" w:eastAsia="en-PH"/>
          <w14:ligatures w14:val="standardContextual"/>
        </w:rPr>
      </w:pPr>
      <w:hyperlink w:anchor="_Toc165040220" w:history="1">
        <w:r w:rsidRPr="000C0BB2">
          <w:rPr>
            <w:rStyle w:val="Hyperlink"/>
            <w:noProof/>
          </w:rPr>
          <w:t>2.5</w:t>
        </w:r>
        <w:r>
          <w:rPr>
            <w:rFonts w:asciiTheme="minorHAnsi" w:eastAsiaTheme="minorEastAsia" w:hAnsiTheme="minorHAnsi" w:cstheme="minorBidi"/>
            <w:noProof/>
            <w:kern w:val="2"/>
            <w:sz w:val="22"/>
            <w:szCs w:val="22"/>
            <w:lang w:val="en-PH" w:eastAsia="en-PH"/>
            <w14:ligatures w14:val="standardContextual"/>
          </w:rPr>
          <w:tab/>
        </w:r>
        <w:r w:rsidRPr="000C0BB2">
          <w:rPr>
            <w:rStyle w:val="Hyperlink"/>
            <w:noProof/>
          </w:rPr>
          <w:t>Business Process Flows</w:t>
        </w:r>
        <w:r>
          <w:rPr>
            <w:noProof/>
            <w:webHidden/>
          </w:rPr>
          <w:tab/>
        </w:r>
        <w:r>
          <w:rPr>
            <w:noProof/>
            <w:webHidden/>
          </w:rPr>
          <w:fldChar w:fldCharType="begin"/>
        </w:r>
        <w:r>
          <w:rPr>
            <w:noProof/>
            <w:webHidden/>
          </w:rPr>
          <w:instrText xml:space="preserve"> PAGEREF _Toc165040220 \h </w:instrText>
        </w:r>
        <w:r>
          <w:rPr>
            <w:noProof/>
            <w:webHidden/>
          </w:rPr>
        </w:r>
        <w:r>
          <w:rPr>
            <w:noProof/>
            <w:webHidden/>
          </w:rPr>
          <w:fldChar w:fldCharType="separate"/>
        </w:r>
        <w:r>
          <w:rPr>
            <w:noProof/>
            <w:webHidden/>
          </w:rPr>
          <w:t>6</w:t>
        </w:r>
        <w:r>
          <w:rPr>
            <w:noProof/>
            <w:webHidden/>
          </w:rPr>
          <w:fldChar w:fldCharType="end"/>
        </w:r>
      </w:hyperlink>
    </w:p>
    <w:p w14:paraId="70CF6A72" w14:textId="356A7B71" w:rsidR="00CB4E31" w:rsidRDefault="00CB4E31">
      <w:pPr>
        <w:pStyle w:val="TOC2"/>
        <w:tabs>
          <w:tab w:val="left" w:pos="2549"/>
        </w:tabs>
        <w:rPr>
          <w:rFonts w:asciiTheme="minorHAnsi" w:eastAsiaTheme="minorEastAsia" w:hAnsiTheme="minorHAnsi" w:cstheme="minorBidi"/>
          <w:noProof/>
          <w:kern w:val="2"/>
          <w:sz w:val="22"/>
          <w:szCs w:val="22"/>
          <w:lang w:val="en-PH" w:eastAsia="en-PH"/>
          <w14:ligatures w14:val="standardContextual"/>
        </w:rPr>
      </w:pPr>
      <w:hyperlink w:anchor="_Toc165040221" w:history="1">
        <w:r w:rsidRPr="000C0BB2">
          <w:rPr>
            <w:rStyle w:val="Hyperlink"/>
            <w:noProof/>
          </w:rPr>
          <w:t>2.6</w:t>
        </w:r>
        <w:r>
          <w:rPr>
            <w:rFonts w:asciiTheme="minorHAnsi" w:eastAsiaTheme="minorEastAsia" w:hAnsiTheme="minorHAnsi" w:cstheme="minorBidi"/>
            <w:noProof/>
            <w:kern w:val="2"/>
            <w:sz w:val="22"/>
            <w:szCs w:val="22"/>
            <w:lang w:val="en-PH" w:eastAsia="en-PH"/>
            <w14:ligatures w14:val="standardContextual"/>
          </w:rPr>
          <w:tab/>
        </w:r>
        <w:r w:rsidRPr="000C0BB2">
          <w:rPr>
            <w:rStyle w:val="Hyperlink"/>
            <w:noProof/>
          </w:rPr>
          <w:t>Assumptions</w:t>
        </w:r>
        <w:r>
          <w:rPr>
            <w:noProof/>
            <w:webHidden/>
          </w:rPr>
          <w:tab/>
        </w:r>
        <w:r>
          <w:rPr>
            <w:noProof/>
            <w:webHidden/>
          </w:rPr>
          <w:fldChar w:fldCharType="begin"/>
        </w:r>
        <w:r>
          <w:rPr>
            <w:noProof/>
            <w:webHidden/>
          </w:rPr>
          <w:instrText xml:space="preserve"> PAGEREF _Toc165040221 \h </w:instrText>
        </w:r>
        <w:r>
          <w:rPr>
            <w:noProof/>
            <w:webHidden/>
          </w:rPr>
        </w:r>
        <w:r>
          <w:rPr>
            <w:noProof/>
            <w:webHidden/>
          </w:rPr>
          <w:fldChar w:fldCharType="separate"/>
        </w:r>
        <w:r>
          <w:rPr>
            <w:noProof/>
            <w:webHidden/>
          </w:rPr>
          <w:t>7</w:t>
        </w:r>
        <w:r>
          <w:rPr>
            <w:noProof/>
            <w:webHidden/>
          </w:rPr>
          <w:fldChar w:fldCharType="end"/>
        </w:r>
      </w:hyperlink>
    </w:p>
    <w:p w14:paraId="603389D4" w14:textId="3955329F" w:rsidR="00CB4E31" w:rsidRDefault="00CB4E31">
      <w:pPr>
        <w:pStyle w:val="TOC1"/>
        <w:tabs>
          <w:tab w:val="left" w:pos="2549"/>
        </w:tabs>
        <w:rPr>
          <w:rFonts w:asciiTheme="minorHAnsi" w:eastAsiaTheme="minorEastAsia" w:hAnsiTheme="minorHAnsi" w:cstheme="minorBidi"/>
          <w:b w:val="0"/>
          <w:noProof/>
          <w:kern w:val="2"/>
          <w:sz w:val="22"/>
          <w:szCs w:val="22"/>
          <w:lang w:val="en-PH" w:eastAsia="en-PH"/>
          <w14:ligatures w14:val="standardContextual"/>
        </w:rPr>
      </w:pPr>
      <w:hyperlink w:anchor="_Toc165040222" w:history="1">
        <w:r w:rsidRPr="000C0BB2">
          <w:rPr>
            <w:rStyle w:val="Hyperlink"/>
            <w:noProof/>
          </w:rPr>
          <w:t>3</w:t>
        </w:r>
        <w:r>
          <w:rPr>
            <w:rFonts w:asciiTheme="minorHAnsi" w:eastAsiaTheme="minorEastAsia" w:hAnsiTheme="minorHAnsi" w:cstheme="minorBidi"/>
            <w:b w:val="0"/>
            <w:noProof/>
            <w:kern w:val="2"/>
            <w:sz w:val="22"/>
            <w:szCs w:val="22"/>
            <w:lang w:val="en-PH" w:eastAsia="en-PH"/>
            <w14:ligatures w14:val="standardContextual"/>
          </w:rPr>
          <w:tab/>
        </w:r>
        <w:r w:rsidRPr="000C0BB2">
          <w:rPr>
            <w:rStyle w:val="Hyperlink"/>
            <w:noProof/>
          </w:rPr>
          <w:t>Test Procedure</w:t>
        </w:r>
        <w:r>
          <w:rPr>
            <w:noProof/>
            <w:webHidden/>
          </w:rPr>
          <w:tab/>
        </w:r>
        <w:r>
          <w:rPr>
            <w:noProof/>
            <w:webHidden/>
          </w:rPr>
          <w:fldChar w:fldCharType="begin"/>
        </w:r>
        <w:r>
          <w:rPr>
            <w:noProof/>
            <w:webHidden/>
          </w:rPr>
          <w:instrText xml:space="preserve"> PAGEREF _Toc165040222 \h </w:instrText>
        </w:r>
        <w:r>
          <w:rPr>
            <w:noProof/>
            <w:webHidden/>
          </w:rPr>
        </w:r>
        <w:r>
          <w:rPr>
            <w:noProof/>
            <w:webHidden/>
          </w:rPr>
          <w:fldChar w:fldCharType="separate"/>
        </w:r>
        <w:r>
          <w:rPr>
            <w:noProof/>
            <w:webHidden/>
          </w:rPr>
          <w:t>8</w:t>
        </w:r>
        <w:r>
          <w:rPr>
            <w:noProof/>
            <w:webHidden/>
          </w:rPr>
          <w:fldChar w:fldCharType="end"/>
        </w:r>
      </w:hyperlink>
    </w:p>
    <w:p w14:paraId="4FFF493E" w14:textId="28230C91" w:rsidR="005A71AF" w:rsidRDefault="005A71AF" w:rsidP="005A71AF">
      <w:r>
        <w:rPr>
          <w:b/>
        </w:rPr>
        <w:fldChar w:fldCharType="end"/>
      </w:r>
    </w:p>
    <w:p w14:paraId="0FA9B25B" w14:textId="77777777" w:rsidR="005A71AF" w:rsidRDefault="005A71AF" w:rsidP="005A71AF">
      <w:pPr>
        <w:pStyle w:val="BodyText"/>
      </w:pPr>
    </w:p>
    <w:p w14:paraId="7C2C16EF" w14:textId="77777777" w:rsidR="005A71AF" w:rsidRDefault="005A71AF" w:rsidP="005A71AF">
      <w:pPr>
        <w:pStyle w:val="BodyText"/>
      </w:pPr>
    </w:p>
    <w:p w14:paraId="4278D2C6" w14:textId="77777777" w:rsidR="005A71AF" w:rsidRDefault="005A71AF" w:rsidP="005A71AF">
      <w:pPr>
        <w:pStyle w:val="BodyText"/>
      </w:pPr>
    </w:p>
    <w:p w14:paraId="303ACAD3" w14:textId="77777777" w:rsidR="005A71AF" w:rsidRDefault="005A71AF" w:rsidP="005A71AF">
      <w:pPr>
        <w:pStyle w:val="BodyText"/>
      </w:pPr>
    </w:p>
    <w:p w14:paraId="5A83D2C6" w14:textId="77777777" w:rsidR="005A71AF" w:rsidRDefault="005A71AF" w:rsidP="005A71AF">
      <w:pPr>
        <w:pStyle w:val="BodyText"/>
      </w:pPr>
    </w:p>
    <w:p w14:paraId="0E39D2C5" w14:textId="77777777" w:rsidR="005A71AF" w:rsidRDefault="005A71AF" w:rsidP="005A71AF">
      <w:pPr>
        <w:pStyle w:val="BodyText"/>
      </w:pPr>
    </w:p>
    <w:p w14:paraId="5B578510" w14:textId="77777777" w:rsidR="005A71AF" w:rsidRDefault="005A71AF" w:rsidP="005A71AF">
      <w:pPr>
        <w:pStyle w:val="BodyText"/>
      </w:pPr>
    </w:p>
    <w:p w14:paraId="4798AB2D" w14:textId="77777777" w:rsidR="005A71AF" w:rsidRDefault="005A71AF" w:rsidP="005A71AF">
      <w:pPr>
        <w:pStyle w:val="BodyText"/>
      </w:pPr>
    </w:p>
    <w:p w14:paraId="46EBBA8F" w14:textId="2654ED03" w:rsidR="005A71AF" w:rsidRDefault="005A71AF" w:rsidP="005A71AF">
      <w:pPr>
        <w:pStyle w:val="Heading1"/>
      </w:pPr>
      <w:bookmarkStart w:id="5" w:name="_Toc225080495"/>
      <w:bookmarkStart w:id="6" w:name="_Toc225924460"/>
      <w:bookmarkStart w:id="7" w:name="_Toc270362440"/>
      <w:bookmarkStart w:id="8" w:name="_Toc165040215"/>
      <w:r w:rsidRPr="00485444">
        <w:lastRenderedPageBreak/>
        <w:t>O</w:t>
      </w:r>
      <w:bookmarkEnd w:id="5"/>
      <w:r w:rsidRPr="00485444">
        <w:t>verview</w:t>
      </w:r>
      <w:bookmarkEnd w:id="6"/>
      <w:bookmarkEnd w:id="7"/>
      <w:bookmarkEnd w:id="8"/>
    </w:p>
    <w:p w14:paraId="3DFB1F2D" w14:textId="089281C6" w:rsidR="003938E5" w:rsidRPr="00A717F3" w:rsidRDefault="006E5ECA" w:rsidP="00844EA8">
      <w:pPr>
        <w:rPr>
          <w:b/>
          <w:bCs/>
          <w:noProof/>
          <w:u w:val="single"/>
        </w:rPr>
      </w:pPr>
      <w:r>
        <w:rPr>
          <w:b/>
          <w:bCs/>
          <w:noProof/>
          <w:u w:val="single"/>
        </w:rPr>
        <w:t xml:space="preserve">FSM </w:t>
      </w:r>
      <w:r w:rsidR="00187384">
        <w:rPr>
          <w:b/>
          <w:bCs/>
          <w:noProof/>
          <w:u w:val="single"/>
        </w:rPr>
        <w:t>Outgoing Data for Match Report</w:t>
      </w:r>
    </w:p>
    <w:p w14:paraId="5937439C" w14:textId="71920F40" w:rsidR="00D130C1" w:rsidRDefault="00D130C1" w:rsidP="00A324D4"/>
    <w:p w14:paraId="3F5370EB" w14:textId="1CEF57CD" w:rsidR="003938E5" w:rsidRDefault="05897F61" w:rsidP="00CF5440">
      <w:r>
        <w:t>This integration will apply to all associations</w:t>
      </w:r>
      <w:ins w:id="9" w:author="Author">
        <w:r w:rsidR="00F41A33">
          <w:t xml:space="preserve"> </w:t>
        </w:r>
        <w:proofErr w:type="gramStart"/>
        <w:r w:rsidR="00F41A33">
          <w:t>with the exception of</w:t>
        </w:r>
        <w:proofErr w:type="gramEnd"/>
        <w:r w:rsidR="00F41A33">
          <w:t xml:space="preserve"> FPI</w:t>
        </w:r>
      </w:ins>
      <w:r>
        <w:t>.</w:t>
      </w:r>
    </w:p>
    <w:p w14:paraId="30B6FF8A" w14:textId="13EA4A99" w:rsidR="570C950B" w:rsidRDefault="570C950B" w:rsidP="570C950B"/>
    <w:p w14:paraId="3142DD96" w14:textId="67C111DD" w:rsidR="00A76F0F" w:rsidRDefault="001A0248" w:rsidP="00187384">
      <w:r>
        <w:t>FPI</w:t>
      </w:r>
      <w:r w:rsidR="00883E69">
        <w:t xml:space="preserve"> </w:t>
      </w:r>
      <w:r w:rsidR="00DA0E14">
        <w:t>w</w:t>
      </w:r>
      <w:r w:rsidR="00883E69">
        <w:t>il</w:t>
      </w:r>
      <w:r w:rsidR="00187384">
        <w:t xml:space="preserve">l create a file containing a run date and drop it on an </w:t>
      </w:r>
      <w:ins w:id="10" w:author="Author">
        <w:r w:rsidR="00F41A33">
          <w:t>S</w:t>
        </w:r>
      </w:ins>
      <w:r w:rsidR="00187384">
        <w:t>FTP server.</w:t>
      </w:r>
      <w:r w:rsidR="6B11C538">
        <w:t xml:space="preserve"> The folder will represent the association (FEG) being selected.</w:t>
      </w:r>
      <w:r w:rsidR="00187384">
        <w:t xml:space="preserve"> An IPA, triggered by a file channel, will be written to read that file and extract the GL Totals data for the period that date represents.</w:t>
      </w:r>
    </w:p>
    <w:p w14:paraId="20F98485" w14:textId="77777777" w:rsidR="00A76F0F" w:rsidRDefault="00A76F0F" w:rsidP="00883E69"/>
    <w:p w14:paraId="2EF02BAC" w14:textId="5DB79768" w:rsidR="00A76F0F" w:rsidRDefault="00A76F0F" w:rsidP="00883E69">
      <w:r>
        <w:t xml:space="preserve">If there are errors in </w:t>
      </w:r>
      <w:r w:rsidR="00187384">
        <w:t xml:space="preserve">the </w:t>
      </w:r>
      <w:r>
        <w:t xml:space="preserve">IPA flow, a file will be placed in the archive folder stating that an error was encountered and listing the error or errors. If there are no </w:t>
      </w:r>
      <w:r w:rsidR="00477B62">
        <w:t>errors,</w:t>
      </w:r>
      <w:r>
        <w:t xml:space="preserve"> then a file will be placed in the archive folder with the word “Complete” in it. FPI will use an orchestration tool to place the incoming file into the Input folder and then wait a specific time for the results file (actual wait time TBD). If a file is not found in the allocated time, or if a file is found and has errors in it, an error email will be sent. If a completion file is found, a completion email will be sent.</w:t>
      </w:r>
    </w:p>
    <w:p w14:paraId="638C1380" w14:textId="77777777" w:rsidR="00A76F0F" w:rsidRDefault="00A76F0F" w:rsidP="00883E69"/>
    <w:p w14:paraId="6DA099DB" w14:textId="2E8D2378" w:rsidR="0037785C" w:rsidRDefault="00ED4449">
      <w:r>
        <w:br w:type="page"/>
      </w:r>
    </w:p>
    <w:p w14:paraId="30DF68AA" w14:textId="629FE58A" w:rsidR="000359A0" w:rsidRDefault="000359A0" w:rsidP="000359A0">
      <w:pPr>
        <w:pStyle w:val="Heading2"/>
      </w:pPr>
      <w:bookmarkStart w:id="11" w:name="_Toc165040216"/>
      <w:r>
        <w:lastRenderedPageBreak/>
        <w:t>Requirements Details</w:t>
      </w:r>
      <w:bookmarkEnd w:id="11"/>
    </w:p>
    <w:p w14:paraId="0E34F583" w14:textId="7682F3F3" w:rsidR="007935B7" w:rsidRDefault="00187384" w:rsidP="000359A0">
      <w:pPr>
        <w:rPr>
          <w:lang w:val="en-GB"/>
        </w:rPr>
      </w:pPr>
      <w:r w:rsidRPr="6AFCC123">
        <w:rPr>
          <w:lang w:val="en-GB"/>
        </w:rPr>
        <w:t xml:space="preserve">Create an IPA flow to run from a file channel. The IPA flow will read data from </w:t>
      </w:r>
      <w:proofErr w:type="spellStart"/>
      <w:r w:rsidRPr="6AFCC123">
        <w:rPr>
          <w:lang w:val="en-GB"/>
        </w:rPr>
        <w:t>GeneralLedgerTotal</w:t>
      </w:r>
      <w:proofErr w:type="spellEnd"/>
      <w:r w:rsidRPr="6AFCC123">
        <w:rPr>
          <w:lang w:val="en-GB"/>
        </w:rPr>
        <w:t xml:space="preserve"> and related business classes and write a comma-delimited file.</w:t>
      </w:r>
      <w:r w:rsidR="00E1404B" w:rsidRPr="6AFCC123">
        <w:rPr>
          <w:lang w:val="en-GB"/>
        </w:rPr>
        <w:t xml:space="preserve"> All records for the period being run for will be extracted</w:t>
      </w:r>
      <w:r w:rsidR="45C73E57" w:rsidRPr="6AFCC123">
        <w:rPr>
          <w:lang w:val="en-GB"/>
        </w:rPr>
        <w:t xml:space="preserve"> for the </w:t>
      </w:r>
      <w:proofErr w:type="spellStart"/>
      <w:r w:rsidR="45C73E57" w:rsidRPr="6AFCC123">
        <w:rPr>
          <w:lang w:val="en-GB"/>
        </w:rPr>
        <w:t>FinanceEnterpriseGroup</w:t>
      </w:r>
      <w:proofErr w:type="spellEnd"/>
      <w:r w:rsidR="45C73E57" w:rsidRPr="6AFCC123">
        <w:rPr>
          <w:lang w:val="en-GB"/>
        </w:rPr>
        <w:t xml:space="preserve"> that is represented by the folder name</w:t>
      </w:r>
      <w:r w:rsidR="00E1404B" w:rsidRPr="6AFCC123">
        <w:rPr>
          <w:lang w:val="en-GB"/>
        </w:rPr>
        <w:t>.</w:t>
      </w:r>
    </w:p>
    <w:p w14:paraId="0C741408" w14:textId="77777777" w:rsidR="00D44852" w:rsidRPr="00D44852" w:rsidRDefault="00D44852" w:rsidP="000359A0">
      <w:pPr>
        <w:rPr>
          <w:b/>
        </w:rPr>
      </w:pPr>
    </w:p>
    <w:p w14:paraId="32DDDE84" w14:textId="49B5F35B" w:rsidR="000359A0" w:rsidRPr="00815CB1" w:rsidRDefault="00815CB1" w:rsidP="00815CB1">
      <w:pPr>
        <w:pStyle w:val="Heading2"/>
      </w:pPr>
      <w:bookmarkStart w:id="12" w:name="_Toc165040217"/>
      <w:r>
        <w:rPr>
          <w:rStyle w:val="Heading3Char"/>
          <w:b/>
          <w:caps w:val="0"/>
          <w:sz w:val="28"/>
        </w:rPr>
        <w:t>Proposed Solution</w:t>
      </w:r>
      <w:bookmarkEnd w:id="12"/>
    </w:p>
    <w:p w14:paraId="25715E54" w14:textId="02CFA0F9" w:rsidR="00D12E5A" w:rsidRDefault="00890D06" w:rsidP="7298332C">
      <w:pPr>
        <w:rPr>
          <w:rFonts w:eastAsia="Calibri" w:cs="Arial"/>
          <w:color w:val="000000" w:themeColor="text1"/>
        </w:rPr>
      </w:pPr>
      <w:r>
        <w:t>Develop a process to</w:t>
      </w:r>
      <w:r w:rsidR="004C3820">
        <w:t xml:space="preserve"> </w:t>
      </w:r>
      <w:r w:rsidR="00187384">
        <w:t>extract</w:t>
      </w:r>
      <w:r w:rsidR="004C3820">
        <w:t xml:space="preserve"> the data based on the Field Mapping section. </w:t>
      </w:r>
      <w:r w:rsidR="00D12E5A" w:rsidRPr="75ADE661">
        <w:rPr>
          <w:rFonts w:eastAsia="Calibri" w:cs="Arial"/>
          <w:color w:val="000000" w:themeColor="text1"/>
        </w:rPr>
        <w:t>This process will be triggered via a file channel on Process Server Administrator.</w:t>
      </w:r>
      <w:r w:rsidR="00187384" w:rsidRPr="75ADE661">
        <w:rPr>
          <w:rFonts w:eastAsia="Calibri" w:cs="Arial"/>
          <w:color w:val="000000" w:themeColor="text1"/>
        </w:rPr>
        <w:t xml:space="preserve"> </w:t>
      </w:r>
      <w:commentRangeStart w:id="13"/>
      <w:commentRangeStart w:id="14"/>
      <w:r w:rsidR="00187384" w:rsidRPr="75ADE661">
        <w:rPr>
          <w:rFonts w:eastAsia="Calibri" w:cs="Arial"/>
          <w:color w:val="000000" w:themeColor="text1"/>
        </w:rPr>
        <w:t xml:space="preserve">Multiple files will be generated, one for each </w:t>
      </w:r>
      <w:proofErr w:type="spellStart"/>
      <w:r w:rsidR="00187384" w:rsidRPr="75ADE661">
        <w:rPr>
          <w:rFonts w:eastAsia="Calibri" w:cs="Arial"/>
          <w:color w:val="000000" w:themeColor="text1"/>
        </w:rPr>
        <w:t>FinanceEnterpriseGroup</w:t>
      </w:r>
      <w:proofErr w:type="spellEnd"/>
      <w:r w:rsidR="00187384" w:rsidRPr="75ADE661">
        <w:rPr>
          <w:rFonts w:eastAsia="Calibri" w:cs="Arial"/>
          <w:color w:val="000000" w:themeColor="text1"/>
        </w:rPr>
        <w:t>.</w:t>
      </w:r>
      <w:r w:rsidR="15605D28" w:rsidRPr="75ADE661">
        <w:rPr>
          <w:rFonts w:eastAsia="Calibri" w:cs="Arial"/>
          <w:color w:val="000000" w:themeColor="text1"/>
        </w:rPr>
        <w:t xml:space="preserve"> As a file is dropped in the ACA’s folder, the </w:t>
      </w:r>
      <w:r w:rsidR="04988270" w:rsidRPr="75ADE661">
        <w:rPr>
          <w:rFonts w:eastAsia="Calibri" w:cs="Arial"/>
          <w:color w:val="000000" w:themeColor="text1"/>
        </w:rPr>
        <w:t xml:space="preserve">file channel will trigger an </w:t>
      </w:r>
      <w:r w:rsidR="15605D28" w:rsidRPr="75ADE661">
        <w:rPr>
          <w:rFonts w:eastAsia="Calibri" w:cs="Arial"/>
          <w:color w:val="000000" w:themeColor="text1"/>
        </w:rPr>
        <w:t>IPA that</w:t>
      </w:r>
      <w:r w:rsidR="5418837C" w:rsidRPr="75ADE661">
        <w:rPr>
          <w:rFonts w:eastAsia="Calibri" w:cs="Arial"/>
          <w:color w:val="000000" w:themeColor="text1"/>
        </w:rPr>
        <w:t xml:space="preserve"> will use the </w:t>
      </w:r>
      <w:r w:rsidR="0E6B748C" w:rsidRPr="75ADE661">
        <w:rPr>
          <w:rFonts w:eastAsia="Calibri" w:cs="Arial"/>
          <w:color w:val="000000" w:themeColor="text1"/>
        </w:rPr>
        <w:t>file</w:t>
      </w:r>
      <w:r w:rsidR="60792EE5" w:rsidRPr="75ADE661">
        <w:rPr>
          <w:rFonts w:eastAsia="Calibri" w:cs="Arial"/>
          <w:color w:val="000000" w:themeColor="text1"/>
        </w:rPr>
        <w:t>’s d</w:t>
      </w:r>
      <w:r w:rsidR="41E3C346" w:rsidRPr="75ADE661">
        <w:rPr>
          <w:rFonts w:eastAsia="Calibri" w:cs="Arial"/>
          <w:color w:val="000000" w:themeColor="text1"/>
        </w:rPr>
        <w:t xml:space="preserve">irectory </w:t>
      </w:r>
      <w:del w:id="15" w:author="Author">
        <w:r w:rsidR="15605D28" w:rsidRPr="75ADE661" w:rsidDel="00541B0D">
          <w:rPr>
            <w:rFonts w:eastAsia="Calibri" w:cs="Arial"/>
            <w:color w:val="000000" w:themeColor="text1"/>
          </w:rPr>
          <w:delText xml:space="preserve"> </w:delText>
        </w:r>
      </w:del>
      <w:r w:rsidR="15605D28" w:rsidRPr="75ADE661">
        <w:rPr>
          <w:rFonts w:eastAsia="Calibri" w:cs="Arial"/>
          <w:color w:val="000000" w:themeColor="text1"/>
        </w:rPr>
        <w:t xml:space="preserve">to select the data for that </w:t>
      </w:r>
      <w:proofErr w:type="spellStart"/>
      <w:r w:rsidR="15605D28" w:rsidRPr="75ADE661">
        <w:rPr>
          <w:rFonts w:eastAsia="Calibri" w:cs="Arial"/>
          <w:color w:val="000000" w:themeColor="text1"/>
        </w:rPr>
        <w:t>FinanceEnterpriseGroup</w:t>
      </w:r>
      <w:proofErr w:type="spellEnd"/>
      <w:r w:rsidR="15605D28" w:rsidRPr="75ADE661">
        <w:rPr>
          <w:rFonts w:eastAsia="Calibri" w:cs="Arial"/>
          <w:color w:val="000000" w:themeColor="text1"/>
        </w:rPr>
        <w:t>.</w:t>
      </w:r>
      <w:commentRangeEnd w:id="13"/>
      <w:r>
        <w:rPr>
          <w:rStyle w:val="CommentReference"/>
        </w:rPr>
        <w:commentReference w:id="13"/>
      </w:r>
      <w:commentRangeEnd w:id="14"/>
      <w:r>
        <w:rPr>
          <w:rStyle w:val="CommentReference"/>
        </w:rPr>
        <w:commentReference w:id="14"/>
      </w:r>
    </w:p>
    <w:p w14:paraId="3BD80329" w14:textId="77777777" w:rsidR="005E7AEF" w:rsidRPr="005E7AEF" w:rsidRDefault="005E7AEF" w:rsidP="005E7AEF">
      <w:pPr>
        <w:pStyle w:val="BodyText"/>
        <w:ind w:left="0"/>
      </w:pPr>
    </w:p>
    <w:p w14:paraId="252C5134" w14:textId="45610DDB" w:rsidR="000359A0" w:rsidRPr="009F7056" w:rsidRDefault="00890D06" w:rsidP="00815CB1">
      <w:pPr>
        <w:pStyle w:val="Heading3"/>
        <w:rPr>
          <w:rStyle w:val="Heading3Char"/>
          <w:b/>
          <w:sz w:val="22"/>
          <w:szCs w:val="18"/>
        </w:rPr>
      </w:pPr>
      <w:r w:rsidRPr="1633AC26">
        <w:rPr>
          <w:rStyle w:val="Heading3Char"/>
          <w:b/>
          <w:bCs/>
          <w:caps/>
        </w:rPr>
        <w:t>File naming</w:t>
      </w:r>
    </w:p>
    <w:p w14:paraId="3033F928" w14:textId="77777777" w:rsidR="000359A0" w:rsidRDefault="000359A0" w:rsidP="000359A0">
      <w:pPr>
        <w:rPr>
          <w:b/>
          <w:color w:val="FF0000"/>
          <w:lang w:val="en-GB"/>
        </w:rPr>
      </w:pPr>
    </w:p>
    <w:p w14:paraId="573930CA" w14:textId="4A11D1FE" w:rsidR="00187384" w:rsidRDefault="00187384">
      <w:r>
        <w:t>The name of the output file should be “Match_YYYYMMDD_HHMMSS.csv”, with the current system date being used to define the YYYYMMDD and HHMMSS portions of the name.</w:t>
      </w:r>
    </w:p>
    <w:p w14:paraId="12EC87E1" w14:textId="77777777" w:rsidR="00664F43" w:rsidRDefault="00664F43" w:rsidP="00664F43"/>
    <w:p w14:paraId="172583A1" w14:textId="0A9E6F55" w:rsidR="00664F43" w:rsidRPr="004C3820" w:rsidRDefault="00664F43" w:rsidP="7298332C">
      <w:pPr>
        <w:rPr>
          <w:rStyle w:val="Heading3Char"/>
          <w:b w:val="0"/>
          <w:caps w:val="0"/>
          <w:sz w:val="20"/>
        </w:rPr>
      </w:pPr>
      <w:r>
        <w:t>This process should write an output file with the results of the process. The file name will be the same as the input file name, the file extension will be “.</w:t>
      </w:r>
      <w:proofErr w:type="spellStart"/>
      <w:del w:id="16" w:author="Author">
        <w:r w:rsidDel="00664F43">
          <w:delText>txt</w:delText>
        </w:r>
      </w:del>
      <w:ins w:id="17" w:author="Author">
        <w:r w:rsidR="00A10CC2">
          <w:t>flg</w:t>
        </w:r>
      </w:ins>
      <w:proofErr w:type="spellEnd"/>
      <w:r>
        <w:t xml:space="preserve">”, </w:t>
      </w:r>
      <w:commentRangeStart w:id="18"/>
      <w:commentRangeStart w:id="19"/>
      <w:r>
        <w:t xml:space="preserve">and it will be placed in the </w:t>
      </w:r>
      <w:r w:rsidR="1A14A35C">
        <w:t xml:space="preserve">Root ACA </w:t>
      </w:r>
      <w:r>
        <w:t>folder shown below</w:t>
      </w:r>
      <w:commentRangeEnd w:id="18"/>
      <w:r>
        <w:rPr>
          <w:rStyle w:val="CommentReference"/>
        </w:rPr>
        <w:commentReference w:id="18"/>
      </w:r>
      <w:commentRangeEnd w:id="19"/>
      <w:r>
        <w:rPr>
          <w:rStyle w:val="CommentReference"/>
        </w:rPr>
        <w:commentReference w:id="19"/>
      </w:r>
      <w:r>
        <w:t xml:space="preserve">. If there are no </w:t>
      </w:r>
      <w:r w:rsidR="007D551E">
        <w:t>errors,</w:t>
      </w:r>
      <w:r>
        <w:t xml:space="preserve"> then the content of the file will simply be one record with the word “Complete” in column 1. If there are </w:t>
      </w:r>
      <w:r w:rsidR="007D551E">
        <w:t>errors,</w:t>
      </w:r>
      <w:r>
        <w:t xml:space="preserve"> then the first record on the file should start with “Error” and any relevant error messages should be placed in subsequent records.</w:t>
      </w:r>
    </w:p>
    <w:p w14:paraId="1E7C86C7" w14:textId="77777777" w:rsidR="00744E12" w:rsidRDefault="00744E12">
      <w:pPr>
        <w:rPr>
          <w:rStyle w:val="Heading3Char"/>
        </w:rPr>
      </w:pPr>
    </w:p>
    <w:p w14:paraId="71899E9F" w14:textId="2076B16D" w:rsidR="00744E12" w:rsidRPr="009F7056" w:rsidRDefault="00744E12" w:rsidP="00744E12">
      <w:pPr>
        <w:pStyle w:val="Heading3"/>
        <w:rPr>
          <w:rStyle w:val="Heading3Char"/>
          <w:b/>
          <w:sz w:val="22"/>
          <w:szCs w:val="18"/>
        </w:rPr>
      </w:pPr>
      <w:r w:rsidRPr="1633AC26">
        <w:rPr>
          <w:rStyle w:val="Heading3Char"/>
          <w:b/>
          <w:bCs/>
          <w:caps/>
        </w:rPr>
        <w:t>server file structure</w:t>
      </w:r>
    </w:p>
    <w:p w14:paraId="58EAA284" w14:textId="187CE4BE" w:rsidR="00744E12" w:rsidRDefault="00744E12" w:rsidP="00744E12"/>
    <w:p w14:paraId="0A60054C" w14:textId="2A5A38A3" w:rsidR="00744E12" w:rsidRDefault="00744E12" w:rsidP="00744E12">
      <w:r>
        <w:t>Use the following file structure</w:t>
      </w:r>
      <w:r w:rsidR="004C3820">
        <w:t>s</w:t>
      </w:r>
      <w:r w:rsidR="00477B62">
        <w:t>:</w:t>
      </w:r>
    </w:p>
    <w:p w14:paraId="1C41BCEC" w14:textId="77777777" w:rsidR="004C3820" w:rsidRDefault="004C3820" w:rsidP="004C3820">
      <w:pPr>
        <w:pStyle w:val="ListParagraph"/>
        <w:numPr>
          <w:ilvl w:val="0"/>
          <w:numId w:val="38"/>
        </w:numPr>
      </w:pPr>
      <w:r>
        <w:t>/ACA – all files to/from FSM – use FCIL, FCE, AGC, and FMFC to match the FEG codes</w:t>
      </w:r>
    </w:p>
    <w:p w14:paraId="20F97C9B" w14:textId="54003D6E" w:rsidR="004C3820" w:rsidRDefault="004C3820" w:rsidP="004C3820">
      <w:pPr>
        <w:pStyle w:val="ListParagraph"/>
        <w:numPr>
          <w:ilvl w:val="1"/>
          <w:numId w:val="38"/>
        </w:numPr>
      </w:pPr>
      <w:r>
        <w:t>/</w:t>
      </w:r>
      <w:r w:rsidR="00187384">
        <w:t>Match</w:t>
      </w:r>
    </w:p>
    <w:p w14:paraId="1E2E1C1B" w14:textId="77777777" w:rsidR="004C3820" w:rsidRDefault="004C3820" w:rsidP="004C3820">
      <w:pPr>
        <w:pStyle w:val="BodyText"/>
        <w:numPr>
          <w:ilvl w:val="2"/>
          <w:numId w:val="38"/>
        </w:numPr>
        <w:spacing w:before="0" w:after="0"/>
      </w:pPr>
      <w:r>
        <w:t>/Error – move file from /Input to here if there is an error</w:t>
      </w:r>
    </w:p>
    <w:p w14:paraId="69F8EA75" w14:textId="77777777" w:rsidR="004C3820" w:rsidRDefault="004C3820" w:rsidP="004C3820">
      <w:pPr>
        <w:pStyle w:val="BodyText"/>
        <w:numPr>
          <w:ilvl w:val="2"/>
          <w:numId w:val="38"/>
        </w:numPr>
        <w:spacing w:before="0" w:after="0"/>
      </w:pPr>
      <w:r>
        <w:t>/Archive – move file from /Input to here if there is no error</w:t>
      </w:r>
    </w:p>
    <w:p w14:paraId="0D47829E" w14:textId="3EA20CE2" w:rsidR="004C3820" w:rsidRDefault="004C3820" w:rsidP="004C3820">
      <w:pPr>
        <w:pStyle w:val="BodyText"/>
        <w:numPr>
          <w:ilvl w:val="2"/>
          <w:numId w:val="38"/>
        </w:numPr>
        <w:spacing w:before="0" w:after="0"/>
      </w:pPr>
      <w:r w:rsidRPr="0F588E3B">
        <w:t>/</w:t>
      </w:r>
      <w:r>
        <w:t>Input –</w:t>
      </w:r>
      <w:r w:rsidRPr="0F588E3B">
        <w:t xml:space="preserve"> </w:t>
      </w:r>
      <w:r>
        <w:t>t</w:t>
      </w:r>
      <w:r w:rsidRPr="0F588E3B">
        <w:t xml:space="preserve">he </w:t>
      </w:r>
      <w:r>
        <w:t xml:space="preserve">IPA </w:t>
      </w:r>
      <w:r w:rsidRPr="0F588E3B">
        <w:t xml:space="preserve">will pick up </w:t>
      </w:r>
      <w:r w:rsidR="00187384">
        <w:t xml:space="preserve">the date </w:t>
      </w:r>
      <w:r w:rsidRPr="0F588E3B">
        <w:t xml:space="preserve">file from </w:t>
      </w:r>
      <w:r>
        <w:t>this</w:t>
      </w:r>
      <w:r w:rsidRPr="0F588E3B">
        <w:t xml:space="preserve"> folder</w:t>
      </w:r>
    </w:p>
    <w:p w14:paraId="4D939A35" w14:textId="307DE236" w:rsidR="00187384" w:rsidRDefault="00187384" w:rsidP="004C3820">
      <w:pPr>
        <w:pStyle w:val="BodyText"/>
        <w:numPr>
          <w:ilvl w:val="2"/>
          <w:numId w:val="38"/>
        </w:numPr>
        <w:spacing w:before="0" w:after="0"/>
      </w:pPr>
      <w:r>
        <w:t>/Output – the IPA will write the output file to this folder</w:t>
      </w:r>
    </w:p>
    <w:p w14:paraId="7CDBE9E7" w14:textId="77777777" w:rsidR="004C3820" w:rsidRDefault="004C3820" w:rsidP="004C3820"/>
    <w:p w14:paraId="5150696C" w14:textId="611506BB" w:rsidR="004C3820" w:rsidRDefault="004C3820" w:rsidP="004C3820">
      <w:pPr>
        <w:pStyle w:val="ListParagraph"/>
        <w:numPr>
          <w:ilvl w:val="0"/>
          <w:numId w:val="38"/>
        </w:numPr>
      </w:pPr>
      <w:r>
        <w:t>/ACA – all files to/from FSM – use this one for AGW</w:t>
      </w:r>
    </w:p>
    <w:p w14:paraId="396E1AFD" w14:textId="30470215" w:rsidR="004C3820" w:rsidRDefault="004C3820" w:rsidP="004C3820">
      <w:pPr>
        <w:pStyle w:val="ListParagraph"/>
        <w:numPr>
          <w:ilvl w:val="1"/>
          <w:numId w:val="38"/>
        </w:numPr>
      </w:pPr>
      <w:r w:rsidRPr="75ADE661">
        <w:t>/North and /South</w:t>
      </w:r>
      <w:r w:rsidR="3058E1CE" w:rsidRPr="75ADE661">
        <w:t xml:space="preserve"> (will probably only use the North folder)</w:t>
      </w:r>
    </w:p>
    <w:p w14:paraId="14E9430E" w14:textId="4F01EDFE" w:rsidR="004C3820" w:rsidRDefault="004C3820" w:rsidP="004C3820">
      <w:pPr>
        <w:pStyle w:val="ListParagraph"/>
        <w:numPr>
          <w:ilvl w:val="2"/>
          <w:numId w:val="38"/>
        </w:numPr>
      </w:pPr>
      <w:r>
        <w:t>/</w:t>
      </w:r>
      <w:r w:rsidR="00187384">
        <w:t>Match</w:t>
      </w:r>
    </w:p>
    <w:p w14:paraId="53BE3C5D" w14:textId="77777777" w:rsidR="004C3820" w:rsidRDefault="004C3820" w:rsidP="004C3820">
      <w:pPr>
        <w:pStyle w:val="BodyText"/>
        <w:numPr>
          <w:ilvl w:val="3"/>
          <w:numId w:val="38"/>
        </w:numPr>
        <w:spacing w:before="0" w:after="0"/>
      </w:pPr>
      <w:r>
        <w:t>/Error – move file from /Input to here if there is an error</w:t>
      </w:r>
    </w:p>
    <w:p w14:paraId="441E922D" w14:textId="77777777" w:rsidR="004C3820" w:rsidRDefault="004C3820" w:rsidP="004C3820">
      <w:pPr>
        <w:pStyle w:val="BodyText"/>
        <w:numPr>
          <w:ilvl w:val="3"/>
          <w:numId w:val="38"/>
        </w:numPr>
        <w:spacing w:before="0" w:after="0"/>
      </w:pPr>
      <w:r>
        <w:t>/Archive – move file from /Input to here if there is no error</w:t>
      </w:r>
    </w:p>
    <w:p w14:paraId="6E90614F" w14:textId="77777777" w:rsidR="00187384" w:rsidRDefault="00187384" w:rsidP="00187384">
      <w:pPr>
        <w:pStyle w:val="BodyText"/>
        <w:numPr>
          <w:ilvl w:val="3"/>
          <w:numId w:val="38"/>
        </w:numPr>
        <w:spacing w:before="0" w:after="0"/>
      </w:pPr>
      <w:r w:rsidRPr="0F588E3B">
        <w:t>/</w:t>
      </w:r>
      <w:r>
        <w:t>Input –</w:t>
      </w:r>
      <w:r w:rsidRPr="0F588E3B">
        <w:t xml:space="preserve"> </w:t>
      </w:r>
      <w:r>
        <w:t>t</w:t>
      </w:r>
      <w:r w:rsidRPr="0F588E3B">
        <w:t xml:space="preserve">he </w:t>
      </w:r>
      <w:r>
        <w:t xml:space="preserve">IPA </w:t>
      </w:r>
      <w:r w:rsidRPr="0F588E3B">
        <w:t xml:space="preserve">will pick up </w:t>
      </w:r>
      <w:r>
        <w:t xml:space="preserve">the date </w:t>
      </w:r>
      <w:r w:rsidRPr="0F588E3B">
        <w:t xml:space="preserve">file from </w:t>
      </w:r>
      <w:r>
        <w:t>this</w:t>
      </w:r>
      <w:r w:rsidRPr="0F588E3B">
        <w:t xml:space="preserve"> folder</w:t>
      </w:r>
    </w:p>
    <w:p w14:paraId="33F20897" w14:textId="77777777" w:rsidR="00187384" w:rsidRDefault="00187384" w:rsidP="00187384">
      <w:pPr>
        <w:pStyle w:val="BodyText"/>
        <w:numPr>
          <w:ilvl w:val="3"/>
          <w:numId w:val="38"/>
        </w:numPr>
        <w:spacing w:before="0" w:after="0"/>
      </w:pPr>
      <w:r>
        <w:t>/Output – the IPA will write the output file to this folder</w:t>
      </w:r>
    </w:p>
    <w:p w14:paraId="1D97A1D4" w14:textId="17722CB0" w:rsidR="00744E12" w:rsidRDefault="00744E12" w:rsidP="00744E12"/>
    <w:p w14:paraId="3F764B1B" w14:textId="0EF32594" w:rsidR="00744E12" w:rsidRDefault="009968B5" w:rsidP="00744E12">
      <w:pPr>
        <w:pStyle w:val="BodyText"/>
        <w:spacing w:before="0" w:after="0"/>
        <w:ind w:left="0"/>
      </w:pPr>
      <w:bookmarkStart w:id="20" w:name="_Hlk53620743"/>
      <w:r>
        <w:t>The F</w:t>
      </w:r>
      <w:r w:rsidR="008D057D">
        <w:t>SM</w:t>
      </w:r>
      <w:r>
        <w:t xml:space="preserve"> process will pick up </w:t>
      </w:r>
      <w:r w:rsidR="00187384">
        <w:t xml:space="preserve">the date </w:t>
      </w:r>
      <w:r>
        <w:t xml:space="preserve">file from the </w:t>
      </w:r>
      <w:r w:rsidR="004C3820">
        <w:t>Input</w:t>
      </w:r>
      <w:r>
        <w:t xml:space="preserve"> folder and move </w:t>
      </w:r>
      <w:r w:rsidR="430872D8">
        <w:t>it</w:t>
      </w:r>
      <w:r>
        <w:t xml:space="preserve"> to either the Error or the Archive folder. </w:t>
      </w:r>
      <w:bookmarkEnd w:id="20"/>
      <w:r w:rsidR="00744E12">
        <w:t xml:space="preserve">Any further actions on the files in these subfolders will be performed by </w:t>
      </w:r>
      <w:r w:rsidR="001A0248">
        <w:t>FPI</w:t>
      </w:r>
      <w:r w:rsidR="00744E12">
        <w:t xml:space="preserve"> processes</w:t>
      </w:r>
      <w:r w:rsidR="00EA1C7F">
        <w:t>, including file purges.</w:t>
      </w:r>
    </w:p>
    <w:p w14:paraId="05715269" w14:textId="77777777" w:rsidR="005A0505" w:rsidRDefault="005A0505" w:rsidP="005A0505">
      <w:pPr>
        <w:rPr>
          <w:rStyle w:val="Heading3Char"/>
        </w:rPr>
      </w:pPr>
    </w:p>
    <w:p w14:paraId="67732CE1" w14:textId="77777777" w:rsidR="005A0505" w:rsidRDefault="005A0505" w:rsidP="005A0505">
      <w:pPr>
        <w:rPr>
          <w:rStyle w:val="Heading3Char"/>
        </w:rPr>
      </w:pPr>
    </w:p>
    <w:p w14:paraId="3126FAA4" w14:textId="19487B47" w:rsidR="00514517" w:rsidRDefault="00514517">
      <w:pPr>
        <w:rPr>
          <w:rStyle w:val="Heading3Char"/>
          <w:b w:val="0"/>
          <w:caps w:val="0"/>
          <w:szCs w:val="18"/>
        </w:rPr>
      </w:pPr>
      <w:r>
        <w:rPr>
          <w:rStyle w:val="Heading3Char"/>
          <w:b w:val="0"/>
          <w:caps w:val="0"/>
          <w:szCs w:val="18"/>
        </w:rPr>
        <w:br w:type="page"/>
      </w:r>
    </w:p>
    <w:p w14:paraId="6662383D" w14:textId="2009E637" w:rsidR="00B23516" w:rsidRPr="009F7056" w:rsidRDefault="009968B5" w:rsidP="00B23516">
      <w:pPr>
        <w:pStyle w:val="Heading3"/>
        <w:rPr>
          <w:rStyle w:val="Heading3Char"/>
          <w:b/>
          <w:sz w:val="22"/>
          <w:szCs w:val="18"/>
        </w:rPr>
      </w:pPr>
      <w:r w:rsidRPr="1633AC26">
        <w:rPr>
          <w:rStyle w:val="Heading3Char"/>
          <w:b/>
          <w:bCs/>
          <w:caps/>
        </w:rPr>
        <w:lastRenderedPageBreak/>
        <w:t xml:space="preserve">Processing step </w:t>
      </w:r>
      <w:r w:rsidR="009B53B3" w:rsidRPr="1633AC26">
        <w:rPr>
          <w:rStyle w:val="Heading3Char"/>
          <w:b/>
          <w:bCs/>
          <w:caps/>
        </w:rPr>
        <w:t>1</w:t>
      </w:r>
      <w:r w:rsidRPr="1633AC26">
        <w:rPr>
          <w:rStyle w:val="Heading3Char"/>
          <w:b/>
          <w:bCs/>
          <w:caps/>
        </w:rPr>
        <w:t xml:space="preserve">: </w:t>
      </w:r>
      <w:r w:rsidR="00B23516" w:rsidRPr="1633AC26">
        <w:rPr>
          <w:rStyle w:val="Heading3Char"/>
          <w:b/>
          <w:bCs/>
          <w:caps/>
        </w:rPr>
        <w:t xml:space="preserve">Data </w:t>
      </w:r>
      <w:r w:rsidR="002D5385">
        <w:rPr>
          <w:rStyle w:val="Heading3Char"/>
          <w:b/>
          <w:bCs/>
          <w:caps/>
        </w:rPr>
        <w:t>Conversion</w:t>
      </w:r>
    </w:p>
    <w:p w14:paraId="611468E1" w14:textId="77777777" w:rsidR="00B23516" w:rsidRDefault="00B23516" w:rsidP="00B23516">
      <w:pPr>
        <w:rPr>
          <w:rStyle w:val="Heading3Char"/>
          <w:caps w:val="0"/>
        </w:rPr>
      </w:pPr>
    </w:p>
    <w:p w14:paraId="50FDBD59" w14:textId="77777777" w:rsidR="00590B5D" w:rsidRDefault="5099C793" w:rsidP="00590B5D">
      <w:pPr>
        <w:pStyle w:val="Heading4"/>
        <w:rPr>
          <w:rStyle w:val="Heading3Char"/>
          <w:b/>
          <w:bCs/>
        </w:rPr>
      </w:pPr>
      <w:r w:rsidRPr="00590B5D">
        <w:rPr>
          <w:rStyle w:val="Heading3Char"/>
          <w:b/>
          <w:bCs/>
        </w:rPr>
        <w:t>Field Mapping</w:t>
      </w:r>
    </w:p>
    <w:p w14:paraId="2F3D8B55" w14:textId="1A337B34" w:rsidR="00187384" w:rsidRDefault="5BBBF7BD" w:rsidP="0AE6E7BA">
      <w:pPr>
        <w:pStyle w:val="BodyText"/>
        <w:ind w:left="0"/>
      </w:pPr>
      <w:r w:rsidRPr="75ADE661">
        <w:t xml:space="preserve">All fields will come from the GeneralLedgerTotal business class. </w:t>
      </w:r>
      <w:r w:rsidR="71DD179C" w:rsidRPr="75ADE661">
        <w:t xml:space="preserve">Using the </w:t>
      </w:r>
      <w:r w:rsidR="4408ED41" w:rsidRPr="75ADE661">
        <w:t xml:space="preserve">month and year from the </w:t>
      </w:r>
      <w:r w:rsidR="71DD179C" w:rsidRPr="75ADE661">
        <w:t xml:space="preserve">run date, select all records for the </w:t>
      </w:r>
      <w:r w:rsidR="07283392" w:rsidRPr="593487E5">
        <w:t xml:space="preserve">beginning period of the current fiscal year through the current period </w:t>
      </w:r>
      <w:r w:rsidR="061E9F1C" w:rsidRPr="75ADE661">
        <w:t>(field name G</w:t>
      </w:r>
      <w:r w:rsidR="7B83F9E2" w:rsidRPr="75ADE661">
        <w:t>eneralLedgerTotal.EntityYearPeriod.Date</w:t>
      </w:r>
      <w:r w:rsidR="7B83F9E2" w:rsidRPr="593487E5">
        <w:t>)</w:t>
      </w:r>
      <w:r w:rsidR="44839CA6" w:rsidRPr="593487E5">
        <w:t xml:space="preserve"> and summarize them</w:t>
      </w:r>
      <w:r w:rsidR="71DD179C" w:rsidRPr="593487E5">
        <w:t>.</w:t>
      </w:r>
      <w:r w:rsidR="71DD179C" w:rsidRPr="75ADE661">
        <w:t xml:space="preserve"> IE – if the run date is 03/15/2023, select all data with a </w:t>
      </w:r>
      <w:r w:rsidR="435C2F71" w:rsidRPr="75ADE661">
        <w:t xml:space="preserve">period end date </w:t>
      </w:r>
      <w:ins w:id="21" w:author="Author">
        <w:r w:rsidR="39697A11" w:rsidRPr="593487E5">
          <w:t>starting with 2023000 up to 2023090.</w:t>
        </w:r>
      </w:ins>
    </w:p>
    <w:tbl>
      <w:tblPr>
        <w:tblW w:w="10538" w:type="dxa"/>
        <w:tblLayout w:type="fixed"/>
        <w:tblLook w:val="04A0" w:firstRow="1" w:lastRow="0" w:firstColumn="1" w:lastColumn="0" w:noHBand="0" w:noVBand="1"/>
      </w:tblPr>
      <w:tblGrid>
        <w:gridCol w:w="530"/>
        <w:gridCol w:w="2250"/>
        <w:gridCol w:w="3240"/>
        <w:gridCol w:w="630"/>
        <w:gridCol w:w="450"/>
        <w:gridCol w:w="2520"/>
        <w:gridCol w:w="918"/>
      </w:tblGrid>
      <w:tr w:rsidR="0050196D" w:rsidRPr="00C309A5" w14:paraId="627C3C68" w14:textId="77777777" w:rsidTr="6AFCC123">
        <w:trPr>
          <w:trHeight w:val="540"/>
          <w:tblHeader/>
        </w:trPr>
        <w:tc>
          <w:tcPr>
            <w:tcW w:w="53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1A7093F7" w14:textId="4218DD38" w:rsidR="0050196D" w:rsidRPr="002C11C1" w:rsidRDefault="00187384" w:rsidP="00E77887">
            <w:pPr>
              <w:rPr>
                <w:rFonts w:ascii="Calibri" w:hAnsi="Calibri" w:cs="Calibri"/>
                <w:color w:val="000000"/>
                <w:sz w:val="22"/>
                <w:szCs w:val="22"/>
                <w:lang w:eastAsia="en-US"/>
              </w:rPr>
            </w:pPr>
            <w:r>
              <w:rPr>
                <w:rFonts w:ascii="Calibri" w:hAnsi="Calibri" w:cs="Calibri"/>
                <w:color w:val="000000"/>
                <w:sz w:val="22"/>
                <w:szCs w:val="22"/>
                <w:lang w:eastAsia="en-US"/>
              </w:rPr>
              <w:t>##</w:t>
            </w:r>
          </w:p>
        </w:tc>
        <w:tc>
          <w:tcPr>
            <w:tcW w:w="2250" w:type="dxa"/>
            <w:tcBorders>
              <w:top w:val="single" w:sz="8" w:space="0" w:color="auto"/>
              <w:left w:val="nil"/>
              <w:bottom w:val="single" w:sz="8" w:space="0" w:color="auto"/>
              <w:right w:val="single" w:sz="8" w:space="0" w:color="auto"/>
            </w:tcBorders>
            <w:shd w:val="clear" w:color="auto" w:fill="auto"/>
            <w:vAlign w:val="center"/>
            <w:hideMark/>
          </w:tcPr>
          <w:p w14:paraId="6BE9367B" w14:textId="77777777" w:rsidR="0050196D" w:rsidRPr="00C309A5" w:rsidRDefault="0050196D" w:rsidP="00E77887">
            <w:pPr>
              <w:rPr>
                <w:rFonts w:cs="Arial"/>
                <w:b/>
                <w:bCs/>
                <w:color w:val="000000"/>
                <w:lang w:eastAsia="en-US"/>
              </w:rPr>
            </w:pPr>
            <w:r w:rsidRPr="00C309A5">
              <w:rPr>
                <w:rFonts w:cs="Arial"/>
                <w:b/>
                <w:bCs/>
                <w:color w:val="000000"/>
                <w:lang w:eastAsia="en-US"/>
              </w:rPr>
              <w:t>Name</w:t>
            </w:r>
          </w:p>
        </w:tc>
        <w:tc>
          <w:tcPr>
            <w:tcW w:w="3240" w:type="dxa"/>
            <w:tcBorders>
              <w:top w:val="single" w:sz="8" w:space="0" w:color="auto"/>
              <w:left w:val="nil"/>
              <w:bottom w:val="single" w:sz="8" w:space="0" w:color="auto"/>
              <w:right w:val="single" w:sz="8" w:space="0" w:color="auto"/>
            </w:tcBorders>
            <w:shd w:val="clear" w:color="auto" w:fill="auto"/>
            <w:vAlign w:val="center"/>
            <w:hideMark/>
          </w:tcPr>
          <w:p w14:paraId="6CDBFF06" w14:textId="77777777" w:rsidR="0050196D" w:rsidRPr="00C309A5" w:rsidRDefault="0050196D" w:rsidP="00E77887">
            <w:pPr>
              <w:rPr>
                <w:rFonts w:cs="Arial"/>
                <w:b/>
                <w:bCs/>
                <w:color w:val="000000"/>
                <w:lang w:eastAsia="en-US"/>
              </w:rPr>
            </w:pPr>
            <w:r w:rsidRPr="00C309A5">
              <w:rPr>
                <w:rFonts w:cs="Arial"/>
                <w:b/>
                <w:bCs/>
                <w:color w:val="000000"/>
                <w:lang w:eastAsia="en-US"/>
              </w:rPr>
              <w:t>Description</w:t>
            </w:r>
          </w:p>
        </w:tc>
        <w:tc>
          <w:tcPr>
            <w:tcW w:w="630" w:type="dxa"/>
            <w:tcBorders>
              <w:top w:val="single" w:sz="8" w:space="0" w:color="auto"/>
              <w:left w:val="nil"/>
              <w:bottom w:val="single" w:sz="8" w:space="0" w:color="auto"/>
              <w:right w:val="single" w:sz="8" w:space="0" w:color="auto"/>
            </w:tcBorders>
            <w:shd w:val="clear" w:color="auto" w:fill="auto"/>
            <w:vAlign w:val="center"/>
            <w:hideMark/>
          </w:tcPr>
          <w:p w14:paraId="4ED36A36" w14:textId="77777777" w:rsidR="0050196D" w:rsidRPr="00C309A5" w:rsidRDefault="0050196D" w:rsidP="00E77887">
            <w:pPr>
              <w:jc w:val="center"/>
              <w:rPr>
                <w:rFonts w:cs="Arial"/>
                <w:b/>
                <w:bCs/>
                <w:color w:val="000000"/>
                <w:lang w:eastAsia="en-US"/>
              </w:rPr>
            </w:pPr>
            <w:r w:rsidRPr="00C309A5">
              <w:rPr>
                <w:b/>
                <w:bCs/>
                <w:color w:val="000000"/>
                <w:lang w:eastAsia="en-US"/>
              </w:rPr>
              <w:t>Size</w:t>
            </w:r>
          </w:p>
        </w:tc>
        <w:tc>
          <w:tcPr>
            <w:tcW w:w="450" w:type="dxa"/>
            <w:tcBorders>
              <w:top w:val="single" w:sz="8" w:space="0" w:color="auto"/>
              <w:left w:val="nil"/>
              <w:bottom w:val="single" w:sz="8" w:space="0" w:color="auto"/>
              <w:right w:val="single" w:sz="8" w:space="0" w:color="auto"/>
            </w:tcBorders>
            <w:shd w:val="clear" w:color="auto" w:fill="auto"/>
            <w:vAlign w:val="center"/>
            <w:hideMark/>
          </w:tcPr>
          <w:p w14:paraId="1F9E7C26" w14:textId="77777777" w:rsidR="0050196D" w:rsidRPr="00C309A5" w:rsidRDefault="0050196D" w:rsidP="00E77887">
            <w:pPr>
              <w:jc w:val="center"/>
              <w:rPr>
                <w:rFonts w:cs="Arial"/>
                <w:b/>
                <w:bCs/>
                <w:color w:val="000000"/>
                <w:lang w:eastAsia="en-US"/>
              </w:rPr>
            </w:pPr>
            <w:r w:rsidRPr="00C309A5">
              <w:rPr>
                <w:b/>
                <w:bCs/>
                <w:color w:val="000000"/>
                <w:lang w:eastAsia="en-US"/>
              </w:rPr>
              <w:t>Type</w:t>
            </w:r>
          </w:p>
        </w:tc>
        <w:tc>
          <w:tcPr>
            <w:tcW w:w="2520" w:type="dxa"/>
            <w:tcBorders>
              <w:top w:val="single" w:sz="8" w:space="0" w:color="auto"/>
              <w:left w:val="nil"/>
              <w:bottom w:val="single" w:sz="8" w:space="0" w:color="auto"/>
              <w:right w:val="single" w:sz="8" w:space="0" w:color="auto"/>
            </w:tcBorders>
            <w:shd w:val="clear" w:color="auto" w:fill="auto"/>
            <w:vAlign w:val="center"/>
            <w:hideMark/>
          </w:tcPr>
          <w:p w14:paraId="1E0D922D" w14:textId="77777777" w:rsidR="0050196D" w:rsidRPr="00C309A5" w:rsidRDefault="0050196D" w:rsidP="00E77887">
            <w:pPr>
              <w:rPr>
                <w:rFonts w:cs="Arial"/>
                <w:b/>
                <w:bCs/>
                <w:color w:val="000000"/>
                <w:lang w:eastAsia="en-US"/>
              </w:rPr>
            </w:pPr>
            <w:r w:rsidRPr="00C309A5">
              <w:rPr>
                <w:b/>
                <w:bCs/>
                <w:color w:val="000000"/>
                <w:lang w:eastAsia="en-US"/>
              </w:rPr>
              <w:t>Notes</w:t>
            </w:r>
          </w:p>
        </w:tc>
        <w:tc>
          <w:tcPr>
            <w:tcW w:w="918" w:type="dxa"/>
            <w:tcBorders>
              <w:top w:val="single" w:sz="8" w:space="0" w:color="auto"/>
              <w:left w:val="nil"/>
              <w:bottom w:val="single" w:sz="8" w:space="0" w:color="auto"/>
              <w:right w:val="single" w:sz="8" w:space="0" w:color="auto"/>
            </w:tcBorders>
            <w:shd w:val="clear" w:color="auto" w:fill="auto"/>
            <w:vAlign w:val="center"/>
            <w:hideMark/>
          </w:tcPr>
          <w:p w14:paraId="09AD900F" w14:textId="77777777" w:rsidR="0050196D" w:rsidRPr="00C309A5" w:rsidRDefault="0050196D" w:rsidP="00E77887">
            <w:pPr>
              <w:jc w:val="center"/>
              <w:rPr>
                <w:rFonts w:cs="Arial"/>
                <w:b/>
                <w:bCs/>
                <w:color w:val="000000"/>
                <w:lang w:eastAsia="en-US"/>
              </w:rPr>
            </w:pPr>
            <w:r w:rsidRPr="00C309A5">
              <w:rPr>
                <w:b/>
                <w:bCs/>
                <w:color w:val="000000"/>
                <w:lang w:eastAsia="en-US"/>
              </w:rPr>
              <w:t>Required?</w:t>
            </w:r>
          </w:p>
        </w:tc>
      </w:tr>
      <w:tr w:rsidR="0050196D" w:rsidRPr="00C309A5" w14:paraId="7068E2B5" w14:textId="77777777" w:rsidTr="6AFCC123">
        <w:trPr>
          <w:trHeight w:val="540"/>
          <w:tblHeader/>
        </w:trPr>
        <w:tc>
          <w:tcPr>
            <w:tcW w:w="530" w:type="dxa"/>
            <w:tcBorders>
              <w:top w:val="nil"/>
              <w:left w:val="single" w:sz="8" w:space="0" w:color="auto"/>
              <w:bottom w:val="single" w:sz="8" w:space="0" w:color="auto"/>
              <w:right w:val="single" w:sz="8" w:space="0" w:color="auto"/>
            </w:tcBorders>
            <w:shd w:val="clear" w:color="auto" w:fill="auto"/>
            <w:vAlign w:val="center"/>
            <w:hideMark/>
          </w:tcPr>
          <w:p w14:paraId="53263B05" w14:textId="77777777" w:rsidR="0050196D" w:rsidRPr="002C11C1" w:rsidRDefault="0050196D" w:rsidP="00E77887">
            <w:pPr>
              <w:rPr>
                <w:rFonts w:ascii="Calibri" w:hAnsi="Calibri" w:cs="Calibri"/>
                <w:color w:val="000000"/>
                <w:sz w:val="22"/>
                <w:szCs w:val="22"/>
                <w:lang w:eastAsia="en-US"/>
              </w:rPr>
            </w:pPr>
            <w:r w:rsidRPr="002C11C1">
              <w:rPr>
                <w:rFonts w:ascii="Calibri" w:hAnsi="Calibri" w:cs="Calibri"/>
                <w:color w:val="000000"/>
                <w:sz w:val="22"/>
                <w:szCs w:val="22"/>
                <w:lang w:eastAsia="en-US"/>
              </w:rPr>
              <w:t>1</w:t>
            </w:r>
          </w:p>
        </w:tc>
        <w:tc>
          <w:tcPr>
            <w:tcW w:w="2250" w:type="dxa"/>
            <w:tcBorders>
              <w:top w:val="nil"/>
              <w:left w:val="nil"/>
              <w:bottom w:val="single" w:sz="8" w:space="0" w:color="auto"/>
              <w:right w:val="single" w:sz="8" w:space="0" w:color="auto"/>
            </w:tcBorders>
            <w:shd w:val="clear" w:color="auto" w:fill="auto"/>
            <w:vAlign w:val="center"/>
            <w:hideMark/>
          </w:tcPr>
          <w:p w14:paraId="7CB31577" w14:textId="7720AE72" w:rsidR="0050196D" w:rsidRPr="00C309A5" w:rsidRDefault="00211D2A" w:rsidP="00E77887">
            <w:pPr>
              <w:rPr>
                <w:rFonts w:cs="Arial"/>
                <w:color w:val="000000"/>
                <w:lang w:eastAsia="en-US"/>
              </w:rPr>
            </w:pPr>
            <w:r>
              <w:rPr>
                <w:rFonts w:cs="Arial"/>
                <w:color w:val="000000"/>
                <w:lang w:eastAsia="en-US"/>
              </w:rPr>
              <w:t>Run date</w:t>
            </w:r>
          </w:p>
        </w:tc>
        <w:tc>
          <w:tcPr>
            <w:tcW w:w="3240" w:type="dxa"/>
            <w:tcBorders>
              <w:top w:val="nil"/>
              <w:left w:val="nil"/>
              <w:bottom w:val="single" w:sz="8" w:space="0" w:color="auto"/>
              <w:right w:val="single" w:sz="8" w:space="0" w:color="auto"/>
            </w:tcBorders>
            <w:shd w:val="clear" w:color="auto" w:fill="auto"/>
            <w:vAlign w:val="center"/>
            <w:hideMark/>
          </w:tcPr>
          <w:p w14:paraId="7D4B7096" w14:textId="52F84E68" w:rsidR="0050196D" w:rsidRPr="00C309A5" w:rsidRDefault="00211D2A" w:rsidP="00E77887">
            <w:pPr>
              <w:rPr>
                <w:rFonts w:cs="Arial"/>
                <w:color w:val="000000"/>
                <w:lang w:eastAsia="en-US"/>
              </w:rPr>
            </w:pPr>
            <w:r>
              <w:rPr>
                <w:rFonts w:cs="Arial"/>
                <w:color w:val="000000"/>
                <w:lang w:eastAsia="en-US"/>
              </w:rPr>
              <w:t>Use the run date from the input file</w:t>
            </w:r>
          </w:p>
        </w:tc>
        <w:tc>
          <w:tcPr>
            <w:tcW w:w="630" w:type="dxa"/>
            <w:tcBorders>
              <w:top w:val="nil"/>
              <w:left w:val="nil"/>
              <w:bottom w:val="single" w:sz="8" w:space="0" w:color="auto"/>
              <w:right w:val="single" w:sz="8" w:space="0" w:color="auto"/>
            </w:tcBorders>
            <w:shd w:val="clear" w:color="auto" w:fill="auto"/>
            <w:vAlign w:val="center"/>
            <w:hideMark/>
          </w:tcPr>
          <w:p w14:paraId="522B1C28" w14:textId="648C28B2" w:rsidR="0050196D" w:rsidRPr="00C309A5" w:rsidRDefault="00211D2A" w:rsidP="00E77887">
            <w:pPr>
              <w:jc w:val="center"/>
              <w:rPr>
                <w:rFonts w:cs="Arial"/>
                <w:color w:val="000000"/>
                <w:lang w:eastAsia="en-US"/>
              </w:rPr>
            </w:pPr>
            <w:r>
              <w:rPr>
                <w:rFonts w:cs="Arial"/>
                <w:color w:val="000000"/>
                <w:lang w:eastAsia="en-US"/>
              </w:rPr>
              <w:t>10</w:t>
            </w:r>
          </w:p>
        </w:tc>
        <w:tc>
          <w:tcPr>
            <w:tcW w:w="450" w:type="dxa"/>
            <w:tcBorders>
              <w:top w:val="nil"/>
              <w:left w:val="nil"/>
              <w:bottom w:val="single" w:sz="8" w:space="0" w:color="auto"/>
              <w:right w:val="single" w:sz="8" w:space="0" w:color="auto"/>
            </w:tcBorders>
            <w:shd w:val="clear" w:color="auto" w:fill="auto"/>
            <w:vAlign w:val="center"/>
            <w:hideMark/>
          </w:tcPr>
          <w:p w14:paraId="5AE41980" w14:textId="77777777" w:rsidR="0050196D" w:rsidRPr="00C309A5" w:rsidRDefault="0050196D" w:rsidP="00E77887">
            <w:pPr>
              <w:jc w:val="center"/>
              <w:rPr>
                <w:rFonts w:cs="Arial"/>
                <w:color w:val="000000"/>
                <w:lang w:eastAsia="en-US"/>
              </w:rPr>
            </w:pPr>
            <w:r w:rsidRPr="00C309A5">
              <w:rPr>
                <w:rFonts w:cs="Arial"/>
                <w:color w:val="000000"/>
                <w:lang w:eastAsia="en-US"/>
              </w:rPr>
              <w:t>A</w:t>
            </w:r>
          </w:p>
        </w:tc>
        <w:tc>
          <w:tcPr>
            <w:tcW w:w="2520" w:type="dxa"/>
            <w:tcBorders>
              <w:top w:val="nil"/>
              <w:left w:val="nil"/>
              <w:bottom w:val="single" w:sz="8" w:space="0" w:color="auto"/>
              <w:right w:val="single" w:sz="8" w:space="0" w:color="auto"/>
            </w:tcBorders>
            <w:shd w:val="clear" w:color="auto" w:fill="auto"/>
            <w:vAlign w:val="center"/>
            <w:hideMark/>
          </w:tcPr>
          <w:p w14:paraId="7BB31DB6" w14:textId="7EE001ED" w:rsidR="0050196D" w:rsidRPr="00C309A5" w:rsidRDefault="00211D2A" w:rsidP="00E77887">
            <w:pPr>
              <w:rPr>
                <w:rFonts w:cs="Arial"/>
                <w:color w:val="000000"/>
                <w:lang w:eastAsia="en-US"/>
              </w:rPr>
            </w:pPr>
            <w:r>
              <w:rPr>
                <w:rFonts w:cs="Arial"/>
                <w:color w:val="000000"/>
                <w:lang w:eastAsia="en-US"/>
              </w:rPr>
              <w:t>MM/DD/YYYY</w:t>
            </w:r>
          </w:p>
        </w:tc>
        <w:tc>
          <w:tcPr>
            <w:tcW w:w="918" w:type="dxa"/>
            <w:tcBorders>
              <w:top w:val="nil"/>
              <w:left w:val="nil"/>
              <w:bottom w:val="single" w:sz="8" w:space="0" w:color="auto"/>
              <w:right w:val="single" w:sz="8" w:space="0" w:color="auto"/>
            </w:tcBorders>
            <w:shd w:val="clear" w:color="auto" w:fill="auto"/>
            <w:vAlign w:val="center"/>
            <w:hideMark/>
          </w:tcPr>
          <w:p w14:paraId="2187C3A2" w14:textId="77777777" w:rsidR="0050196D" w:rsidRPr="00C309A5" w:rsidRDefault="0050196D" w:rsidP="00E77887">
            <w:pPr>
              <w:jc w:val="center"/>
              <w:rPr>
                <w:rFonts w:cs="Arial"/>
                <w:color w:val="000000"/>
                <w:lang w:eastAsia="en-US"/>
              </w:rPr>
            </w:pPr>
            <w:r w:rsidRPr="00C309A5">
              <w:rPr>
                <w:rFonts w:cs="Arial"/>
                <w:color w:val="000000"/>
                <w:lang w:eastAsia="en-US"/>
              </w:rPr>
              <w:t>Y</w:t>
            </w:r>
          </w:p>
        </w:tc>
      </w:tr>
      <w:tr w:rsidR="0050196D" w:rsidRPr="00C309A5" w14:paraId="000551F2" w14:textId="77777777" w:rsidTr="6AFCC123">
        <w:trPr>
          <w:trHeight w:val="804"/>
          <w:tblHeader/>
        </w:trPr>
        <w:tc>
          <w:tcPr>
            <w:tcW w:w="530" w:type="dxa"/>
            <w:tcBorders>
              <w:top w:val="nil"/>
              <w:left w:val="single" w:sz="8" w:space="0" w:color="auto"/>
              <w:bottom w:val="single" w:sz="8" w:space="0" w:color="auto"/>
              <w:right w:val="single" w:sz="8" w:space="0" w:color="auto"/>
            </w:tcBorders>
            <w:shd w:val="clear" w:color="auto" w:fill="auto"/>
            <w:vAlign w:val="center"/>
            <w:hideMark/>
          </w:tcPr>
          <w:p w14:paraId="02CE3730" w14:textId="77777777" w:rsidR="0050196D" w:rsidRPr="002C11C1" w:rsidRDefault="0050196D" w:rsidP="00E77887">
            <w:pPr>
              <w:rPr>
                <w:rFonts w:ascii="Calibri" w:hAnsi="Calibri" w:cs="Calibri"/>
                <w:color w:val="000000"/>
                <w:sz w:val="22"/>
                <w:szCs w:val="22"/>
                <w:lang w:eastAsia="en-US"/>
              </w:rPr>
            </w:pPr>
            <w:r w:rsidRPr="002C11C1">
              <w:rPr>
                <w:rFonts w:ascii="Calibri" w:hAnsi="Calibri" w:cs="Calibri"/>
                <w:color w:val="000000"/>
                <w:sz w:val="22"/>
                <w:szCs w:val="22"/>
                <w:lang w:eastAsia="en-US"/>
              </w:rPr>
              <w:t>2</w:t>
            </w:r>
          </w:p>
        </w:tc>
        <w:tc>
          <w:tcPr>
            <w:tcW w:w="2250" w:type="dxa"/>
            <w:tcBorders>
              <w:top w:val="nil"/>
              <w:left w:val="nil"/>
              <w:bottom w:val="single" w:sz="8" w:space="0" w:color="auto"/>
              <w:right w:val="single" w:sz="8" w:space="0" w:color="auto"/>
            </w:tcBorders>
            <w:shd w:val="clear" w:color="auto" w:fill="auto"/>
            <w:vAlign w:val="center"/>
            <w:hideMark/>
          </w:tcPr>
          <w:p w14:paraId="3C27E29C" w14:textId="21D20FE9" w:rsidR="0050196D" w:rsidRPr="00C309A5" w:rsidRDefault="00211D2A" w:rsidP="00E77887">
            <w:pPr>
              <w:rPr>
                <w:rFonts w:cs="Arial"/>
                <w:color w:val="000000"/>
                <w:lang w:eastAsia="en-US"/>
              </w:rPr>
            </w:pPr>
            <w:r>
              <w:rPr>
                <w:rFonts w:cs="Arial"/>
                <w:color w:val="000000"/>
                <w:lang w:eastAsia="en-US"/>
              </w:rPr>
              <w:t>Company</w:t>
            </w:r>
          </w:p>
        </w:tc>
        <w:tc>
          <w:tcPr>
            <w:tcW w:w="3240" w:type="dxa"/>
            <w:tcBorders>
              <w:top w:val="nil"/>
              <w:left w:val="nil"/>
              <w:bottom w:val="single" w:sz="8" w:space="0" w:color="auto"/>
              <w:right w:val="single" w:sz="8" w:space="0" w:color="auto"/>
            </w:tcBorders>
            <w:shd w:val="clear" w:color="auto" w:fill="auto"/>
            <w:vAlign w:val="center"/>
            <w:hideMark/>
          </w:tcPr>
          <w:p w14:paraId="612D6106" w14:textId="07D33FD1" w:rsidR="0050196D" w:rsidRPr="00C309A5" w:rsidRDefault="00211D2A" w:rsidP="00E77887">
            <w:pPr>
              <w:rPr>
                <w:rFonts w:cs="Arial"/>
                <w:color w:val="000000"/>
                <w:lang w:eastAsia="en-US"/>
              </w:rPr>
            </w:pPr>
            <w:r>
              <w:rPr>
                <w:rFonts w:cs="Arial"/>
                <w:color w:val="000000"/>
                <w:lang w:eastAsia="en-US"/>
              </w:rPr>
              <w:t>AccountingEntity</w:t>
            </w:r>
          </w:p>
        </w:tc>
        <w:tc>
          <w:tcPr>
            <w:tcW w:w="630" w:type="dxa"/>
            <w:tcBorders>
              <w:top w:val="nil"/>
              <w:left w:val="nil"/>
              <w:bottom w:val="single" w:sz="8" w:space="0" w:color="auto"/>
              <w:right w:val="single" w:sz="8" w:space="0" w:color="auto"/>
            </w:tcBorders>
            <w:shd w:val="clear" w:color="auto" w:fill="auto"/>
            <w:vAlign w:val="center"/>
            <w:hideMark/>
          </w:tcPr>
          <w:p w14:paraId="24F018AB" w14:textId="2474F126" w:rsidR="0050196D" w:rsidRPr="00C309A5" w:rsidRDefault="00211D2A" w:rsidP="00E77887">
            <w:pPr>
              <w:jc w:val="center"/>
              <w:rPr>
                <w:rFonts w:cs="Arial"/>
                <w:color w:val="000000"/>
                <w:lang w:eastAsia="en-US"/>
              </w:rPr>
            </w:pPr>
            <w:r>
              <w:rPr>
                <w:rFonts w:cs="Arial"/>
                <w:color w:val="000000"/>
                <w:lang w:eastAsia="en-US"/>
              </w:rPr>
              <w:t>15</w:t>
            </w:r>
          </w:p>
        </w:tc>
        <w:tc>
          <w:tcPr>
            <w:tcW w:w="450" w:type="dxa"/>
            <w:tcBorders>
              <w:top w:val="nil"/>
              <w:left w:val="nil"/>
              <w:bottom w:val="single" w:sz="8" w:space="0" w:color="auto"/>
              <w:right w:val="single" w:sz="8" w:space="0" w:color="auto"/>
            </w:tcBorders>
            <w:shd w:val="clear" w:color="auto" w:fill="auto"/>
            <w:vAlign w:val="center"/>
            <w:hideMark/>
          </w:tcPr>
          <w:p w14:paraId="29EF2AC5" w14:textId="77777777" w:rsidR="0050196D" w:rsidRPr="00C309A5" w:rsidRDefault="0050196D" w:rsidP="00E77887">
            <w:pPr>
              <w:jc w:val="center"/>
              <w:rPr>
                <w:rFonts w:cs="Arial"/>
                <w:color w:val="000000"/>
                <w:lang w:eastAsia="en-US"/>
              </w:rPr>
            </w:pPr>
            <w:r w:rsidRPr="00C309A5">
              <w:rPr>
                <w:rFonts w:cs="Arial"/>
                <w:color w:val="000000"/>
                <w:lang w:eastAsia="en-US"/>
              </w:rPr>
              <w:t>A</w:t>
            </w:r>
          </w:p>
        </w:tc>
        <w:tc>
          <w:tcPr>
            <w:tcW w:w="2520" w:type="dxa"/>
            <w:tcBorders>
              <w:top w:val="nil"/>
              <w:left w:val="nil"/>
              <w:bottom w:val="single" w:sz="8" w:space="0" w:color="auto"/>
              <w:right w:val="single" w:sz="8" w:space="0" w:color="auto"/>
            </w:tcBorders>
            <w:shd w:val="clear" w:color="auto" w:fill="auto"/>
            <w:vAlign w:val="center"/>
            <w:hideMark/>
          </w:tcPr>
          <w:p w14:paraId="57488874" w14:textId="53F512B9" w:rsidR="0050196D" w:rsidRPr="00C309A5" w:rsidRDefault="0050196D" w:rsidP="00E77887">
            <w:pPr>
              <w:rPr>
                <w:rFonts w:cs="Arial"/>
                <w:color w:val="000000"/>
                <w:lang w:eastAsia="en-US"/>
              </w:rPr>
            </w:pPr>
          </w:p>
        </w:tc>
        <w:tc>
          <w:tcPr>
            <w:tcW w:w="918" w:type="dxa"/>
            <w:tcBorders>
              <w:top w:val="nil"/>
              <w:left w:val="nil"/>
              <w:bottom w:val="single" w:sz="8" w:space="0" w:color="auto"/>
              <w:right w:val="single" w:sz="8" w:space="0" w:color="auto"/>
            </w:tcBorders>
            <w:shd w:val="clear" w:color="auto" w:fill="auto"/>
            <w:vAlign w:val="center"/>
            <w:hideMark/>
          </w:tcPr>
          <w:p w14:paraId="14A7AF86" w14:textId="77777777" w:rsidR="0050196D" w:rsidRPr="00C309A5" w:rsidRDefault="0050196D" w:rsidP="00E77887">
            <w:pPr>
              <w:jc w:val="center"/>
              <w:rPr>
                <w:rFonts w:cs="Arial"/>
                <w:color w:val="000000"/>
                <w:lang w:eastAsia="en-US"/>
              </w:rPr>
            </w:pPr>
            <w:r w:rsidRPr="00C309A5">
              <w:rPr>
                <w:rFonts w:cs="Arial"/>
                <w:color w:val="000000"/>
                <w:lang w:eastAsia="en-US"/>
              </w:rPr>
              <w:t>Y</w:t>
            </w:r>
          </w:p>
        </w:tc>
      </w:tr>
      <w:tr w:rsidR="0050196D" w:rsidRPr="00C309A5" w14:paraId="1FCB1958" w14:textId="77777777" w:rsidTr="6AFCC123">
        <w:trPr>
          <w:trHeight w:val="804"/>
          <w:tblHeader/>
        </w:trPr>
        <w:tc>
          <w:tcPr>
            <w:tcW w:w="530" w:type="dxa"/>
            <w:tcBorders>
              <w:top w:val="nil"/>
              <w:left w:val="single" w:sz="8" w:space="0" w:color="auto"/>
              <w:bottom w:val="single" w:sz="8" w:space="0" w:color="auto"/>
              <w:right w:val="single" w:sz="8" w:space="0" w:color="auto"/>
            </w:tcBorders>
            <w:shd w:val="clear" w:color="auto" w:fill="auto"/>
            <w:vAlign w:val="center"/>
            <w:hideMark/>
          </w:tcPr>
          <w:p w14:paraId="67254F1C" w14:textId="77777777" w:rsidR="0050196D" w:rsidRPr="002C11C1" w:rsidRDefault="0050196D" w:rsidP="00E77887">
            <w:pPr>
              <w:rPr>
                <w:rFonts w:ascii="Calibri" w:hAnsi="Calibri" w:cs="Calibri"/>
                <w:color w:val="000000"/>
                <w:sz w:val="22"/>
                <w:szCs w:val="22"/>
                <w:lang w:eastAsia="en-US"/>
              </w:rPr>
            </w:pPr>
            <w:r w:rsidRPr="002C11C1">
              <w:rPr>
                <w:rFonts w:ascii="Calibri" w:hAnsi="Calibri" w:cs="Calibri"/>
                <w:color w:val="000000"/>
                <w:sz w:val="22"/>
                <w:szCs w:val="22"/>
                <w:lang w:eastAsia="en-US"/>
              </w:rPr>
              <w:t>3</w:t>
            </w:r>
          </w:p>
        </w:tc>
        <w:tc>
          <w:tcPr>
            <w:tcW w:w="2250" w:type="dxa"/>
            <w:tcBorders>
              <w:top w:val="nil"/>
              <w:left w:val="nil"/>
              <w:bottom w:val="single" w:sz="8" w:space="0" w:color="auto"/>
              <w:right w:val="single" w:sz="8" w:space="0" w:color="auto"/>
            </w:tcBorders>
            <w:shd w:val="clear" w:color="auto" w:fill="auto"/>
            <w:vAlign w:val="center"/>
            <w:hideMark/>
          </w:tcPr>
          <w:p w14:paraId="1D58C6BB" w14:textId="09C8C47F" w:rsidR="0050196D" w:rsidRPr="00C309A5" w:rsidRDefault="00211D2A" w:rsidP="00E77887">
            <w:pPr>
              <w:rPr>
                <w:rFonts w:cs="Arial"/>
                <w:color w:val="000000"/>
                <w:lang w:eastAsia="en-US"/>
              </w:rPr>
            </w:pPr>
            <w:r>
              <w:rPr>
                <w:rFonts w:cs="Arial"/>
                <w:color w:val="000000"/>
                <w:lang w:eastAsia="en-US"/>
              </w:rPr>
              <w:t>Accounting Unit</w:t>
            </w:r>
          </w:p>
        </w:tc>
        <w:tc>
          <w:tcPr>
            <w:tcW w:w="3240" w:type="dxa"/>
            <w:tcBorders>
              <w:top w:val="nil"/>
              <w:left w:val="nil"/>
              <w:bottom w:val="single" w:sz="8" w:space="0" w:color="auto"/>
              <w:right w:val="single" w:sz="8" w:space="0" w:color="auto"/>
            </w:tcBorders>
            <w:shd w:val="clear" w:color="auto" w:fill="auto"/>
            <w:vAlign w:val="center"/>
            <w:hideMark/>
          </w:tcPr>
          <w:p w14:paraId="71CCC84D" w14:textId="127634DD" w:rsidR="00D23920" w:rsidRPr="00C309A5" w:rsidRDefault="00211D2A" w:rsidP="00E77887">
            <w:pPr>
              <w:rPr>
                <w:rFonts w:cs="Arial"/>
                <w:color w:val="000000"/>
                <w:lang w:eastAsia="en-US"/>
              </w:rPr>
            </w:pPr>
            <w:r w:rsidRPr="6AFCC123">
              <w:rPr>
                <w:rFonts w:cs="Arial"/>
                <w:color w:val="000000" w:themeColor="text1"/>
                <w:lang w:eastAsia="en-US"/>
              </w:rPr>
              <w:t xml:space="preserve">Concatenate the 2-digit or 3-digit FinanceDimension1 with </w:t>
            </w:r>
            <w:r w:rsidR="30DD13F0" w:rsidRPr="6AFCC123">
              <w:rPr>
                <w:rFonts w:cs="Arial"/>
                <w:color w:val="000000" w:themeColor="text1"/>
                <w:lang w:eastAsia="en-US"/>
              </w:rPr>
              <w:t>4</w:t>
            </w:r>
            <w:r w:rsidRPr="6AFCC123">
              <w:rPr>
                <w:rFonts w:cs="Arial"/>
                <w:color w:val="000000" w:themeColor="text1"/>
                <w:lang w:eastAsia="en-US"/>
              </w:rPr>
              <w:t>-digit FinanceDimension</w:t>
            </w:r>
            <w:r w:rsidR="5CD1DF3D" w:rsidRPr="6AFCC123">
              <w:rPr>
                <w:rFonts w:cs="Arial"/>
                <w:color w:val="000000" w:themeColor="text1"/>
                <w:lang w:eastAsia="en-US"/>
              </w:rPr>
              <w:t>3</w:t>
            </w:r>
            <w:r w:rsidRPr="6AFCC123">
              <w:rPr>
                <w:rFonts w:cs="Arial"/>
                <w:color w:val="000000" w:themeColor="text1"/>
                <w:lang w:eastAsia="en-US"/>
              </w:rPr>
              <w:t xml:space="preserve"> and </w:t>
            </w:r>
            <w:r w:rsidR="30DD13F0" w:rsidRPr="6AFCC123">
              <w:rPr>
                <w:rFonts w:cs="Arial"/>
                <w:color w:val="000000" w:themeColor="text1"/>
                <w:lang w:eastAsia="en-US"/>
              </w:rPr>
              <w:t>4</w:t>
            </w:r>
            <w:r w:rsidRPr="6AFCC123">
              <w:rPr>
                <w:rFonts w:cs="Arial"/>
                <w:color w:val="000000" w:themeColor="text1"/>
                <w:lang w:eastAsia="en-US"/>
              </w:rPr>
              <w:t>-digit FinanceDimension</w:t>
            </w:r>
            <w:r w:rsidR="3FCE0B19" w:rsidRPr="6AFCC123">
              <w:rPr>
                <w:rFonts w:cs="Arial"/>
                <w:color w:val="000000" w:themeColor="text1"/>
                <w:lang w:eastAsia="en-US"/>
              </w:rPr>
              <w:t>4</w:t>
            </w:r>
          </w:p>
        </w:tc>
        <w:tc>
          <w:tcPr>
            <w:tcW w:w="630" w:type="dxa"/>
            <w:tcBorders>
              <w:top w:val="nil"/>
              <w:left w:val="nil"/>
              <w:bottom w:val="single" w:sz="8" w:space="0" w:color="auto"/>
              <w:right w:val="single" w:sz="8" w:space="0" w:color="auto"/>
            </w:tcBorders>
            <w:shd w:val="clear" w:color="auto" w:fill="auto"/>
            <w:vAlign w:val="center"/>
            <w:hideMark/>
          </w:tcPr>
          <w:p w14:paraId="582D200B" w14:textId="52B64DAB" w:rsidR="0050196D" w:rsidRPr="00C309A5" w:rsidRDefault="003D43AD" w:rsidP="00E77887">
            <w:pPr>
              <w:jc w:val="center"/>
              <w:rPr>
                <w:rFonts w:cs="Arial"/>
                <w:color w:val="000000"/>
                <w:lang w:eastAsia="en-US"/>
              </w:rPr>
            </w:pPr>
            <w:r>
              <w:rPr>
                <w:rFonts w:cs="Arial"/>
                <w:color w:val="000000"/>
                <w:lang w:eastAsia="en-US"/>
              </w:rPr>
              <w:t>11</w:t>
            </w:r>
          </w:p>
        </w:tc>
        <w:tc>
          <w:tcPr>
            <w:tcW w:w="450" w:type="dxa"/>
            <w:tcBorders>
              <w:top w:val="nil"/>
              <w:left w:val="nil"/>
              <w:bottom w:val="single" w:sz="8" w:space="0" w:color="auto"/>
              <w:right w:val="single" w:sz="8" w:space="0" w:color="auto"/>
            </w:tcBorders>
            <w:shd w:val="clear" w:color="auto" w:fill="auto"/>
            <w:vAlign w:val="center"/>
            <w:hideMark/>
          </w:tcPr>
          <w:p w14:paraId="56331964" w14:textId="32F37970" w:rsidR="0050196D" w:rsidRPr="00C309A5" w:rsidRDefault="00D23920" w:rsidP="00E77887">
            <w:pPr>
              <w:jc w:val="center"/>
              <w:rPr>
                <w:rFonts w:cs="Arial"/>
                <w:color w:val="000000"/>
                <w:lang w:eastAsia="en-US"/>
              </w:rPr>
            </w:pPr>
            <w:r>
              <w:rPr>
                <w:rFonts w:cs="Arial"/>
                <w:color w:val="000000"/>
                <w:lang w:eastAsia="en-US"/>
              </w:rPr>
              <w:t>A</w:t>
            </w:r>
          </w:p>
        </w:tc>
        <w:tc>
          <w:tcPr>
            <w:tcW w:w="2520" w:type="dxa"/>
            <w:tcBorders>
              <w:top w:val="nil"/>
              <w:left w:val="nil"/>
              <w:bottom w:val="single" w:sz="8" w:space="0" w:color="auto"/>
              <w:right w:val="single" w:sz="8" w:space="0" w:color="auto"/>
            </w:tcBorders>
            <w:shd w:val="clear" w:color="auto" w:fill="auto"/>
            <w:vAlign w:val="center"/>
            <w:hideMark/>
          </w:tcPr>
          <w:p w14:paraId="0161F18A" w14:textId="2C980BC4" w:rsidR="0050196D" w:rsidRPr="00C309A5" w:rsidRDefault="0050196D" w:rsidP="00E77887">
            <w:pPr>
              <w:rPr>
                <w:rFonts w:cs="Arial"/>
                <w:color w:val="000000"/>
                <w:lang w:eastAsia="en-US"/>
              </w:rPr>
            </w:pPr>
          </w:p>
        </w:tc>
        <w:tc>
          <w:tcPr>
            <w:tcW w:w="918" w:type="dxa"/>
            <w:tcBorders>
              <w:top w:val="nil"/>
              <w:left w:val="nil"/>
              <w:bottom w:val="single" w:sz="8" w:space="0" w:color="auto"/>
              <w:right w:val="single" w:sz="8" w:space="0" w:color="auto"/>
            </w:tcBorders>
            <w:shd w:val="clear" w:color="auto" w:fill="auto"/>
            <w:vAlign w:val="center"/>
            <w:hideMark/>
          </w:tcPr>
          <w:p w14:paraId="257BF74D" w14:textId="77777777" w:rsidR="0050196D" w:rsidRPr="00C309A5" w:rsidRDefault="0050196D" w:rsidP="00E77887">
            <w:pPr>
              <w:jc w:val="center"/>
              <w:rPr>
                <w:rFonts w:cs="Arial"/>
                <w:color w:val="000000"/>
                <w:lang w:eastAsia="en-US"/>
              </w:rPr>
            </w:pPr>
            <w:r w:rsidRPr="00C309A5">
              <w:rPr>
                <w:rFonts w:cs="Arial"/>
                <w:color w:val="000000"/>
                <w:lang w:eastAsia="en-US"/>
              </w:rPr>
              <w:t>Y</w:t>
            </w:r>
          </w:p>
        </w:tc>
      </w:tr>
      <w:tr w:rsidR="0050196D" w:rsidRPr="00C309A5" w14:paraId="65764A81" w14:textId="77777777" w:rsidTr="6AFCC123">
        <w:trPr>
          <w:trHeight w:val="540"/>
          <w:tblHeader/>
        </w:trPr>
        <w:tc>
          <w:tcPr>
            <w:tcW w:w="530" w:type="dxa"/>
            <w:tcBorders>
              <w:top w:val="nil"/>
              <w:left w:val="single" w:sz="8" w:space="0" w:color="auto"/>
              <w:bottom w:val="single" w:sz="8" w:space="0" w:color="auto"/>
              <w:right w:val="single" w:sz="8" w:space="0" w:color="auto"/>
            </w:tcBorders>
            <w:shd w:val="clear" w:color="auto" w:fill="auto"/>
            <w:vAlign w:val="center"/>
            <w:hideMark/>
          </w:tcPr>
          <w:p w14:paraId="4D98182D" w14:textId="77777777" w:rsidR="0050196D" w:rsidRPr="002C11C1" w:rsidRDefault="0050196D" w:rsidP="00E77887">
            <w:pPr>
              <w:rPr>
                <w:rFonts w:ascii="Calibri" w:hAnsi="Calibri" w:cs="Calibri"/>
                <w:color w:val="000000"/>
                <w:sz w:val="22"/>
                <w:szCs w:val="22"/>
                <w:lang w:eastAsia="en-US"/>
              </w:rPr>
            </w:pPr>
            <w:r w:rsidRPr="002C11C1">
              <w:rPr>
                <w:rFonts w:ascii="Calibri" w:hAnsi="Calibri" w:cs="Calibri"/>
                <w:color w:val="000000"/>
                <w:sz w:val="22"/>
                <w:szCs w:val="22"/>
                <w:lang w:eastAsia="en-US"/>
              </w:rPr>
              <w:t>4</w:t>
            </w:r>
          </w:p>
        </w:tc>
        <w:tc>
          <w:tcPr>
            <w:tcW w:w="2250" w:type="dxa"/>
            <w:tcBorders>
              <w:top w:val="nil"/>
              <w:left w:val="nil"/>
              <w:bottom w:val="single" w:sz="8" w:space="0" w:color="auto"/>
              <w:right w:val="single" w:sz="8" w:space="0" w:color="auto"/>
            </w:tcBorders>
            <w:shd w:val="clear" w:color="auto" w:fill="auto"/>
            <w:vAlign w:val="center"/>
            <w:hideMark/>
          </w:tcPr>
          <w:p w14:paraId="5EE45851" w14:textId="3F42BBDE" w:rsidR="0050196D" w:rsidRPr="00C309A5" w:rsidRDefault="00D23920" w:rsidP="00E77887">
            <w:pPr>
              <w:rPr>
                <w:rFonts w:cs="Arial"/>
                <w:color w:val="000000"/>
                <w:lang w:eastAsia="en-US"/>
              </w:rPr>
            </w:pPr>
            <w:r>
              <w:rPr>
                <w:rFonts w:cs="Arial"/>
                <w:color w:val="000000"/>
                <w:lang w:eastAsia="en-US"/>
              </w:rPr>
              <w:t>Account</w:t>
            </w:r>
          </w:p>
        </w:tc>
        <w:tc>
          <w:tcPr>
            <w:tcW w:w="3240" w:type="dxa"/>
            <w:tcBorders>
              <w:top w:val="nil"/>
              <w:left w:val="nil"/>
              <w:bottom w:val="single" w:sz="8" w:space="0" w:color="auto"/>
              <w:right w:val="single" w:sz="8" w:space="0" w:color="auto"/>
            </w:tcBorders>
            <w:shd w:val="clear" w:color="auto" w:fill="auto"/>
            <w:vAlign w:val="center"/>
          </w:tcPr>
          <w:p w14:paraId="639A7C70" w14:textId="4F8204D1" w:rsidR="0050196D" w:rsidRPr="00C309A5" w:rsidRDefault="00D23920" w:rsidP="00E77887">
            <w:pPr>
              <w:rPr>
                <w:rFonts w:cs="Arial"/>
                <w:color w:val="000000"/>
                <w:lang w:eastAsia="en-US"/>
              </w:rPr>
            </w:pPr>
            <w:r>
              <w:rPr>
                <w:rFonts w:cs="Arial"/>
                <w:color w:val="000000"/>
                <w:lang w:eastAsia="en-US"/>
              </w:rPr>
              <w:t xml:space="preserve">Concatenate 5-digit Account and 4-digit </w:t>
            </w:r>
            <w:proofErr w:type="spellStart"/>
            <w:r>
              <w:rPr>
                <w:rFonts w:cs="Arial"/>
                <w:color w:val="000000"/>
                <w:lang w:eastAsia="en-US"/>
              </w:rPr>
              <w:t>SubAccount</w:t>
            </w:r>
            <w:proofErr w:type="spellEnd"/>
            <w:r>
              <w:rPr>
                <w:rFonts w:cs="Arial"/>
                <w:color w:val="000000"/>
                <w:lang w:eastAsia="en-US"/>
              </w:rPr>
              <w:t xml:space="preserve">; if </w:t>
            </w:r>
            <w:proofErr w:type="spellStart"/>
            <w:r>
              <w:rPr>
                <w:rFonts w:cs="Arial"/>
                <w:color w:val="000000"/>
                <w:lang w:eastAsia="en-US"/>
              </w:rPr>
              <w:t>SubAccount</w:t>
            </w:r>
            <w:proofErr w:type="spellEnd"/>
            <w:r>
              <w:rPr>
                <w:rFonts w:cs="Arial"/>
                <w:color w:val="000000"/>
                <w:lang w:eastAsia="en-US"/>
              </w:rPr>
              <w:t xml:space="preserve"> is blank then concatenate “0000”</w:t>
            </w:r>
          </w:p>
        </w:tc>
        <w:tc>
          <w:tcPr>
            <w:tcW w:w="630" w:type="dxa"/>
            <w:tcBorders>
              <w:top w:val="nil"/>
              <w:left w:val="nil"/>
              <w:bottom w:val="single" w:sz="8" w:space="0" w:color="auto"/>
              <w:right w:val="single" w:sz="8" w:space="0" w:color="auto"/>
            </w:tcBorders>
            <w:shd w:val="clear" w:color="auto" w:fill="auto"/>
            <w:vAlign w:val="center"/>
            <w:hideMark/>
          </w:tcPr>
          <w:p w14:paraId="38A4D2CB" w14:textId="44081956" w:rsidR="00D23920" w:rsidRPr="00C309A5" w:rsidRDefault="00D23920" w:rsidP="00D23920">
            <w:pPr>
              <w:jc w:val="center"/>
              <w:rPr>
                <w:rFonts w:cs="Arial"/>
                <w:color w:val="000000"/>
                <w:lang w:eastAsia="en-US"/>
              </w:rPr>
            </w:pPr>
            <w:r>
              <w:rPr>
                <w:rFonts w:cs="Arial"/>
                <w:color w:val="000000"/>
                <w:lang w:eastAsia="en-US"/>
              </w:rPr>
              <w:t>9</w:t>
            </w:r>
          </w:p>
        </w:tc>
        <w:tc>
          <w:tcPr>
            <w:tcW w:w="450" w:type="dxa"/>
            <w:tcBorders>
              <w:top w:val="nil"/>
              <w:left w:val="nil"/>
              <w:bottom w:val="single" w:sz="8" w:space="0" w:color="auto"/>
              <w:right w:val="single" w:sz="8" w:space="0" w:color="auto"/>
            </w:tcBorders>
            <w:shd w:val="clear" w:color="auto" w:fill="auto"/>
            <w:vAlign w:val="center"/>
            <w:hideMark/>
          </w:tcPr>
          <w:p w14:paraId="2637841F" w14:textId="77777777" w:rsidR="0050196D" w:rsidRPr="00C309A5" w:rsidRDefault="0050196D" w:rsidP="00E77887">
            <w:pPr>
              <w:jc w:val="center"/>
              <w:rPr>
                <w:rFonts w:cs="Arial"/>
                <w:color w:val="000000"/>
                <w:lang w:eastAsia="en-US"/>
              </w:rPr>
            </w:pPr>
            <w:r w:rsidRPr="00C309A5">
              <w:rPr>
                <w:rFonts w:cs="Arial"/>
                <w:color w:val="000000"/>
                <w:lang w:eastAsia="en-US"/>
              </w:rPr>
              <w:t>A</w:t>
            </w:r>
          </w:p>
        </w:tc>
        <w:tc>
          <w:tcPr>
            <w:tcW w:w="2520" w:type="dxa"/>
            <w:tcBorders>
              <w:top w:val="nil"/>
              <w:left w:val="nil"/>
              <w:bottom w:val="single" w:sz="8" w:space="0" w:color="auto"/>
              <w:right w:val="single" w:sz="8" w:space="0" w:color="auto"/>
            </w:tcBorders>
            <w:shd w:val="clear" w:color="auto" w:fill="auto"/>
            <w:vAlign w:val="center"/>
          </w:tcPr>
          <w:p w14:paraId="3AD472F4" w14:textId="77777777" w:rsidR="0050196D" w:rsidRPr="00C309A5" w:rsidRDefault="0050196D" w:rsidP="00E77887">
            <w:pPr>
              <w:rPr>
                <w:rFonts w:cs="Arial"/>
                <w:color w:val="000000"/>
                <w:lang w:eastAsia="en-US"/>
              </w:rPr>
            </w:pPr>
          </w:p>
        </w:tc>
        <w:tc>
          <w:tcPr>
            <w:tcW w:w="918" w:type="dxa"/>
            <w:tcBorders>
              <w:top w:val="nil"/>
              <w:left w:val="nil"/>
              <w:bottom w:val="single" w:sz="8" w:space="0" w:color="auto"/>
              <w:right w:val="single" w:sz="8" w:space="0" w:color="auto"/>
            </w:tcBorders>
            <w:shd w:val="clear" w:color="auto" w:fill="auto"/>
            <w:vAlign w:val="center"/>
            <w:hideMark/>
          </w:tcPr>
          <w:p w14:paraId="034ABE61" w14:textId="77777777" w:rsidR="0050196D" w:rsidRPr="00C309A5" w:rsidRDefault="0050196D" w:rsidP="00E77887">
            <w:pPr>
              <w:jc w:val="center"/>
              <w:rPr>
                <w:rFonts w:cs="Arial"/>
                <w:color w:val="000000"/>
                <w:lang w:eastAsia="en-US"/>
              </w:rPr>
            </w:pPr>
            <w:r w:rsidRPr="00C309A5">
              <w:rPr>
                <w:rFonts w:cs="Arial"/>
                <w:color w:val="000000"/>
                <w:lang w:eastAsia="en-US"/>
              </w:rPr>
              <w:t>Y</w:t>
            </w:r>
          </w:p>
        </w:tc>
      </w:tr>
      <w:tr w:rsidR="0050196D" w:rsidRPr="00C309A5" w14:paraId="6694C346" w14:textId="77777777" w:rsidTr="6AFCC123">
        <w:trPr>
          <w:trHeight w:val="540"/>
          <w:tblHeader/>
        </w:trPr>
        <w:tc>
          <w:tcPr>
            <w:tcW w:w="530" w:type="dxa"/>
            <w:tcBorders>
              <w:top w:val="nil"/>
              <w:left w:val="single" w:sz="8" w:space="0" w:color="auto"/>
              <w:bottom w:val="single" w:sz="8" w:space="0" w:color="auto"/>
              <w:right w:val="single" w:sz="8" w:space="0" w:color="auto"/>
            </w:tcBorders>
            <w:shd w:val="clear" w:color="auto" w:fill="auto"/>
            <w:vAlign w:val="center"/>
            <w:hideMark/>
          </w:tcPr>
          <w:p w14:paraId="06152AB5" w14:textId="77777777" w:rsidR="0050196D" w:rsidRPr="002C11C1" w:rsidRDefault="0050196D" w:rsidP="00E77887">
            <w:pPr>
              <w:rPr>
                <w:rFonts w:ascii="Calibri" w:hAnsi="Calibri" w:cs="Calibri"/>
                <w:color w:val="000000"/>
                <w:sz w:val="22"/>
                <w:szCs w:val="22"/>
                <w:lang w:eastAsia="en-US"/>
              </w:rPr>
            </w:pPr>
            <w:r w:rsidRPr="002C11C1">
              <w:rPr>
                <w:rFonts w:ascii="Calibri" w:hAnsi="Calibri" w:cs="Calibri"/>
                <w:color w:val="000000"/>
                <w:sz w:val="22"/>
                <w:szCs w:val="22"/>
                <w:lang w:eastAsia="en-US"/>
              </w:rPr>
              <w:t>5</w:t>
            </w:r>
          </w:p>
        </w:tc>
        <w:tc>
          <w:tcPr>
            <w:tcW w:w="2250" w:type="dxa"/>
            <w:tcBorders>
              <w:top w:val="nil"/>
              <w:left w:val="nil"/>
              <w:bottom w:val="single" w:sz="8" w:space="0" w:color="auto"/>
              <w:right w:val="single" w:sz="8" w:space="0" w:color="auto"/>
            </w:tcBorders>
            <w:shd w:val="clear" w:color="auto" w:fill="auto"/>
            <w:vAlign w:val="center"/>
            <w:hideMark/>
          </w:tcPr>
          <w:p w14:paraId="75142530" w14:textId="08919EE2" w:rsidR="0050196D" w:rsidRPr="00C309A5" w:rsidRDefault="00D23920" w:rsidP="00E77887">
            <w:pPr>
              <w:rPr>
                <w:rFonts w:cs="Arial"/>
                <w:color w:val="000000"/>
                <w:lang w:eastAsia="en-US"/>
              </w:rPr>
            </w:pPr>
            <w:r>
              <w:rPr>
                <w:rFonts w:cs="Arial"/>
                <w:color w:val="000000"/>
                <w:lang w:eastAsia="en-US"/>
              </w:rPr>
              <w:t>Account Description</w:t>
            </w:r>
          </w:p>
        </w:tc>
        <w:tc>
          <w:tcPr>
            <w:tcW w:w="3240" w:type="dxa"/>
            <w:tcBorders>
              <w:top w:val="nil"/>
              <w:left w:val="nil"/>
              <w:bottom w:val="single" w:sz="8" w:space="0" w:color="auto"/>
              <w:right w:val="single" w:sz="8" w:space="0" w:color="auto"/>
            </w:tcBorders>
            <w:shd w:val="clear" w:color="auto" w:fill="auto"/>
            <w:vAlign w:val="center"/>
          </w:tcPr>
          <w:p w14:paraId="20E38E90" w14:textId="479B54B1" w:rsidR="0050196D" w:rsidRPr="00C309A5" w:rsidRDefault="00D23920" w:rsidP="00E77887">
            <w:pPr>
              <w:rPr>
                <w:rFonts w:cs="Arial"/>
                <w:color w:val="000000"/>
                <w:lang w:eastAsia="en-US"/>
              </w:rPr>
            </w:pPr>
            <w:proofErr w:type="spellStart"/>
            <w:r>
              <w:rPr>
                <w:rFonts w:cs="Arial"/>
                <w:color w:val="000000"/>
                <w:lang w:eastAsia="en-US"/>
              </w:rPr>
              <w:t>Account.AccountDescription</w:t>
            </w:r>
            <w:proofErr w:type="spellEnd"/>
          </w:p>
        </w:tc>
        <w:tc>
          <w:tcPr>
            <w:tcW w:w="630" w:type="dxa"/>
            <w:tcBorders>
              <w:top w:val="nil"/>
              <w:left w:val="nil"/>
              <w:bottom w:val="single" w:sz="8" w:space="0" w:color="auto"/>
              <w:right w:val="single" w:sz="8" w:space="0" w:color="auto"/>
            </w:tcBorders>
            <w:shd w:val="clear" w:color="auto" w:fill="auto"/>
            <w:vAlign w:val="center"/>
            <w:hideMark/>
          </w:tcPr>
          <w:p w14:paraId="54E0E1FC" w14:textId="3BBA71F3" w:rsidR="0050196D" w:rsidRPr="00C309A5" w:rsidRDefault="00D23920" w:rsidP="00E77887">
            <w:pPr>
              <w:jc w:val="center"/>
              <w:rPr>
                <w:rFonts w:cs="Arial"/>
                <w:color w:val="000000"/>
                <w:lang w:eastAsia="en-US"/>
              </w:rPr>
            </w:pPr>
            <w:r>
              <w:rPr>
                <w:rFonts w:cs="Arial"/>
                <w:color w:val="000000"/>
                <w:lang w:eastAsia="en-US"/>
              </w:rPr>
              <w:t>60</w:t>
            </w:r>
          </w:p>
        </w:tc>
        <w:tc>
          <w:tcPr>
            <w:tcW w:w="450" w:type="dxa"/>
            <w:tcBorders>
              <w:top w:val="nil"/>
              <w:left w:val="nil"/>
              <w:bottom w:val="single" w:sz="8" w:space="0" w:color="auto"/>
              <w:right w:val="single" w:sz="8" w:space="0" w:color="auto"/>
            </w:tcBorders>
            <w:shd w:val="clear" w:color="auto" w:fill="auto"/>
            <w:vAlign w:val="center"/>
            <w:hideMark/>
          </w:tcPr>
          <w:p w14:paraId="524A58D0" w14:textId="77777777" w:rsidR="0050196D" w:rsidRPr="00C309A5" w:rsidRDefault="0050196D" w:rsidP="00E77887">
            <w:pPr>
              <w:jc w:val="center"/>
              <w:rPr>
                <w:rFonts w:cs="Arial"/>
                <w:color w:val="000000"/>
                <w:lang w:eastAsia="en-US"/>
              </w:rPr>
            </w:pPr>
            <w:r w:rsidRPr="00C309A5">
              <w:rPr>
                <w:rFonts w:cs="Arial"/>
                <w:color w:val="000000"/>
                <w:lang w:eastAsia="en-US"/>
              </w:rPr>
              <w:t>A</w:t>
            </w:r>
          </w:p>
        </w:tc>
        <w:tc>
          <w:tcPr>
            <w:tcW w:w="2520" w:type="dxa"/>
            <w:tcBorders>
              <w:top w:val="nil"/>
              <w:left w:val="nil"/>
              <w:bottom w:val="single" w:sz="8" w:space="0" w:color="auto"/>
              <w:right w:val="single" w:sz="8" w:space="0" w:color="auto"/>
            </w:tcBorders>
            <w:shd w:val="clear" w:color="auto" w:fill="auto"/>
            <w:vAlign w:val="center"/>
          </w:tcPr>
          <w:p w14:paraId="093DFC5B" w14:textId="77777777" w:rsidR="0050196D" w:rsidRPr="00C309A5" w:rsidRDefault="0050196D" w:rsidP="00E77887">
            <w:pPr>
              <w:rPr>
                <w:rFonts w:cs="Arial"/>
                <w:color w:val="000000"/>
                <w:lang w:eastAsia="en-US"/>
              </w:rPr>
            </w:pPr>
          </w:p>
        </w:tc>
        <w:tc>
          <w:tcPr>
            <w:tcW w:w="918" w:type="dxa"/>
            <w:tcBorders>
              <w:top w:val="nil"/>
              <w:left w:val="nil"/>
              <w:bottom w:val="single" w:sz="8" w:space="0" w:color="auto"/>
              <w:right w:val="single" w:sz="8" w:space="0" w:color="auto"/>
            </w:tcBorders>
            <w:shd w:val="clear" w:color="auto" w:fill="auto"/>
            <w:vAlign w:val="center"/>
            <w:hideMark/>
          </w:tcPr>
          <w:p w14:paraId="2A06EBE7" w14:textId="77777777" w:rsidR="0050196D" w:rsidRPr="00C309A5" w:rsidRDefault="0050196D" w:rsidP="00E77887">
            <w:pPr>
              <w:jc w:val="center"/>
              <w:rPr>
                <w:rFonts w:cs="Arial"/>
                <w:color w:val="000000"/>
                <w:lang w:eastAsia="en-US"/>
              </w:rPr>
            </w:pPr>
            <w:r w:rsidRPr="00C309A5">
              <w:rPr>
                <w:rFonts w:cs="Arial"/>
                <w:color w:val="000000"/>
                <w:lang w:eastAsia="en-US"/>
              </w:rPr>
              <w:t>Y</w:t>
            </w:r>
          </w:p>
        </w:tc>
      </w:tr>
      <w:tr w:rsidR="0050196D" w:rsidRPr="00C309A5" w14:paraId="6A4684F8" w14:textId="77777777" w:rsidTr="6AFCC123">
        <w:trPr>
          <w:trHeight w:val="525"/>
          <w:tblHeader/>
        </w:trPr>
        <w:tc>
          <w:tcPr>
            <w:tcW w:w="530" w:type="dxa"/>
            <w:tcBorders>
              <w:top w:val="nil"/>
              <w:left w:val="single" w:sz="8" w:space="0" w:color="auto"/>
              <w:bottom w:val="single" w:sz="8" w:space="0" w:color="auto"/>
              <w:right w:val="single" w:sz="8" w:space="0" w:color="auto"/>
            </w:tcBorders>
            <w:shd w:val="clear" w:color="auto" w:fill="auto"/>
            <w:vAlign w:val="center"/>
          </w:tcPr>
          <w:p w14:paraId="741443C5" w14:textId="77777777" w:rsidR="0050196D" w:rsidRPr="002C11C1" w:rsidRDefault="0050196D" w:rsidP="00E77887">
            <w:pPr>
              <w:rPr>
                <w:rFonts w:ascii="Calibri" w:hAnsi="Calibri" w:cs="Calibri"/>
                <w:color w:val="000000"/>
                <w:sz w:val="22"/>
                <w:szCs w:val="22"/>
                <w:lang w:eastAsia="en-US"/>
              </w:rPr>
            </w:pPr>
            <w:r>
              <w:rPr>
                <w:rFonts w:ascii="Calibri" w:hAnsi="Calibri" w:cs="Calibri"/>
                <w:color w:val="000000"/>
                <w:sz w:val="22"/>
                <w:szCs w:val="22"/>
                <w:lang w:eastAsia="en-US"/>
              </w:rPr>
              <w:t>6</w:t>
            </w:r>
          </w:p>
        </w:tc>
        <w:tc>
          <w:tcPr>
            <w:tcW w:w="2250" w:type="dxa"/>
            <w:tcBorders>
              <w:top w:val="nil"/>
              <w:left w:val="nil"/>
              <w:bottom w:val="single" w:sz="8" w:space="0" w:color="auto"/>
              <w:right w:val="single" w:sz="8" w:space="0" w:color="auto"/>
            </w:tcBorders>
            <w:shd w:val="clear" w:color="auto" w:fill="auto"/>
            <w:vAlign w:val="center"/>
          </w:tcPr>
          <w:p w14:paraId="4878D99F" w14:textId="768932DA" w:rsidR="0050196D" w:rsidRPr="00C309A5" w:rsidRDefault="00D23920" w:rsidP="00E77887">
            <w:pPr>
              <w:rPr>
                <w:rFonts w:cs="Arial"/>
                <w:color w:val="000000"/>
                <w:lang w:eastAsia="en-US"/>
              </w:rPr>
            </w:pPr>
            <w:r>
              <w:rPr>
                <w:rFonts w:cs="Arial"/>
                <w:color w:val="000000"/>
                <w:lang w:eastAsia="en-US"/>
              </w:rPr>
              <w:t>Amount</w:t>
            </w:r>
          </w:p>
        </w:tc>
        <w:tc>
          <w:tcPr>
            <w:tcW w:w="3240" w:type="dxa"/>
            <w:tcBorders>
              <w:top w:val="nil"/>
              <w:left w:val="nil"/>
              <w:bottom w:val="single" w:sz="8" w:space="0" w:color="auto"/>
              <w:right w:val="single" w:sz="8" w:space="0" w:color="auto"/>
            </w:tcBorders>
            <w:shd w:val="clear" w:color="auto" w:fill="auto"/>
            <w:vAlign w:val="center"/>
          </w:tcPr>
          <w:p w14:paraId="4323B4D3" w14:textId="74CBC392" w:rsidR="0050196D" w:rsidRPr="00C309A5" w:rsidRDefault="4897C2B2" w:rsidP="00E77887">
            <w:pPr>
              <w:rPr>
                <w:rFonts w:cs="Arial"/>
                <w:color w:val="000000"/>
                <w:lang w:eastAsia="en-US"/>
              </w:rPr>
            </w:pPr>
            <w:proofErr w:type="spellStart"/>
            <w:r w:rsidRPr="0AE6E7BA">
              <w:rPr>
                <w:rFonts w:cs="Arial"/>
                <w:color w:val="000000" w:themeColor="text1"/>
                <w:lang w:eastAsia="en-US"/>
              </w:rPr>
              <w:t>NetTransactionAmount</w:t>
            </w:r>
            <w:proofErr w:type="spellEnd"/>
          </w:p>
        </w:tc>
        <w:tc>
          <w:tcPr>
            <w:tcW w:w="630" w:type="dxa"/>
            <w:tcBorders>
              <w:top w:val="nil"/>
              <w:left w:val="nil"/>
              <w:bottom w:val="single" w:sz="8" w:space="0" w:color="auto"/>
              <w:right w:val="single" w:sz="8" w:space="0" w:color="auto"/>
            </w:tcBorders>
            <w:shd w:val="clear" w:color="auto" w:fill="auto"/>
            <w:vAlign w:val="center"/>
          </w:tcPr>
          <w:p w14:paraId="4BDCC94F" w14:textId="0A7AD6DF" w:rsidR="0050196D" w:rsidRPr="00C309A5" w:rsidRDefault="003D43AD" w:rsidP="00E77887">
            <w:pPr>
              <w:jc w:val="center"/>
              <w:rPr>
                <w:rFonts w:cs="Arial"/>
                <w:color w:val="000000"/>
                <w:lang w:eastAsia="en-US"/>
              </w:rPr>
            </w:pPr>
            <w:r>
              <w:rPr>
                <w:rFonts w:cs="Arial"/>
                <w:color w:val="000000"/>
                <w:lang w:eastAsia="en-US"/>
              </w:rPr>
              <w:t>21</w:t>
            </w:r>
          </w:p>
        </w:tc>
        <w:tc>
          <w:tcPr>
            <w:tcW w:w="450" w:type="dxa"/>
            <w:tcBorders>
              <w:top w:val="nil"/>
              <w:left w:val="nil"/>
              <w:bottom w:val="single" w:sz="8" w:space="0" w:color="auto"/>
              <w:right w:val="single" w:sz="8" w:space="0" w:color="auto"/>
            </w:tcBorders>
            <w:shd w:val="clear" w:color="auto" w:fill="auto"/>
            <w:vAlign w:val="center"/>
          </w:tcPr>
          <w:p w14:paraId="7023C08D" w14:textId="1F694A63" w:rsidR="0050196D" w:rsidRPr="00C309A5" w:rsidRDefault="003D43AD" w:rsidP="00E77887">
            <w:pPr>
              <w:jc w:val="center"/>
              <w:rPr>
                <w:rFonts w:cs="Arial"/>
                <w:color w:val="000000"/>
                <w:lang w:eastAsia="en-US"/>
              </w:rPr>
            </w:pPr>
            <w:r>
              <w:rPr>
                <w:rFonts w:cs="Arial"/>
                <w:color w:val="000000"/>
                <w:lang w:eastAsia="en-US"/>
              </w:rPr>
              <w:t>N</w:t>
            </w:r>
          </w:p>
        </w:tc>
        <w:tc>
          <w:tcPr>
            <w:tcW w:w="2520" w:type="dxa"/>
            <w:tcBorders>
              <w:top w:val="nil"/>
              <w:left w:val="nil"/>
              <w:bottom w:val="single" w:sz="8" w:space="0" w:color="auto"/>
              <w:right w:val="single" w:sz="8" w:space="0" w:color="auto"/>
            </w:tcBorders>
            <w:shd w:val="clear" w:color="auto" w:fill="auto"/>
            <w:vAlign w:val="center"/>
          </w:tcPr>
          <w:p w14:paraId="269ECDCC" w14:textId="71797D04" w:rsidR="0050196D" w:rsidRPr="00C309A5" w:rsidRDefault="0050196D" w:rsidP="00E77887">
            <w:pPr>
              <w:rPr>
                <w:rFonts w:cs="Arial"/>
                <w:color w:val="000000"/>
                <w:lang w:eastAsia="en-US"/>
              </w:rPr>
            </w:pPr>
          </w:p>
        </w:tc>
        <w:tc>
          <w:tcPr>
            <w:tcW w:w="918" w:type="dxa"/>
            <w:tcBorders>
              <w:top w:val="nil"/>
              <w:left w:val="nil"/>
              <w:bottom w:val="single" w:sz="8" w:space="0" w:color="auto"/>
              <w:right w:val="single" w:sz="8" w:space="0" w:color="auto"/>
            </w:tcBorders>
            <w:shd w:val="clear" w:color="auto" w:fill="auto"/>
            <w:vAlign w:val="center"/>
          </w:tcPr>
          <w:p w14:paraId="3549C63B" w14:textId="77777777" w:rsidR="0050196D" w:rsidRPr="00C309A5" w:rsidRDefault="0050196D" w:rsidP="00E77887">
            <w:pPr>
              <w:jc w:val="center"/>
              <w:rPr>
                <w:rFonts w:cs="Arial"/>
                <w:color w:val="000000"/>
                <w:lang w:eastAsia="en-US"/>
              </w:rPr>
            </w:pPr>
            <w:r w:rsidRPr="00C309A5">
              <w:rPr>
                <w:rFonts w:cs="Arial"/>
                <w:color w:val="000000"/>
                <w:lang w:eastAsia="en-US"/>
              </w:rPr>
              <w:t>Y</w:t>
            </w:r>
          </w:p>
        </w:tc>
      </w:tr>
    </w:tbl>
    <w:p w14:paraId="6A04F0EE" w14:textId="6BA2DE09" w:rsidR="00224F0F" w:rsidRPr="00C309A5" w:rsidRDefault="00224F0F" w:rsidP="005A0505">
      <w:pPr>
        <w:rPr>
          <w:rStyle w:val="Heading3Char"/>
          <w:b w:val="0"/>
          <w:bCs/>
          <w:caps w:val="0"/>
          <w:sz w:val="20"/>
          <w:szCs w:val="16"/>
        </w:rPr>
      </w:pPr>
    </w:p>
    <w:p w14:paraId="273DB468" w14:textId="6FD0F58A" w:rsidR="00211D2A" w:rsidRDefault="00211D2A" w:rsidP="00211D2A">
      <w:pPr>
        <w:rPr>
          <w:rFonts w:ascii="Times New Roman" w:hAnsi="Times New Roman"/>
          <w:lang w:eastAsia="en-US"/>
        </w:rPr>
      </w:pPr>
      <w:r>
        <w:t xml:space="preserve">Sample file: </w:t>
      </w:r>
      <w:hyperlink r:id="rId14" w:history="1">
        <w:r>
          <w:rPr>
            <w:rStyle w:val="Hyperlink"/>
          </w:rPr>
          <w:t>FSM_GLBalances_20240410.csv</w:t>
        </w:r>
      </w:hyperlink>
    </w:p>
    <w:p w14:paraId="1AC682DA" w14:textId="750DBDA9" w:rsidR="00BC7BE6" w:rsidRDefault="00BC7BE6" w:rsidP="00BC7BE6"/>
    <w:p w14:paraId="4C96A782" w14:textId="77777777" w:rsidR="00BC7BE6" w:rsidRDefault="00BC7BE6" w:rsidP="00BC7BE6"/>
    <w:p w14:paraId="0FAB0032" w14:textId="4691C745" w:rsidR="00BC7BE6" w:rsidRDefault="00BC7BE6">
      <w:pPr>
        <w:rPr>
          <w:b/>
          <w:sz w:val="28"/>
        </w:rPr>
      </w:pPr>
    </w:p>
    <w:p w14:paraId="18B4CB92" w14:textId="1D2781CB" w:rsidR="005A71AF" w:rsidRDefault="00135A5E" w:rsidP="005A71AF">
      <w:pPr>
        <w:pStyle w:val="Heading2"/>
      </w:pPr>
      <w:bookmarkStart w:id="22" w:name="_Toc165040218"/>
      <w:r>
        <w:t>Open Points</w:t>
      </w:r>
      <w:bookmarkEnd w:id="22"/>
    </w:p>
    <w:tbl>
      <w:tblPr>
        <w:tblStyle w:val="TableGrid"/>
        <w:tblW w:w="0" w:type="auto"/>
        <w:tblLook w:val="04A0" w:firstRow="1" w:lastRow="0" w:firstColumn="1" w:lastColumn="0" w:noHBand="0" w:noVBand="1"/>
      </w:tblPr>
      <w:tblGrid>
        <w:gridCol w:w="1646"/>
        <w:gridCol w:w="5095"/>
        <w:gridCol w:w="3356"/>
      </w:tblGrid>
      <w:tr w:rsidR="00135A5E" w:rsidRPr="00135A5E" w14:paraId="01AD079E" w14:textId="77777777" w:rsidTr="00103C43">
        <w:tc>
          <w:tcPr>
            <w:tcW w:w="1646" w:type="dxa"/>
          </w:tcPr>
          <w:p w14:paraId="6AF26F16" w14:textId="77777777" w:rsidR="00135A5E" w:rsidRPr="00135A5E" w:rsidRDefault="00135A5E" w:rsidP="008853E0">
            <w:pPr>
              <w:pStyle w:val="BodyText"/>
              <w:ind w:left="0"/>
              <w:rPr>
                <w:b/>
              </w:rPr>
            </w:pPr>
            <w:r w:rsidRPr="00135A5E">
              <w:rPr>
                <w:b/>
              </w:rPr>
              <w:t>Subject</w:t>
            </w:r>
          </w:p>
        </w:tc>
        <w:tc>
          <w:tcPr>
            <w:tcW w:w="5095" w:type="dxa"/>
          </w:tcPr>
          <w:p w14:paraId="719C9108" w14:textId="77777777" w:rsidR="00135A5E" w:rsidRPr="00135A5E" w:rsidRDefault="00135A5E" w:rsidP="008853E0">
            <w:pPr>
              <w:pStyle w:val="BodyText"/>
              <w:ind w:left="0"/>
              <w:rPr>
                <w:b/>
              </w:rPr>
            </w:pPr>
            <w:r w:rsidRPr="00135A5E">
              <w:rPr>
                <w:b/>
              </w:rPr>
              <w:t>Description</w:t>
            </w:r>
          </w:p>
        </w:tc>
        <w:tc>
          <w:tcPr>
            <w:tcW w:w="3356" w:type="dxa"/>
          </w:tcPr>
          <w:p w14:paraId="1E74CB6E" w14:textId="77777777" w:rsidR="00135A5E" w:rsidRPr="00135A5E" w:rsidRDefault="00135A5E" w:rsidP="008853E0">
            <w:pPr>
              <w:pStyle w:val="BodyText"/>
              <w:ind w:left="0"/>
              <w:rPr>
                <w:b/>
              </w:rPr>
            </w:pPr>
            <w:r w:rsidRPr="00135A5E">
              <w:rPr>
                <w:b/>
              </w:rPr>
              <w:t>Next Step</w:t>
            </w:r>
          </w:p>
        </w:tc>
      </w:tr>
      <w:tr w:rsidR="00135A5E" w14:paraId="4EFF2C6A" w14:textId="77777777" w:rsidTr="00103C43">
        <w:tc>
          <w:tcPr>
            <w:tcW w:w="1646" w:type="dxa"/>
          </w:tcPr>
          <w:p w14:paraId="6609E4E7" w14:textId="77777777" w:rsidR="00135A5E" w:rsidRDefault="00135A5E" w:rsidP="008853E0">
            <w:pPr>
              <w:pStyle w:val="BodyText"/>
              <w:ind w:left="0"/>
            </w:pPr>
          </w:p>
        </w:tc>
        <w:tc>
          <w:tcPr>
            <w:tcW w:w="5095" w:type="dxa"/>
          </w:tcPr>
          <w:p w14:paraId="249F6E14" w14:textId="77777777" w:rsidR="00135A5E" w:rsidRDefault="00135A5E" w:rsidP="008853E0">
            <w:pPr>
              <w:pStyle w:val="BodyText"/>
              <w:ind w:left="0"/>
            </w:pPr>
          </w:p>
        </w:tc>
        <w:tc>
          <w:tcPr>
            <w:tcW w:w="3356" w:type="dxa"/>
          </w:tcPr>
          <w:p w14:paraId="134EBEEC" w14:textId="77777777" w:rsidR="00135A5E" w:rsidRDefault="00135A5E" w:rsidP="008853E0">
            <w:pPr>
              <w:pStyle w:val="BodyText"/>
              <w:ind w:left="0"/>
            </w:pPr>
          </w:p>
        </w:tc>
      </w:tr>
    </w:tbl>
    <w:p w14:paraId="2E57BFB1" w14:textId="77777777" w:rsidR="005A71AF" w:rsidRPr="00485444" w:rsidRDefault="005A71AF" w:rsidP="008853E0">
      <w:pPr>
        <w:pStyle w:val="BodyText"/>
        <w:ind w:left="0" w:firstLine="1418"/>
      </w:pPr>
    </w:p>
    <w:p w14:paraId="7761B354" w14:textId="77777777" w:rsidR="005A71AF" w:rsidRDefault="005A71AF" w:rsidP="005A71AF">
      <w:pPr>
        <w:pStyle w:val="BodyText"/>
      </w:pPr>
    </w:p>
    <w:p w14:paraId="7A298909" w14:textId="77777777" w:rsidR="005A71AF" w:rsidRPr="00485444" w:rsidRDefault="005A71AF" w:rsidP="005A71AF">
      <w:pPr>
        <w:pStyle w:val="Heading2"/>
      </w:pPr>
      <w:bookmarkStart w:id="23" w:name="_Toc225080499"/>
      <w:bookmarkStart w:id="24" w:name="_Toc225924464"/>
      <w:bookmarkStart w:id="25" w:name="_Toc270362444"/>
      <w:bookmarkStart w:id="26" w:name="_Toc165040219"/>
      <w:r>
        <w:t>Scenarios</w:t>
      </w:r>
      <w:bookmarkEnd w:id="23"/>
      <w:bookmarkEnd w:id="24"/>
      <w:bookmarkEnd w:id="25"/>
      <w:bookmarkEnd w:id="26"/>
    </w:p>
    <w:p w14:paraId="16E346FD" w14:textId="77777777" w:rsidR="002D5385" w:rsidRDefault="002D5385" w:rsidP="005A71AF">
      <w:pPr>
        <w:pStyle w:val="BodyText"/>
      </w:pPr>
    </w:p>
    <w:p w14:paraId="3ADFE1FE" w14:textId="77777777" w:rsidR="005A71AF" w:rsidRDefault="00E44389" w:rsidP="00E44389">
      <w:pPr>
        <w:pStyle w:val="Heading2"/>
      </w:pPr>
      <w:bookmarkStart w:id="27" w:name="_Toc165040220"/>
      <w:r>
        <w:t>Business Process Flows</w:t>
      </w:r>
      <w:bookmarkEnd w:id="27"/>
    </w:p>
    <w:p w14:paraId="39EDA22B" w14:textId="45F6A137" w:rsidR="00293640" w:rsidRDefault="00293640" w:rsidP="00E44389">
      <w:pPr>
        <w:pStyle w:val="BodyText"/>
      </w:pPr>
    </w:p>
    <w:p w14:paraId="7E41C1E3" w14:textId="77777777" w:rsidR="008853E0" w:rsidRPr="00485444" w:rsidRDefault="008853E0" w:rsidP="008853E0">
      <w:pPr>
        <w:pStyle w:val="BodyText"/>
        <w:ind w:left="0" w:firstLine="1418"/>
      </w:pPr>
    </w:p>
    <w:p w14:paraId="3BB820EB" w14:textId="77777777" w:rsidR="005A71AF" w:rsidRDefault="005A71AF" w:rsidP="005A71AF">
      <w:pPr>
        <w:pStyle w:val="Heading2"/>
      </w:pPr>
      <w:bookmarkStart w:id="28" w:name="_Toc452958326"/>
      <w:bookmarkStart w:id="29" w:name="_Toc165040221"/>
      <w:r>
        <w:t>Assumptions</w:t>
      </w:r>
      <w:bookmarkEnd w:id="28"/>
      <w:bookmarkEnd w:id="29"/>
    </w:p>
    <w:p w14:paraId="6E39CBBE" w14:textId="6EB48724" w:rsidR="00C14020" w:rsidRDefault="00C14020" w:rsidP="75ADE661">
      <w:pPr>
        <w:pStyle w:val="paragraph0"/>
        <w:numPr>
          <w:ilvl w:val="0"/>
          <w:numId w:val="41"/>
        </w:numPr>
        <w:spacing w:before="0" w:beforeAutospacing="0" w:after="0" w:afterAutospacing="0"/>
        <w:textAlignment w:val="baseline"/>
        <w:rPr>
          <w:rFonts w:ascii="Arial" w:hAnsi="Arial" w:cs="Arial"/>
          <w:sz w:val="22"/>
          <w:szCs w:val="22"/>
        </w:rPr>
      </w:pPr>
      <w:r w:rsidRPr="75ADE661">
        <w:rPr>
          <w:rStyle w:val="normaltextrun"/>
          <w:rFonts w:ascii="Arial" w:hAnsi="Arial" w:cs="Arial"/>
          <w:sz w:val="20"/>
          <w:szCs w:val="20"/>
        </w:rPr>
        <w:t>There will likely be a few thousand records written, depending on the day (more during close).</w:t>
      </w:r>
    </w:p>
    <w:p w14:paraId="3A4A1BC2" w14:textId="77777777" w:rsidR="00C14020" w:rsidRDefault="00C14020" w:rsidP="75ADE661">
      <w:pPr>
        <w:pStyle w:val="paragraph0"/>
        <w:numPr>
          <w:ilvl w:val="0"/>
          <w:numId w:val="41"/>
        </w:numPr>
        <w:spacing w:before="0" w:beforeAutospacing="0" w:after="0" w:afterAutospacing="0"/>
        <w:textAlignment w:val="baseline"/>
        <w:rPr>
          <w:rFonts w:ascii="Arial" w:hAnsi="Arial" w:cs="Arial"/>
          <w:sz w:val="22"/>
          <w:szCs w:val="22"/>
        </w:rPr>
      </w:pPr>
      <w:r w:rsidRPr="75ADE661">
        <w:rPr>
          <w:rStyle w:val="normaltextrun"/>
          <w:rFonts w:ascii="Arial" w:hAnsi="Arial" w:cs="Arial"/>
          <w:sz w:val="20"/>
          <w:szCs w:val="20"/>
        </w:rPr>
        <w:t>For RICE listed in Exhibit 1 Infor will develop each RICE once. FPI and/or Customer’s Affiliates will be responsible for adjusting the developed items for each of the individual Affiliate/Associations as needed. The exception is for the Infor developed FEG data lake items listed as ID#’s 13-15.</w:t>
      </w:r>
      <w:r w:rsidRPr="75ADE661">
        <w:rPr>
          <w:rStyle w:val="eop"/>
          <w:rFonts w:ascii="Arial" w:hAnsi="Arial" w:cs="Arial"/>
          <w:sz w:val="20"/>
          <w:szCs w:val="20"/>
        </w:rPr>
        <w:t> </w:t>
      </w:r>
    </w:p>
    <w:p w14:paraId="693DDDF3" w14:textId="77777777" w:rsidR="00AE6756" w:rsidRDefault="00AE6756" w:rsidP="00AE6756">
      <w:pPr>
        <w:pStyle w:val="BodyText"/>
        <w:ind w:left="0"/>
      </w:pPr>
    </w:p>
    <w:p w14:paraId="06FA8432" w14:textId="77FD317C" w:rsidR="00AE6756" w:rsidRDefault="00AE6756" w:rsidP="00AE6756">
      <w:pPr>
        <w:pStyle w:val="Heading1"/>
      </w:pPr>
      <w:bookmarkStart w:id="30" w:name="_Toc165040222"/>
      <w:r>
        <w:lastRenderedPageBreak/>
        <w:t>T</w:t>
      </w:r>
      <w:r w:rsidR="00F02BF2">
        <w:t>e</w:t>
      </w:r>
      <w:r>
        <w:t>st Procedure</w:t>
      </w:r>
      <w:bookmarkEnd w:id="30"/>
    </w:p>
    <w:p w14:paraId="3D46DA71" w14:textId="77777777" w:rsidR="00AE6756" w:rsidRDefault="00AE6756" w:rsidP="00AE6756">
      <w:pPr>
        <w:pStyle w:val="BodyText"/>
        <w:ind w:left="0"/>
      </w:pPr>
    </w:p>
    <w:p w14:paraId="1BB47990" w14:textId="77777777" w:rsidR="00175FD0" w:rsidRPr="005A71AF" w:rsidRDefault="00175FD0" w:rsidP="005A71AF"/>
    <w:sectPr w:rsidR="00175FD0" w:rsidRPr="005A71AF" w:rsidSect="001A12BE">
      <w:headerReference w:type="default" r:id="rId15"/>
      <w:footerReference w:type="even" r:id="rId16"/>
      <w:footerReference w:type="default" r:id="rId17"/>
      <w:headerReference w:type="first" r:id="rId18"/>
      <w:footerReference w:type="first" r:id="rId19"/>
      <w:pgSz w:w="12240" w:h="15840" w:code="1"/>
      <w:pgMar w:top="1080" w:right="720" w:bottom="1440" w:left="720" w:header="432" w:footer="720" w:gutter="360"/>
      <w:paperSrc w:first="111" w:other="111"/>
      <w:pgNumType w:start="1"/>
      <w:cols w:space="720"/>
      <w:titlePg/>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3" w:author="Author" w:initials="A">
    <w:p w14:paraId="44AB57B3" w14:textId="77777777" w:rsidR="00D10596" w:rsidRDefault="00D10596" w:rsidP="006D7777">
      <w:pPr>
        <w:pStyle w:val="CommentText"/>
      </w:pPr>
      <w:r>
        <w:rPr>
          <w:rStyle w:val="CommentReference"/>
        </w:rPr>
        <w:annotationRef/>
      </w:r>
      <w:r>
        <w:t>Please clarify as this will be triggered by the file drop which is ACA specific.</w:t>
      </w:r>
    </w:p>
  </w:comment>
  <w:comment w:id="14" w:author="Author" w:initials="A">
    <w:p w14:paraId="7D91042A" w14:textId="534B8E8B" w:rsidR="7298332C" w:rsidRDefault="7298332C">
      <w:pPr>
        <w:pStyle w:val="CommentText"/>
      </w:pPr>
      <w:r>
        <w:t>Done, thanks.</w:t>
      </w:r>
      <w:r>
        <w:rPr>
          <w:rStyle w:val="CommentReference"/>
        </w:rPr>
        <w:annotationRef/>
      </w:r>
    </w:p>
  </w:comment>
  <w:comment w:id="18" w:author="Author" w:initials="A">
    <w:p w14:paraId="5DD3BD95" w14:textId="77777777" w:rsidR="00D22AB4" w:rsidRDefault="00D22AB4" w:rsidP="006D7777">
      <w:pPr>
        <w:pStyle w:val="CommentText"/>
      </w:pPr>
      <w:r>
        <w:rPr>
          <w:rStyle w:val="CommentReference"/>
        </w:rPr>
        <w:annotationRef/>
      </w:r>
      <w:r>
        <w:t>The file should be placed in the root folder for this process - "Match".</w:t>
      </w:r>
    </w:p>
  </w:comment>
  <w:comment w:id="19" w:author="Author" w:initials="A">
    <w:p w14:paraId="16CFC24B" w14:textId="3D0ED39C" w:rsidR="7298332C" w:rsidRDefault="7298332C">
      <w:pPr>
        <w:pStyle w:val="CommentText"/>
      </w:pPr>
      <w:r>
        <w:t>Change made, thanks.</w:t>
      </w: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44AB57B3" w15:done="1"/>
  <w15:commentEx w15:paraId="7D91042A" w15:paraIdParent="44AB57B3" w15:done="1"/>
  <w15:commentEx w15:paraId="5DD3BD95" w15:done="1"/>
  <w15:commentEx w15:paraId="16CFC24B" w15:paraIdParent="5DD3BD95"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44AB57B3" w16cid:durableId="29DCA2FA"/>
  <w16cid:commentId w16cid:paraId="7D91042A" w16cid:durableId="6BBEF195"/>
  <w16cid:commentId w16cid:paraId="5DD3BD95" w16cid:durableId="29DCA39A"/>
  <w16cid:commentId w16cid:paraId="16CFC24B" w16cid:durableId="661CE47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1B6CA2" w14:textId="77777777" w:rsidR="00B31048" w:rsidRDefault="00B31048">
      <w:r>
        <w:separator/>
      </w:r>
    </w:p>
  </w:endnote>
  <w:endnote w:type="continuationSeparator" w:id="0">
    <w:p w14:paraId="306B3B2E" w14:textId="77777777" w:rsidR="00B31048" w:rsidRDefault="00B31048">
      <w:r>
        <w:continuationSeparator/>
      </w:r>
    </w:p>
  </w:endnote>
  <w:endnote w:type="continuationNotice" w:id="1">
    <w:p w14:paraId="1170A0D9" w14:textId="77777777" w:rsidR="00B31048" w:rsidRDefault="00B3104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Bahnschrift SemiCondensed">
    <w:panose1 w:val="020B0502040204020203"/>
    <w:charset w:val="00"/>
    <w:family w:val="swiss"/>
    <w:pitch w:val="variable"/>
    <w:sig w:usb0="A00002C7" w:usb1="00000002"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ProximaNova-Light">
    <w:altName w:val="Calibri"/>
    <w:panose1 w:val="00000000000000000000"/>
    <w:charset w:val="4D"/>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A29CB" w14:textId="77777777" w:rsidR="00DB49EA" w:rsidRDefault="00DB49E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iv</w:t>
    </w:r>
    <w:r>
      <w:rPr>
        <w:rStyle w:val="PageNumber"/>
      </w:rPr>
      <w:fldChar w:fldCharType="end"/>
    </w:r>
  </w:p>
  <w:p w14:paraId="20F2098B" w14:textId="77777777" w:rsidR="00DB49EA" w:rsidRDefault="00DB49E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065E81" w14:textId="114B3125" w:rsidR="00DB49EA" w:rsidRDefault="00F74F88" w:rsidP="00D56107">
    <w:pPr>
      <w:pStyle w:val="Footer"/>
      <w:framePr w:hSpace="187" w:wrap="auto" w:vAnchor="text" w:hAnchor="margin" w:xAlign="right" w:y="1"/>
      <w:tabs>
        <w:tab w:val="clear" w:pos="7920"/>
        <w:tab w:val="right" w:pos="9900"/>
        <w:tab w:val="right" w:pos="10440"/>
      </w:tabs>
    </w:pPr>
    <w:fldSimple w:instr="STYLEREF HD1 \* MERGEFORMAT">
      <w:r w:rsidR="004A4B6B">
        <w:rPr>
          <w:noProof/>
        </w:rPr>
        <w:t>Test Procedure</w:t>
      </w:r>
    </w:fldSimple>
    <w:r w:rsidR="00DB49EA">
      <w:t xml:space="preserve">     </w:t>
    </w:r>
    <w:r w:rsidR="00DB49EA">
      <w:fldChar w:fldCharType="begin"/>
    </w:r>
    <w:r w:rsidR="00DB49EA">
      <w:instrText xml:space="preserve"> If </w:instrText>
    </w:r>
    <w:r w:rsidR="00DB49EA">
      <w:fldChar w:fldCharType="begin"/>
    </w:r>
    <w:r w:rsidR="00DB49EA">
      <w:instrText xml:space="preserve"> Section </w:instrText>
    </w:r>
    <w:r w:rsidR="00DB49EA">
      <w:fldChar w:fldCharType="separate"/>
    </w:r>
    <w:r w:rsidR="004A4B6B">
      <w:instrText>1</w:instrText>
    </w:r>
    <w:r w:rsidR="00DB49EA">
      <w:fldChar w:fldCharType="end"/>
    </w:r>
    <w:r w:rsidR="00DB49EA">
      <w:instrText xml:space="preserve"> &gt; 1 “</w:instrText>
    </w:r>
    <w:r w:rsidR="00DB49EA">
      <w:fldChar w:fldCharType="begin"/>
    </w:r>
    <w:r w:rsidR="00DB49EA">
      <w:instrText xml:space="preserve">PAGE </w:instrText>
    </w:r>
    <w:r w:rsidR="00DB49EA">
      <w:fldChar w:fldCharType="separate"/>
    </w:r>
    <w:r w:rsidR="00DB49EA">
      <w:rPr>
        <w:noProof/>
      </w:rPr>
      <w:instrText>1</w:instrText>
    </w:r>
    <w:r w:rsidR="00DB49EA">
      <w:fldChar w:fldCharType="end"/>
    </w:r>
    <w:r w:rsidR="00DB49EA">
      <w:instrText xml:space="preserve"> of </w:instrText>
    </w:r>
    <w:r w:rsidR="00DB49EA">
      <w:fldChar w:fldCharType="begin"/>
    </w:r>
    <w:r w:rsidR="00DB49EA">
      <w:instrText xml:space="preserve"> =  </w:instrText>
    </w:r>
    <w:r w:rsidR="00DB49EA">
      <w:fldChar w:fldCharType="begin"/>
    </w:r>
    <w:r w:rsidR="00DB49EA">
      <w:instrText xml:space="preserve"> NUMPAGES </w:instrText>
    </w:r>
    <w:r w:rsidR="00DB49EA">
      <w:fldChar w:fldCharType="separate"/>
    </w:r>
    <w:r w:rsidR="00DB49EA">
      <w:rPr>
        <w:noProof/>
      </w:rPr>
      <w:instrText>10</w:instrText>
    </w:r>
    <w:r w:rsidR="00DB49EA">
      <w:rPr>
        <w:noProof/>
      </w:rPr>
      <w:fldChar w:fldCharType="end"/>
    </w:r>
    <w:r w:rsidR="00DB49EA">
      <w:instrText xml:space="preserve"> - Sec1  </w:instrText>
    </w:r>
    <w:r w:rsidR="00DB49EA">
      <w:fldChar w:fldCharType="separate"/>
    </w:r>
    <w:r w:rsidR="00DB49EA">
      <w:rPr>
        <w:noProof/>
      </w:rPr>
      <w:instrText>7</w:instrText>
    </w:r>
    <w:r w:rsidR="00DB49EA">
      <w:fldChar w:fldCharType="end"/>
    </w:r>
    <w:r w:rsidR="00DB49EA">
      <w:instrText>” “</w:instrText>
    </w:r>
    <w:r w:rsidR="00DB49EA">
      <w:fldChar w:fldCharType="begin"/>
    </w:r>
    <w:r w:rsidR="00DB49EA">
      <w:instrText xml:space="preserve"> PAGE </w:instrText>
    </w:r>
    <w:r w:rsidR="00DB49EA">
      <w:fldChar w:fldCharType="separate"/>
    </w:r>
    <w:r w:rsidR="004A4B6B">
      <w:rPr>
        <w:noProof/>
      </w:rPr>
      <w:instrText>8</w:instrText>
    </w:r>
    <w:r w:rsidR="00DB49EA">
      <w:fldChar w:fldCharType="end"/>
    </w:r>
    <w:r w:rsidR="00DB49EA">
      <w:instrText xml:space="preserve">” </w:instrText>
    </w:r>
    <w:r w:rsidR="00DB49EA">
      <w:fldChar w:fldCharType="separate"/>
    </w:r>
    <w:r w:rsidR="004A4B6B">
      <w:rPr>
        <w:noProof/>
      </w:rPr>
      <w:t>8</w:t>
    </w:r>
    <w:r w:rsidR="00DB49EA">
      <w:fldChar w:fldCharType="end"/>
    </w:r>
  </w:p>
  <w:p w14:paraId="21643F94" w14:textId="297F1392" w:rsidR="00DB49EA" w:rsidRDefault="00DB49EA" w:rsidP="00D56107">
    <w:pPr>
      <w:pStyle w:val="Footer"/>
      <w:tabs>
        <w:tab w:val="clear" w:pos="7920"/>
        <w:tab w:val="right" w:pos="9900"/>
        <w:tab w:val="right" w:pos="10440"/>
      </w:tabs>
    </w:pPr>
    <w:r>
      <w:rPr>
        <w:rStyle w:val="HighlightedVariable"/>
      </w:rPr>
      <w:t xml:space="preserve">Global Ledger </w:t>
    </w:r>
    <w:r w:rsidR="00731520">
      <w:rPr>
        <w:rStyle w:val="HighlightedVariable"/>
      </w:rPr>
      <w:t>Outgoing Match Report Data</w:t>
    </w:r>
  </w:p>
  <w:p w14:paraId="1DE7C1EC" w14:textId="77777777" w:rsidR="00DB49EA" w:rsidRDefault="00DB49EA" w:rsidP="00A56694">
    <w:pPr>
      <w:pStyle w:val="Footer"/>
      <w:tabs>
        <w:tab w:val="clear" w:pos="7920"/>
        <w:tab w:val="center" w:pos="5400"/>
        <w:tab w:val="right" w:pos="9720"/>
        <w:tab w:val="right" w:pos="10440"/>
      </w:tabs>
    </w:pPr>
    <w:r>
      <w:t xml:space="preserve">File Ref:  </w:t>
    </w:r>
    <w:r>
      <w:fldChar w:fldCharType="begin"/>
    </w:r>
    <w:r>
      <w:instrText xml:space="preserve"> FILENAME \* FirstCap </w:instrText>
    </w:r>
    <w:r>
      <w:fldChar w:fldCharType="separate"/>
    </w:r>
    <w:r>
      <w:rPr>
        <w:noProof/>
      </w:rPr>
      <w:t>ANA-050_Analysis Specification.docm</w:t>
    </w:r>
    <w:r>
      <w:rPr>
        <w:noProof/>
      </w:rPr>
      <w:fldChar w:fldCharType="end"/>
    </w:r>
  </w:p>
  <w:p w14:paraId="5F073434" w14:textId="77777777" w:rsidR="00DB49EA" w:rsidRDefault="00DB49EA" w:rsidP="00A56694">
    <w:pPr>
      <w:pStyle w:val="Footer"/>
      <w:tabs>
        <w:tab w:val="clear" w:pos="7920"/>
        <w:tab w:val="center" w:pos="5400"/>
        <w:tab w:val="right" w:pos="9720"/>
        <w:tab w:val="right" w:pos="10440"/>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CC104E" w14:textId="77777777" w:rsidR="00DB49EA" w:rsidRDefault="00DB49EA">
    <w:pPr>
      <w:pStyle w:val="Footer"/>
      <w:tabs>
        <w:tab w:val="clear" w:pos="7920"/>
        <w:tab w:val="right" w:pos="10440"/>
      </w:tabs>
    </w:pPr>
    <w:r>
      <w:rPr>
        <w:noProof/>
        <w:lang w:val="en-AU" w:eastAsia="en-AU"/>
      </w:rPr>
      <mc:AlternateContent>
        <mc:Choice Requires="wps">
          <w:drawing>
            <wp:anchor distT="0" distB="0" distL="114300" distR="114300" simplePos="0" relativeHeight="251658240" behindDoc="0" locked="1" layoutInCell="1" allowOverlap="1" wp14:anchorId="78AAD8A5" wp14:editId="4D461811">
              <wp:simplePos x="0" y="0"/>
              <wp:positionH relativeFrom="page">
                <wp:posOffset>1414145</wp:posOffset>
              </wp:positionH>
              <wp:positionV relativeFrom="page">
                <wp:posOffset>9725025</wp:posOffset>
              </wp:positionV>
              <wp:extent cx="6055995" cy="265430"/>
              <wp:effectExtent l="0" t="0" r="0" b="127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5995" cy="2654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163432" w14:textId="77777777" w:rsidR="00DB49EA" w:rsidRDefault="00DB49EA" w:rsidP="005F7057">
                          <w:pPr>
                            <w:pStyle w:val="CopyrightText0"/>
                          </w:pPr>
                          <w:r w:rsidRPr="000051E6">
                            <w:t>Copyright © 201</w:t>
                          </w:r>
                          <w:r>
                            <w:t>3</w:t>
                          </w:r>
                          <w:r w:rsidRPr="000051E6">
                            <w:t xml:space="preserve"> Infor. All rights reserved. The word and design marks set forth herein are trademarks and/or registered trademarks of Infor and/or related affiliates </w:t>
                          </w:r>
                        </w:p>
                        <w:p w14:paraId="0FDD2AD9" w14:textId="77777777" w:rsidR="00DB49EA" w:rsidRPr="000051E6" w:rsidRDefault="00DB49EA" w:rsidP="005F7057">
                          <w:pPr>
                            <w:pStyle w:val="CopyrightText0"/>
                          </w:pPr>
                          <w:r w:rsidRPr="000051E6">
                            <w:t>and subsidiaries. All other trademarks listed herein are the property of their respective owners. www.infor.com.</w:t>
                          </w:r>
                        </w:p>
                        <w:p w14:paraId="32C181A7" w14:textId="77777777" w:rsidR="00DB49EA" w:rsidRPr="007057A9" w:rsidRDefault="00DB49EA" w:rsidP="005F7057">
                          <w:pPr>
                            <w:pStyle w:val="Copyright"/>
                            <w:rPr>
                              <w:color w:val="26262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8AAD8A5" id="_x0000_t202" coordsize="21600,21600" o:spt="202" path="m,l,21600r21600,l21600,xe">
              <v:stroke joinstyle="miter"/>
              <v:path gradientshapeok="t" o:connecttype="rect"/>
            </v:shapetype>
            <v:shape id="Text Box 8" o:spid="_x0000_s1026" type="#_x0000_t202" style="position:absolute;margin-left:111.35pt;margin-top:765.75pt;width:476.85pt;height:20.9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" filled="f" stroked="f">
              <v:textbox>
                <w:txbxContent>
                  <w:p w14:paraId="15163432" w14:textId="77777777" w:rsidR="00DB49EA" w:rsidRDefault="00DB49EA" w:rsidP="005F7057">
                    <w:pPr>
                      <w:pStyle w:val="CopyrightText0"/>
                    </w:pPr>
                    <w:r w:rsidRPr="000051E6">
                      <w:t>Copyright © 201</w:t>
                    </w:r>
                    <w:r>
                      <w:t>3</w:t>
                    </w:r>
                    <w:r w:rsidRPr="000051E6">
                      <w:t xml:space="preserve"> Infor. All rights reserved. The word and design marks set forth herein are trademarks and/or registered trademarks of Infor and/or related affiliates </w:t>
                    </w:r>
                  </w:p>
                  <w:p w14:paraId="0FDD2AD9" w14:textId="77777777" w:rsidR="00DB49EA" w:rsidRPr="000051E6" w:rsidRDefault="00DB49EA" w:rsidP="005F7057">
                    <w:pPr>
                      <w:pStyle w:val="CopyrightText0"/>
                    </w:pPr>
                    <w:r w:rsidRPr="000051E6">
                      <w:t>and subsidiaries. All other trademarks listed herein are the property of their respective owners. www.infor.com.</w:t>
                    </w:r>
                  </w:p>
                  <w:p w14:paraId="32C181A7" w14:textId="77777777" w:rsidR="00DB49EA" w:rsidRPr="007057A9" w:rsidRDefault="00DB49EA" w:rsidP="005F7057">
                    <w:pPr>
                      <w:pStyle w:val="Copyright"/>
                      <w:rPr>
                        <w:color w:val="262626"/>
                      </w:rPr>
                    </w:pPr>
                  </w:p>
                </w:txbxContent>
              </v:textbox>
              <w10:wrap anchorx="page" anchory="page"/>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444D473" w14:textId="77777777" w:rsidR="00B31048" w:rsidRDefault="00B31048">
      <w:r>
        <w:separator/>
      </w:r>
    </w:p>
  </w:footnote>
  <w:footnote w:type="continuationSeparator" w:id="0">
    <w:p w14:paraId="027F56EB" w14:textId="77777777" w:rsidR="00B31048" w:rsidRDefault="00B31048">
      <w:r>
        <w:continuationSeparator/>
      </w:r>
    </w:p>
  </w:footnote>
  <w:footnote w:type="continuationNotice" w:id="1">
    <w:p w14:paraId="3CCF473A" w14:textId="77777777" w:rsidR="00B31048" w:rsidRDefault="00B3104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286643" w14:textId="316B6410" w:rsidR="00DB49EA" w:rsidRDefault="00DB49EA" w:rsidP="00B312E9">
    <w:pPr>
      <w:pStyle w:val="Header"/>
      <w:framePr w:hSpace="187" w:wrap="auto" w:vAnchor="page" w:hAnchor="margin" w:xAlign="right" w:y="433"/>
    </w:pPr>
    <w:r>
      <w:t>Doc Ref:</w:t>
    </w:r>
    <w:r w:rsidRPr="00CC4FA6">
      <w:rPr>
        <w:rStyle w:val="HighlightedVariable"/>
      </w:rPr>
      <w:t xml:space="preserve"> </w:t>
    </w:r>
    <w:r w:rsidRPr="00E6061D">
      <w:rPr>
        <w:rStyle w:val="HighlightedVariable"/>
      </w:rPr>
      <w:t>FCIB-ANA-050</w:t>
    </w:r>
  </w:p>
  <w:p w14:paraId="04E7DF00" w14:textId="77777777" w:rsidR="00DB49EA" w:rsidRDefault="00DB49EA" w:rsidP="00B312E9">
    <w:pPr>
      <w:pStyle w:val="Header"/>
    </w:pPr>
    <w:fldSimple w:instr="TITLE   \* MERGEFORMAT">
      <w:r>
        <w:t>ANA-050 Analysis Specification</w:t>
      </w:r>
    </w:fldSimple>
    <w:r>
      <w:t xml:space="preserve"> </w:t>
    </w:r>
  </w:p>
  <w:p w14:paraId="4E62C17D" w14:textId="51B5F87B" w:rsidR="00DB49EA" w:rsidRDefault="00DB49EA" w:rsidP="506E1AEF">
    <w:pPr>
      <w:pStyle w:val="Header"/>
      <w:framePr w:hSpace="187" w:wrap="auto" w:vAnchor="text" w:hAnchor="margin" w:xAlign="right" w:y="1"/>
      <w:rPr>
        <w:noProof/>
      </w:rPr>
    </w:pPr>
  </w:p>
  <w:p w14:paraId="3DA5C4FB" w14:textId="77777777" w:rsidR="00DB49EA" w:rsidRPr="00E2312A" w:rsidRDefault="00DB49EA" w:rsidP="00B312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E0CA87" w14:textId="31F11CA5" w:rsidR="00DB49EA" w:rsidRPr="00A512F7" w:rsidRDefault="00DB49EA" w:rsidP="00C30DAE">
    <w:r>
      <w:rPr>
        <w:noProof/>
        <w:lang w:val="en-AU" w:eastAsia="en-AU"/>
      </w:rPr>
      <w:drawing>
        <wp:inline distT="0" distB="0" distL="0" distR="0" wp14:anchorId="00F61594" wp14:editId="7BA68469">
          <wp:extent cx="2656558" cy="68741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2660706" cy="688486"/>
                  </a:xfrm>
                  <a:prstGeom prst="rect">
                    <a:avLst/>
                  </a:prstGeom>
                </pic:spPr>
              </pic:pic>
            </a:graphicData>
          </a:graphic>
        </wp:inline>
      </w:drawing>
    </w:r>
    <w:r w:rsidRPr="00E3569A">
      <w:t xml:space="preserve"> </w:t>
    </w:r>
    <w:r>
      <w:tab/>
    </w:r>
    <w:r w:rsidR="007C214F">
      <w:t xml:space="preserve">                              </w:t>
    </w:r>
    <w:r w:rsidR="007C214F" w:rsidRPr="00F13030">
      <w:rPr>
        <w:noProof/>
      </w:rPr>
      <w:drawing>
        <wp:inline distT="0" distB="0" distL="0" distR="0" wp14:anchorId="03D75F13" wp14:editId="786711B3">
          <wp:extent cx="2399665" cy="700786"/>
          <wp:effectExtent l="0" t="0" r="635" b="4445"/>
          <wp:docPr id="1448937612" name="Picture 1" descr="A green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937612" name="Picture 1" descr="A green sign with white text&#10;&#10;Description automatically generated"/>
                  <pic:cNvPicPr/>
                </pic:nvPicPr>
                <pic:blipFill>
                  <a:blip r:embed="rId2"/>
                  <a:stretch>
                    <a:fillRect/>
                  </a:stretch>
                </pic:blipFill>
                <pic:spPr>
                  <a:xfrm>
                    <a:off x="0" y="0"/>
                    <a:ext cx="2471726" cy="72183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C96AE08"/>
    <w:lvl w:ilvl="0">
      <w:start w:val="1"/>
      <w:numFmt w:val="decimal"/>
      <w:lvlText w:val="%1."/>
      <w:lvlJc w:val="left"/>
      <w:pPr>
        <w:tabs>
          <w:tab w:val="num" w:pos="1492"/>
        </w:tabs>
        <w:ind w:left="1492" w:hanging="360"/>
      </w:pPr>
    </w:lvl>
  </w:abstractNum>
  <w:abstractNum w:abstractNumId="1" w15:restartNumberingAfterBreak="0">
    <w:nsid w:val="01B070BC"/>
    <w:multiLevelType w:val="multilevel"/>
    <w:tmpl w:val="62A0ECB6"/>
    <w:lvl w:ilvl="0">
      <w:start w:val="1"/>
      <w:numFmt w:val="bullet"/>
      <w:lvlText w:val=""/>
      <w:lvlJc w:val="left"/>
      <w:pPr>
        <w:tabs>
          <w:tab w:val="num" w:pos="0"/>
        </w:tabs>
        <w:ind w:left="0" w:hanging="360"/>
      </w:pPr>
      <w:rPr>
        <w:rFonts w:ascii="Symbol" w:hAnsi="Symbol" w:hint="default"/>
        <w:sz w:val="20"/>
      </w:rPr>
    </w:lvl>
    <w:lvl w:ilvl="1">
      <w:start w:val="1"/>
      <w:numFmt w:val="bullet"/>
      <w:lvlText w:val=""/>
      <w:lvlJc w:val="left"/>
      <w:pPr>
        <w:tabs>
          <w:tab w:val="num" w:pos="720"/>
        </w:tabs>
        <w:ind w:left="720" w:hanging="360"/>
      </w:pPr>
      <w:rPr>
        <w:rFonts w:ascii="Symbol" w:hAnsi="Symbol" w:hint="default"/>
        <w:sz w:val="20"/>
      </w:rPr>
    </w:lvl>
    <w:lvl w:ilvl="2" w:tentative="1">
      <w:start w:val="1"/>
      <w:numFmt w:val="bullet"/>
      <w:lvlText w:val=""/>
      <w:lvlJc w:val="left"/>
      <w:pPr>
        <w:tabs>
          <w:tab w:val="num" w:pos="1440"/>
        </w:tabs>
        <w:ind w:left="1440" w:hanging="360"/>
      </w:pPr>
      <w:rPr>
        <w:rFonts w:ascii="Symbol" w:hAnsi="Symbol" w:hint="default"/>
        <w:sz w:val="20"/>
      </w:rPr>
    </w:lvl>
    <w:lvl w:ilvl="3" w:tentative="1">
      <w:start w:val="1"/>
      <w:numFmt w:val="bullet"/>
      <w:lvlText w:val=""/>
      <w:lvlJc w:val="left"/>
      <w:pPr>
        <w:tabs>
          <w:tab w:val="num" w:pos="2160"/>
        </w:tabs>
        <w:ind w:left="2160" w:hanging="360"/>
      </w:pPr>
      <w:rPr>
        <w:rFonts w:ascii="Symbol" w:hAnsi="Symbol" w:hint="default"/>
        <w:sz w:val="20"/>
      </w:rPr>
    </w:lvl>
    <w:lvl w:ilvl="4" w:tentative="1">
      <w:start w:val="1"/>
      <w:numFmt w:val="bullet"/>
      <w:lvlText w:val=""/>
      <w:lvlJc w:val="left"/>
      <w:pPr>
        <w:tabs>
          <w:tab w:val="num" w:pos="2880"/>
        </w:tabs>
        <w:ind w:left="2880" w:hanging="360"/>
      </w:pPr>
      <w:rPr>
        <w:rFonts w:ascii="Symbol" w:hAnsi="Symbol" w:hint="default"/>
        <w:sz w:val="20"/>
      </w:rPr>
    </w:lvl>
    <w:lvl w:ilvl="5" w:tentative="1">
      <w:start w:val="1"/>
      <w:numFmt w:val="bullet"/>
      <w:lvlText w:val=""/>
      <w:lvlJc w:val="left"/>
      <w:pPr>
        <w:tabs>
          <w:tab w:val="num" w:pos="3600"/>
        </w:tabs>
        <w:ind w:left="3600" w:hanging="360"/>
      </w:pPr>
      <w:rPr>
        <w:rFonts w:ascii="Symbol" w:hAnsi="Symbol" w:hint="default"/>
        <w:sz w:val="20"/>
      </w:rPr>
    </w:lvl>
    <w:lvl w:ilvl="6" w:tentative="1">
      <w:start w:val="1"/>
      <w:numFmt w:val="bullet"/>
      <w:lvlText w:val=""/>
      <w:lvlJc w:val="left"/>
      <w:pPr>
        <w:tabs>
          <w:tab w:val="num" w:pos="4320"/>
        </w:tabs>
        <w:ind w:left="4320" w:hanging="360"/>
      </w:pPr>
      <w:rPr>
        <w:rFonts w:ascii="Symbol" w:hAnsi="Symbol" w:hint="default"/>
        <w:sz w:val="20"/>
      </w:rPr>
    </w:lvl>
    <w:lvl w:ilvl="7" w:tentative="1">
      <w:start w:val="1"/>
      <w:numFmt w:val="bullet"/>
      <w:lvlText w:val=""/>
      <w:lvlJc w:val="left"/>
      <w:pPr>
        <w:tabs>
          <w:tab w:val="num" w:pos="5040"/>
        </w:tabs>
        <w:ind w:left="5040" w:hanging="360"/>
      </w:pPr>
      <w:rPr>
        <w:rFonts w:ascii="Symbol" w:hAnsi="Symbol" w:hint="default"/>
        <w:sz w:val="20"/>
      </w:rPr>
    </w:lvl>
    <w:lvl w:ilvl="8" w:tentative="1">
      <w:start w:val="1"/>
      <w:numFmt w:val="bullet"/>
      <w:lvlText w:val=""/>
      <w:lvlJc w:val="left"/>
      <w:pPr>
        <w:tabs>
          <w:tab w:val="num" w:pos="5760"/>
        </w:tabs>
        <w:ind w:left="5760" w:hanging="360"/>
      </w:pPr>
      <w:rPr>
        <w:rFonts w:ascii="Symbol" w:hAnsi="Symbol" w:hint="default"/>
        <w:sz w:val="20"/>
      </w:rPr>
    </w:lvl>
  </w:abstractNum>
  <w:abstractNum w:abstractNumId="2" w15:restartNumberingAfterBreak="0">
    <w:nsid w:val="04B076D9"/>
    <w:multiLevelType w:val="hybridMultilevel"/>
    <w:tmpl w:val="597E8D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52506BD"/>
    <w:multiLevelType w:val="hybridMultilevel"/>
    <w:tmpl w:val="FFFFFFFF"/>
    <w:lvl w:ilvl="0" w:tplc="D6C85F2A">
      <w:numFmt w:val="bullet"/>
      <w:lvlText w:val=""/>
      <w:lvlJc w:val="left"/>
      <w:pPr>
        <w:ind w:left="720" w:hanging="360"/>
      </w:pPr>
      <w:rPr>
        <w:rFonts w:ascii="Wingdings" w:hAnsi="Wingdings" w:hint="default"/>
      </w:rPr>
    </w:lvl>
    <w:lvl w:ilvl="1" w:tplc="3B9AF416">
      <w:start w:val="1"/>
      <w:numFmt w:val="bullet"/>
      <w:lvlText w:val="o"/>
      <w:lvlJc w:val="left"/>
      <w:pPr>
        <w:ind w:left="1440" w:hanging="360"/>
      </w:pPr>
      <w:rPr>
        <w:rFonts w:ascii="Courier New" w:hAnsi="Courier New" w:hint="default"/>
      </w:rPr>
    </w:lvl>
    <w:lvl w:ilvl="2" w:tplc="AE044580">
      <w:start w:val="1"/>
      <w:numFmt w:val="bullet"/>
      <w:lvlText w:val=""/>
      <w:lvlJc w:val="left"/>
      <w:pPr>
        <w:ind w:left="2160" w:hanging="360"/>
      </w:pPr>
      <w:rPr>
        <w:rFonts w:ascii="Wingdings" w:hAnsi="Wingdings" w:hint="default"/>
      </w:rPr>
    </w:lvl>
    <w:lvl w:ilvl="3" w:tplc="C6C40ABC">
      <w:start w:val="1"/>
      <w:numFmt w:val="bullet"/>
      <w:lvlText w:val=""/>
      <w:lvlJc w:val="left"/>
      <w:pPr>
        <w:ind w:left="2880" w:hanging="360"/>
      </w:pPr>
      <w:rPr>
        <w:rFonts w:ascii="Symbol" w:hAnsi="Symbol" w:hint="default"/>
      </w:rPr>
    </w:lvl>
    <w:lvl w:ilvl="4" w:tplc="0A3AA43E">
      <w:start w:val="1"/>
      <w:numFmt w:val="bullet"/>
      <w:lvlText w:val="o"/>
      <w:lvlJc w:val="left"/>
      <w:pPr>
        <w:ind w:left="3600" w:hanging="360"/>
      </w:pPr>
      <w:rPr>
        <w:rFonts w:ascii="Courier New" w:hAnsi="Courier New" w:hint="default"/>
      </w:rPr>
    </w:lvl>
    <w:lvl w:ilvl="5" w:tplc="6420A27C">
      <w:start w:val="1"/>
      <w:numFmt w:val="bullet"/>
      <w:lvlText w:val=""/>
      <w:lvlJc w:val="left"/>
      <w:pPr>
        <w:ind w:left="4320" w:hanging="360"/>
      </w:pPr>
      <w:rPr>
        <w:rFonts w:ascii="Wingdings" w:hAnsi="Wingdings" w:hint="default"/>
      </w:rPr>
    </w:lvl>
    <w:lvl w:ilvl="6" w:tplc="1ABCFFA2">
      <w:start w:val="1"/>
      <w:numFmt w:val="bullet"/>
      <w:lvlText w:val=""/>
      <w:lvlJc w:val="left"/>
      <w:pPr>
        <w:ind w:left="5040" w:hanging="360"/>
      </w:pPr>
      <w:rPr>
        <w:rFonts w:ascii="Symbol" w:hAnsi="Symbol" w:hint="default"/>
      </w:rPr>
    </w:lvl>
    <w:lvl w:ilvl="7" w:tplc="AAC843BE">
      <w:start w:val="1"/>
      <w:numFmt w:val="bullet"/>
      <w:lvlText w:val="o"/>
      <w:lvlJc w:val="left"/>
      <w:pPr>
        <w:ind w:left="5760" w:hanging="360"/>
      </w:pPr>
      <w:rPr>
        <w:rFonts w:ascii="Courier New" w:hAnsi="Courier New" w:hint="default"/>
      </w:rPr>
    </w:lvl>
    <w:lvl w:ilvl="8" w:tplc="3A9E3B4A">
      <w:start w:val="1"/>
      <w:numFmt w:val="bullet"/>
      <w:lvlText w:val=""/>
      <w:lvlJc w:val="left"/>
      <w:pPr>
        <w:ind w:left="6480" w:hanging="360"/>
      </w:pPr>
      <w:rPr>
        <w:rFonts w:ascii="Wingdings" w:hAnsi="Wingdings" w:hint="default"/>
      </w:rPr>
    </w:lvl>
  </w:abstractNum>
  <w:abstractNum w:abstractNumId="4" w15:restartNumberingAfterBreak="0">
    <w:nsid w:val="096052C2"/>
    <w:multiLevelType w:val="hybridMultilevel"/>
    <w:tmpl w:val="DAC2DC0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1030CBE7"/>
    <w:multiLevelType w:val="hybridMultilevel"/>
    <w:tmpl w:val="FFFFFFFF"/>
    <w:lvl w:ilvl="0" w:tplc="542EC8F0">
      <w:numFmt w:val="bullet"/>
      <w:lvlText w:val=""/>
      <w:lvlJc w:val="left"/>
      <w:pPr>
        <w:ind w:left="720" w:hanging="360"/>
      </w:pPr>
      <w:rPr>
        <w:rFonts w:ascii="Wingdings" w:hAnsi="Wingdings" w:hint="default"/>
      </w:rPr>
    </w:lvl>
    <w:lvl w:ilvl="1" w:tplc="23EC601A">
      <w:start w:val="1"/>
      <w:numFmt w:val="bullet"/>
      <w:lvlText w:val="o"/>
      <w:lvlJc w:val="left"/>
      <w:pPr>
        <w:ind w:left="1440" w:hanging="360"/>
      </w:pPr>
      <w:rPr>
        <w:rFonts w:ascii="Courier New" w:hAnsi="Courier New" w:hint="default"/>
      </w:rPr>
    </w:lvl>
    <w:lvl w:ilvl="2" w:tplc="2AD82DFE">
      <w:start w:val="1"/>
      <w:numFmt w:val="bullet"/>
      <w:lvlText w:val=""/>
      <w:lvlJc w:val="left"/>
      <w:pPr>
        <w:ind w:left="2160" w:hanging="360"/>
      </w:pPr>
      <w:rPr>
        <w:rFonts w:ascii="Wingdings" w:hAnsi="Wingdings" w:hint="default"/>
      </w:rPr>
    </w:lvl>
    <w:lvl w:ilvl="3" w:tplc="E03C1B64">
      <w:start w:val="1"/>
      <w:numFmt w:val="bullet"/>
      <w:lvlText w:val=""/>
      <w:lvlJc w:val="left"/>
      <w:pPr>
        <w:ind w:left="2880" w:hanging="360"/>
      </w:pPr>
      <w:rPr>
        <w:rFonts w:ascii="Symbol" w:hAnsi="Symbol" w:hint="default"/>
      </w:rPr>
    </w:lvl>
    <w:lvl w:ilvl="4" w:tplc="260058C4">
      <w:start w:val="1"/>
      <w:numFmt w:val="bullet"/>
      <w:lvlText w:val="o"/>
      <w:lvlJc w:val="left"/>
      <w:pPr>
        <w:ind w:left="3600" w:hanging="360"/>
      </w:pPr>
      <w:rPr>
        <w:rFonts w:ascii="Courier New" w:hAnsi="Courier New" w:hint="default"/>
      </w:rPr>
    </w:lvl>
    <w:lvl w:ilvl="5" w:tplc="DFB4A752">
      <w:start w:val="1"/>
      <w:numFmt w:val="bullet"/>
      <w:lvlText w:val=""/>
      <w:lvlJc w:val="left"/>
      <w:pPr>
        <w:ind w:left="4320" w:hanging="360"/>
      </w:pPr>
      <w:rPr>
        <w:rFonts w:ascii="Wingdings" w:hAnsi="Wingdings" w:hint="default"/>
      </w:rPr>
    </w:lvl>
    <w:lvl w:ilvl="6" w:tplc="9738B052">
      <w:start w:val="1"/>
      <w:numFmt w:val="bullet"/>
      <w:lvlText w:val=""/>
      <w:lvlJc w:val="left"/>
      <w:pPr>
        <w:ind w:left="5040" w:hanging="360"/>
      </w:pPr>
      <w:rPr>
        <w:rFonts w:ascii="Symbol" w:hAnsi="Symbol" w:hint="default"/>
      </w:rPr>
    </w:lvl>
    <w:lvl w:ilvl="7" w:tplc="ED7E957E">
      <w:start w:val="1"/>
      <w:numFmt w:val="bullet"/>
      <w:lvlText w:val="o"/>
      <w:lvlJc w:val="left"/>
      <w:pPr>
        <w:ind w:left="5760" w:hanging="360"/>
      </w:pPr>
      <w:rPr>
        <w:rFonts w:ascii="Courier New" w:hAnsi="Courier New" w:hint="default"/>
      </w:rPr>
    </w:lvl>
    <w:lvl w:ilvl="8" w:tplc="9A82D8DC">
      <w:start w:val="1"/>
      <w:numFmt w:val="bullet"/>
      <w:lvlText w:val=""/>
      <w:lvlJc w:val="left"/>
      <w:pPr>
        <w:ind w:left="6480" w:hanging="360"/>
      </w:pPr>
      <w:rPr>
        <w:rFonts w:ascii="Wingdings" w:hAnsi="Wingdings" w:hint="default"/>
      </w:rPr>
    </w:lvl>
  </w:abstractNum>
  <w:abstractNum w:abstractNumId="6" w15:restartNumberingAfterBreak="0">
    <w:nsid w:val="109A130B"/>
    <w:multiLevelType w:val="hybridMultilevel"/>
    <w:tmpl w:val="9C7A7D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63A75F5"/>
    <w:multiLevelType w:val="hybridMultilevel"/>
    <w:tmpl w:val="FBD4A22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642274C"/>
    <w:multiLevelType w:val="hybridMultilevel"/>
    <w:tmpl w:val="7130BD1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F9ADD4A"/>
    <w:multiLevelType w:val="multilevel"/>
    <w:tmpl w:val="1352B204"/>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1."/>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21949A2"/>
    <w:multiLevelType w:val="hybridMultilevel"/>
    <w:tmpl w:val="1B889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A71DAE"/>
    <w:multiLevelType w:val="hybridMultilevel"/>
    <w:tmpl w:val="0CF0CA1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5503506"/>
    <w:multiLevelType w:val="multilevel"/>
    <w:tmpl w:val="1968EF28"/>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710"/>
        </w:tabs>
        <w:ind w:left="1710" w:hanging="1440"/>
      </w:pPr>
      <w:rPr>
        <w:rFonts w:hint="default"/>
        <w:b/>
        <w:bCs/>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13" w15:restartNumberingAfterBreak="0">
    <w:nsid w:val="2E2908E5"/>
    <w:multiLevelType w:val="hybridMultilevel"/>
    <w:tmpl w:val="CEFACB4E"/>
    <w:lvl w:ilvl="0" w:tplc="712ADDD2">
      <w:start w:val="1"/>
      <w:numFmt w:val="bullet"/>
      <w:pStyle w:val="Bullet"/>
      <w:lvlText w:val=""/>
      <w:lvlJc w:val="left"/>
      <w:pPr>
        <w:tabs>
          <w:tab w:val="num" w:pos="2880"/>
        </w:tabs>
        <w:ind w:left="2880" w:hanging="360"/>
      </w:pPr>
      <w:rPr>
        <w:rFonts w:ascii="Symbol" w:hAnsi="Symbol" w:hint="default"/>
      </w:rPr>
    </w:lvl>
    <w:lvl w:ilvl="1" w:tplc="04090003" w:tentative="1">
      <w:start w:val="1"/>
      <w:numFmt w:val="bullet"/>
      <w:lvlText w:val="o"/>
      <w:lvlJc w:val="left"/>
      <w:pPr>
        <w:tabs>
          <w:tab w:val="num" w:pos="3600"/>
        </w:tabs>
        <w:ind w:left="3600" w:hanging="360"/>
      </w:pPr>
      <w:rPr>
        <w:rFonts w:ascii="Courier New" w:hAnsi="Courier New" w:cs="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14" w15:restartNumberingAfterBreak="0">
    <w:nsid w:val="2F046F94"/>
    <w:multiLevelType w:val="hybridMultilevel"/>
    <w:tmpl w:val="0E80864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0584BC0"/>
    <w:multiLevelType w:val="hybridMultilevel"/>
    <w:tmpl w:val="C714E336"/>
    <w:lvl w:ilvl="0" w:tplc="41B06D40">
      <w:start w:val="1"/>
      <w:numFmt w:val="none"/>
      <w:lvlText w:val="Note:"/>
      <w:lvlJc w:val="left"/>
      <w:pPr>
        <w:ind w:left="720" w:hanging="360"/>
      </w:pPr>
      <w:rPr>
        <w:b/>
        <w:i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6" w15:restartNumberingAfterBreak="0">
    <w:nsid w:val="347D608F"/>
    <w:multiLevelType w:val="hybridMultilevel"/>
    <w:tmpl w:val="538E09A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4973772"/>
    <w:multiLevelType w:val="hybridMultilevel"/>
    <w:tmpl w:val="0CF0CA1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5A542DE"/>
    <w:multiLevelType w:val="hybridMultilevel"/>
    <w:tmpl w:val="40D2053A"/>
    <w:lvl w:ilvl="0" w:tplc="0C0A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375754D5"/>
    <w:multiLevelType w:val="hybridMultilevel"/>
    <w:tmpl w:val="611492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5977099"/>
    <w:multiLevelType w:val="multilevel"/>
    <w:tmpl w:val="B828874A"/>
    <w:lvl w:ilvl="0">
      <w:start w:val="1"/>
      <w:numFmt w:val="decimal"/>
      <w:lvlText w:val="%1."/>
      <w:lvlJc w:val="left"/>
      <w:pPr>
        <w:tabs>
          <w:tab w:val="num" w:pos="720"/>
        </w:tabs>
        <w:ind w:left="720" w:hanging="360"/>
      </w:pPr>
      <w:rPr>
        <w:rFonts w:cs="Times New Roman"/>
      </w:rPr>
    </w:lvl>
    <w:lvl w:ilvl="1">
      <w:start w:val="1"/>
      <w:numFmt w:val="decimal"/>
      <w:lvlText w:val="%2."/>
      <w:lvlJc w:val="left"/>
      <w:pPr>
        <w:tabs>
          <w:tab w:val="num" w:pos="1440"/>
        </w:tabs>
        <w:ind w:left="1440" w:hanging="360"/>
      </w:pPr>
      <w:rPr>
        <w:rFonts w:cs="Times New Roman"/>
      </w:rPr>
    </w:lvl>
    <w:lvl w:ilvl="2">
      <w:start w:val="1"/>
      <w:numFmt w:val="decimal"/>
      <w:lvlText w:val="%3."/>
      <w:lvlJc w:val="left"/>
      <w:pPr>
        <w:tabs>
          <w:tab w:val="num" w:pos="2160"/>
        </w:tabs>
        <w:ind w:left="2160" w:hanging="360"/>
      </w:pPr>
      <w:rPr>
        <w:rFonts w:cs="Times New Roman"/>
      </w:rPr>
    </w:lvl>
    <w:lvl w:ilvl="3">
      <w:start w:val="1"/>
      <w:numFmt w:val="decimal"/>
      <w:lvlText w:val="%4."/>
      <w:lvlJc w:val="left"/>
      <w:pPr>
        <w:tabs>
          <w:tab w:val="num" w:pos="2880"/>
        </w:tabs>
        <w:ind w:left="2880" w:hanging="360"/>
      </w:pPr>
      <w:rPr>
        <w:rFonts w:cs="Times New Roman"/>
      </w:rPr>
    </w:lvl>
    <w:lvl w:ilvl="4">
      <w:start w:val="1"/>
      <w:numFmt w:val="decimal"/>
      <w:lvlText w:val="%5."/>
      <w:lvlJc w:val="left"/>
      <w:pPr>
        <w:tabs>
          <w:tab w:val="num" w:pos="3600"/>
        </w:tabs>
        <w:ind w:left="3600" w:hanging="360"/>
      </w:pPr>
      <w:rPr>
        <w:rFonts w:cs="Times New Roman"/>
      </w:rPr>
    </w:lvl>
    <w:lvl w:ilvl="5">
      <w:start w:val="1"/>
      <w:numFmt w:val="decimal"/>
      <w:lvlText w:val="%6."/>
      <w:lvlJc w:val="left"/>
      <w:pPr>
        <w:tabs>
          <w:tab w:val="num" w:pos="4320"/>
        </w:tabs>
        <w:ind w:left="4320" w:hanging="360"/>
      </w:pPr>
      <w:rPr>
        <w:rFonts w:cs="Times New Roman"/>
      </w:rPr>
    </w:lvl>
    <w:lvl w:ilvl="6">
      <w:start w:val="1"/>
      <w:numFmt w:val="decimal"/>
      <w:lvlText w:val="%7."/>
      <w:lvlJc w:val="left"/>
      <w:pPr>
        <w:tabs>
          <w:tab w:val="num" w:pos="5040"/>
        </w:tabs>
        <w:ind w:left="5040" w:hanging="360"/>
      </w:pPr>
      <w:rPr>
        <w:rFonts w:cs="Times New Roman"/>
      </w:rPr>
    </w:lvl>
    <w:lvl w:ilvl="7">
      <w:start w:val="1"/>
      <w:numFmt w:val="decimal"/>
      <w:lvlText w:val="%8."/>
      <w:lvlJc w:val="left"/>
      <w:pPr>
        <w:tabs>
          <w:tab w:val="num" w:pos="5760"/>
        </w:tabs>
        <w:ind w:left="5760" w:hanging="360"/>
      </w:pPr>
      <w:rPr>
        <w:rFonts w:cs="Times New Roman"/>
      </w:rPr>
    </w:lvl>
    <w:lvl w:ilvl="8">
      <w:start w:val="1"/>
      <w:numFmt w:val="decimal"/>
      <w:lvlText w:val="%9."/>
      <w:lvlJc w:val="left"/>
      <w:pPr>
        <w:tabs>
          <w:tab w:val="num" w:pos="6480"/>
        </w:tabs>
        <w:ind w:left="6480" w:hanging="360"/>
      </w:pPr>
      <w:rPr>
        <w:rFonts w:cs="Times New Roman"/>
      </w:rPr>
    </w:lvl>
  </w:abstractNum>
  <w:abstractNum w:abstractNumId="21" w15:restartNumberingAfterBreak="0">
    <w:nsid w:val="4598251E"/>
    <w:multiLevelType w:val="hybridMultilevel"/>
    <w:tmpl w:val="53C4E7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5C14C5E"/>
    <w:multiLevelType w:val="hybridMultilevel"/>
    <w:tmpl w:val="35209D9C"/>
    <w:lvl w:ilvl="0" w:tplc="179E7164">
      <w:start w:val="1"/>
      <w:numFmt w:val="decimal"/>
      <w:lvlText w:val="%1"/>
      <w:lvlJc w:val="left"/>
      <w:pPr>
        <w:ind w:left="502" w:hanging="360"/>
      </w:pPr>
      <w:rPr>
        <w:rFonts w:hint="default"/>
        <w:color w:val="auto"/>
      </w:rPr>
    </w:lvl>
    <w:lvl w:ilvl="1" w:tplc="040C0019" w:tentative="1">
      <w:start w:val="1"/>
      <w:numFmt w:val="lowerLetter"/>
      <w:lvlText w:val="%2."/>
      <w:lvlJc w:val="left"/>
      <w:pPr>
        <w:ind w:left="1185" w:hanging="360"/>
      </w:pPr>
    </w:lvl>
    <w:lvl w:ilvl="2" w:tplc="040C001B" w:tentative="1">
      <w:start w:val="1"/>
      <w:numFmt w:val="lowerRoman"/>
      <w:lvlText w:val="%3."/>
      <w:lvlJc w:val="right"/>
      <w:pPr>
        <w:ind w:left="1905" w:hanging="180"/>
      </w:pPr>
    </w:lvl>
    <w:lvl w:ilvl="3" w:tplc="040C000F" w:tentative="1">
      <w:start w:val="1"/>
      <w:numFmt w:val="decimal"/>
      <w:lvlText w:val="%4."/>
      <w:lvlJc w:val="left"/>
      <w:pPr>
        <w:ind w:left="2625" w:hanging="360"/>
      </w:pPr>
    </w:lvl>
    <w:lvl w:ilvl="4" w:tplc="040C0019" w:tentative="1">
      <w:start w:val="1"/>
      <w:numFmt w:val="lowerLetter"/>
      <w:lvlText w:val="%5."/>
      <w:lvlJc w:val="left"/>
      <w:pPr>
        <w:ind w:left="3345" w:hanging="360"/>
      </w:pPr>
    </w:lvl>
    <w:lvl w:ilvl="5" w:tplc="040C001B" w:tentative="1">
      <w:start w:val="1"/>
      <w:numFmt w:val="lowerRoman"/>
      <w:lvlText w:val="%6."/>
      <w:lvlJc w:val="right"/>
      <w:pPr>
        <w:ind w:left="4065" w:hanging="180"/>
      </w:pPr>
    </w:lvl>
    <w:lvl w:ilvl="6" w:tplc="040C000F" w:tentative="1">
      <w:start w:val="1"/>
      <w:numFmt w:val="decimal"/>
      <w:lvlText w:val="%7."/>
      <w:lvlJc w:val="left"/>
      <w:pPr>
        <w:ind w:left="4785" w:hanging="360"/>
      </w:pPr>
    </w:lvl>
    <w:lvl w:ilvl="7" w:tplc="040C0019" w:tentative="1">
      <w:start w:val="1"/>
      <w:numFmt w:val="lowerLetter"/>
      <w:lvlText w:val="%8."/>
      <w:lvlJc w:val="left"/>
      <w:pPr>
        <w:ind w:left="5505" w:hanging="360"/>
      </w:pPr>
    </w:lvl>
    <w:lvl w:ilvl="8" w:tplc="040C001B" w:tentative="1">
      <w:start w:val="1"/>
      <w:numFmt w:val="lowerRoman"/>
      <w:lvlText w:val="%9."/>
      <w:lvlJc w:val="right"/>
      <w:pPr>
        <w:ind w:left="6225" w:hanging="180"/>
      </w:pPr>
    </w:lvl>
  </w:abstractNum>
  <w:abstractNum w:abstractNumId="23" w15:restartNumberingAfterBreak="0">
    <w:nsid w:val="49340813"/>
    <w:multiLevelType w:val="hybridMultilevel"/>
    <w:tmpl w:val="3D9E4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A97354B"/>
    <w:multiLevelType w:val="hybridMultilevel"/>
    <w:tmpl w:val="7C925622"/>
    <w:lvl w:ilvl="0" w:tplc="0C4E5340">
      <w:start w:val="1"/>
      <w:numFmt w:val="decimal"/>
      <w:lvlText w:val="%1."/>
      <w:lvlJc w:val="left"/>
      <w:pPr>
        <w:tabs>
          <w:tab w:val="num" w:pos="540"/>
        </w:tabs>
        <w:ind w:left="540" w:hanging="360"/>
      </w:pPr>
      <w:rPr>
        <w:rFonts w:cs="Times New Roman"/>
      </w:rPr>
    </w:lvl>
    <w:lvl w:ilvl="1" w:tplc="379E3566">
      <w:start w:val="1"/>
      <w:numFmt w:val="lowerLetter"/>
      <w:lvlText w:val="%2."/>
      <w:lvlJc w:val="left"/>
      <w:pPr>
        <w:tabs>
          <w:tab w:val="num" w:pos="1260"/>
        </w:tabs>
        <w:ind w:left="1260" w:hanging="360"/>
      </w:pPr>
      <w:rPr>
        <w:rFonts w:cs="Times New Roman"/>
      </w:rPr>
    </w:lvl>
    <w:lvl w:ilvl="2" w:tplc="DA1CDFEE">
      <w:start w:val="1"/>
      <w:numFmt w:val="lowerRoman"/>
      <w:lvlText w:val="%3."/>
      <w:lvlJc w:val="right"/>
      <w:pPr>
        <w:tabs>
          <w:tab w:val="num" w:pos="1980"/>
        </w:tabs>
        <w:ind w:left="1980" w:hanging="360"/>
      </w:pPr>
      <w:rPr>
        <w:rFonts w:cs="Times New Roman"/>
      </w:rPr>
    </w:lvl>
    <w:lvl w:ilvl="3" w:tplc="59A8F9E0">
      <w:start w:val="1"/>
      <w:numFmt w:val="decimal"/>
      <w:lvlText w:val="%4."/>
      <w:lvlJc w:val="left"/>
      <w:pPr>
        <w:tabs>
          <w:tab w:val="num" w:pos="2700"/>
        </w:tabs>
        <w:ind w:left="2700" w:hanging="360"/>
      </w:pPr>
      <w:rPr>
        <w:rFonts w:cs="Times New Roman"/>
      </w:rPr>
    </w:lvl>
    <w:lvl w:ilvl="4" w:tplc="885826B8">
      <w:start w:val="1"/>
      <w:numFmt w:val="decimal"/>
      <w:lvlText w:val="%5."/>
      <w:lvlJc w:val="left"/>
      <w:pPr>
        <w:tabs>
          <w:tab w:val="num" w:pos="3420"/>
        </w:tabs>
        <w:ind w:left="3420" w:hanging="360"/>
      </w:pPr>
      <w:rPr>
        <w:rFonts w:cs="Times New Roman"/>
      </w:rPr>
    </w:lvl>
    <w:lvl w:ilvl="5" w:tplc="C540E0F0">
      <w:start w:val="1"/>
      <w:numFmt w:val="decimal"/>
      <w:lvlText w:val="%6."/>
      <w:lvlJc w:val="left"/>
      <w:pPr>
        <w:tabs>
          <w:tab w:val="num" w:pos="4140"/>
        </w:tabs>
        <w:ind w:left="4140" w:hanging="360"/>
      </w:pPr>
      <w:rPr>
        <w:rFonts w:cs="Times New Roman"/>
      </w:rPr>
    </w:lvl>
    <w:lvl w:ilvl="6" w:tplc="F3021B5E">
      <w:start w:val="1"/>
      <w:numFmt w:val="decimal"/>
      <w:lvlText w:val="%7."/>
      <w:lvlJc w:val="left"/>
      <w:pPr>
        <w:tabs>
          <w:tab w:val="num" w:pos="4860"/>
        </w:tabs>
        <w:ind w:left="4860" w:hanging="360"/>
      </w:pPr>
      <w:rPr>
        <w:rFonts w:cs="Times New Roman"/>
      </w:rPr>
    </w:lvl>
    <w:lvl w:ilvl="7" w:tplc="5088DD50">
      <w:start w:val="1"/>
      <w:numFmt w:val="decimal"/>
      <w:lvlText w:val="%8."/>
      <w:lvlJc w:val="left"/>
      <w:pPr>
        <w:tabs>
          <w:tab w:val="num" w:pos="5580"/>
        </w:tabs>
        <w:ind w:left="5580" w:hanging="360"/>
      </w:pPr>
      <w:rPr>
        <w:rFonts w:cs="Times New Roman"/>
      </w:rPr>
    </w:lvl>
    <w:lvl w:ilvl="8" w:tplc="D1A66DA8">
      <w:start w:val="1"/>
      <w:numFmt w:val="decimal"/>
      <w:lvlText w:val="%9."/>
      <w:lvlJc w:val="left"/>
      <w:pPr>
        <w:tabs>
          <w:tab w:val="num" w:pos="6300"/>
        </w:tabs>
        <w:ind w:left="6300" w:hanging="360"/>
      </w:pPr>
      <w:rPr>
        <w:rFonts w:cs="Times New Roman"/>
      </w:rPr>
    </w:lvl>
  </w:abstractNum>
  <w:abstractNum w:abstractNumId="25" w15:restartNumberingAfterBreak="0">
    <w:nsid w:val="4B065A89"/>
    <w:multiLevelType w:val="hybridMultilevel"/>
    <w:tmpl w:val="DFAA3B82"/>
    <w:lvl w:ilvl="0" w:tplc="0C0A0005">
      <w:start w:val="1"/>
      <w:numFmt w:val="bullet"/>
      <w:lvlText w:val=""/>
      <w:lvlJc w:val="left"/>
      <w:pPr>
        <w:ind w:left="2214" w:hanging="360"/>
      </w:pPr>
      <w:rPr>
        <w:rFonts w:ascii="Wingdings" w:hAnsi="Wingdings" w:hint="default"/>
      </w:rPr>
    </w:lvl>
    <w:lvl w:ilvl="1" w:tplc="04090003" w:tentative="1">
      <w:start w:val="1"/>
      <w:numFmt w:val="bullet"/>
      <w:lvlText w:val="o"/>
      <w:lvlJc w:val="left"/>
      <w:pPr>
        <w:ind w:left="2934" w:hanging="360"/>
      </w:pPr>
      <w:rPr>
        <w:rFonts w:ascii="Courier New" w:hAnsi="Courier New" w:cs="Courier New" w:hint="default"/>
      </w:rPr>
    </w:lvl>
    <w:lvl w:ilvl="2" w:tplc="04090005" w:tentative="1">
      <w:start w:val="1"/>
      <w:numFmt w:val="bullet"/>
      <w:lvlText w:val=""/>
      <w:lvlJc w:val="left"/>
      <w:pPr>
        <w:ind w:left="3654" w:hanging="360"/>
      </w:pPr>
      <w:rPr>
        <w:rFonts w:ascii="Wingdings" w:hAnsi="Wingdings" w:hint="default"/>
      </w:rPr>
    </w:lvl>
    <w:lvl w:ilvl="3" w:tplc="04090001" w:tentative="1">
      <w:start w:val="1"/>
      <w:numFmt w:val="bullet"/>
      <w:lvlText w:val=""/>
      <w:lvlJc w:val="left"/>
      <w:pPr>
        <w:ind w:left="4374" w:hanging="360"/>
      </w:pPr>
      <w:rPr>
        <w:rFonts w:ascii="Symbol" w:hAnsi="Symbol" w:hint="default"/>
      </w:rPr>
    </w:lvl>
    <w:lvl w:ilvl="4" w:tplc="04090003" w:tentative="1">
      <w:start w:val="1"/>
      <w:numFmt w:val="bullet"/>
      <w:lvlText w:val="o"/>
      <w:lvlJc w:val="left"/>
      <w:pPr>
        <w:ind w:left="5094" w:hanging="360"/>
      </w:pPr>
      <w:rPr>
        <w:rFonts w:ascii="Courier New" w:hAnsi="Courier New" w:cs="Courier New" w:hint="default"/>
      </w:rPr>
    </w:lvl>
    <w:lvl w:ilvl="5" w:tplc="04090005" w:tentative="1">
      <w:start w:val="1"/>
      <w:numFmt w:val="bullet"/>
      <w:lvlText w:val=""/>
      <w:lvlJc w:val="left"/>
      <w:pPr>
        <w:ind w:left="5814" w:hanging="360"/>
      </w:pPr>
      <w:rPr>
        <w:rFonts w:ascii="Wingdings" w:hAnsi="Wingdings" w:hint="default"/>
      </w:rPr>
    </w:lvl>
    <w:lvl w:ilvl="6" w:tplc="04090001" w:tentative="1">
      <w:start w:val="1"/>
      <w:numFmt w:val="bullet"/>
      <w:lvlText w:val=""/>
      <w:lvlJc w:val="left"/>
      <w:pPr>
        <w:ind w:left="6534" w:hanging="360"/>
      </w:pPr>
      <w:rPr>
        <w:rFonts w:ascii="Symbol" w:hAnsi="Symbol" w:hint="default"/>
      </w:rPr>
    </w:lvl>
    <w:lvl w:ilvl="7" w:tplc="04090003" w:tentative="1">
      <w:start w:val="1"/>
      <w:numFmt w:val="bullet"/>
      <w:lvlText w:val="o"/>
      <w:lvlJc w:val="left"/>
      <w:pPr>
        <w:ind w:left="7254" w:hanging="360"/>
      </w:pPr>
      <w:rPr>
        <w:rFonts w:ascii="Courier New" w:hAnsi="Courier New" w:cs="Courier New" w:hint="default"/>
      </w:rPr>
    </w:lvl>
    <w:lvl w:ilvl="8" w:tplc="04090005" w:tentative="1">
      <w:start w:val="1"/>
      <w:numFmt w:val="bullet"/>
      <w:lvlText w:val=""/>
      <w:lvlJc w:val="left"/>
      <w:pPr>
        <w:ind w:left="7974" w:hanging="360"/>
      </w:pPr>
      <w:rPr>
        <w:rFonts w:ascii="Wingdings" w:hAnsi="Wingdings" w:hint="default"/>
      </w:rPr>
    </w:lvl>
  </w:abstractNum>
  <w:abstractNum w:abstractNumId="26" w15:restartNumberingAfterBreak="0">
    <w:nsid w:val="4FED73DF"/>
    <w:multiLevelType w:val="hybridMultilevel"/>
    <w:tmpl w:val="89D4FA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4B267DC"/>
    <w:multiLevelType w:val="hybridMultilevel"/>
    <w:tmpl w:val="8270757A"/>
    <w:lvl w:ilvl="0" w:tplc="0C0A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8" w15:restartNumberingAfterBreak="0">
    <w:nsid w:val="5B63278B"/>
    <w:multiLevelType w:val="hybridMultilevel"/>
    <w:tmpl w:val="C3B0EC74"/>
    <w:lvl w:ilvl="0" w:tplc="0C5A4558">
      <w:start w:val="1"/>
      <w:numFmt w:val="decimal"/>
      <w:pStyle w:val="NumberedList"/>
      <w:lvlText w:val="%1."/>
      <w:lvlJc w:val="left"/>
      <w:pPr>
        <w:tabs>
          <w:tab w:val="num" w:pos="2520"/>
        </w:tabs>
        <w:ind w:left="2520" w:hanging="360"/>
      </w:pPr>
      <w:rPr>
        <w:rFonts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9" w15:restartNumberingAfterBreak="0">
    <w:nsid w:val="5F1A32A8"/>
    <w:multiLevelType w:val="hybridMultilevel"/>
    <w:tmpl w:val="0CF0CA16"/>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61B92FE2"/>
    <w:multiLevelType w:val="hybridMultilevel"/>
    <w:tmpl w:val="51907298"/>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1" w15:restartNumberingAfterBreak="0">
    <w:nsid w:val="64A31EC8"/>
    <w:multiLevelType w:val="hybridMultilevel"/>
    <w:tmpl w:val="35209D9C"/>
    <w:lvl w:ilvl="0" w:tplc="179E7164">
      <w:start w:val="1"/>
      <w:numFmt w:val="decimal"/>
      <w:lvlText w:val="%1"/>
      <w:lvlJc w:val="left"/>
      <w:pPr>
        <w:ind w:left="465" w:hanging="360"/>
      </w:pPr>
      <w:rPr>
        <w:rFonts w:hint="default"/>
        <w:color w:val="auto"/>
      </w:rPr>
    </w:lvl>
    <w:lvl w:ilvl="1" w:tplc="040C0019" w:tentative="1">
      <w:start w:val="1"/>
      <w:numFmt w:val="lowerLetter"/>
      <w:lvlText w:val="%2."/>
      <w:lvlJc w:val="left"/>
      <w:pPr>
        <w:ind w:left="1185" w:hanging="360"/>
      </w:pPr>
    </w:lvl>
    <w:lvl w:ilvl="2" w:tplc="040C001B" w:tentative="1">
      <w:start w:val="1"/>
      <w:numFmt w:val="lowerRoman"/>
      <w:lvlText w:val="%3."/>
      <w:lvlJc w:val="right"/>
      <w:pPr>
        <w:ind w:left="1905" w:hanging="180"/>
      </w:pPr>
    </w:lvl>
    <w:lvl w:ilvl="3" w:tplc="040C000F" w:tentative="1">
      <w:start w:val="1"/>
      <w:numFmt w:val="decimal"/>
      <w:lvlText w:val="%4."/>
      <w:lvlJc w:val="left"/>
      <w:pPr>
        <w:ind w:left="2625" w:hanging="360"/>
      </w:pPr>
    </w:lvl>
    <w:lvl w:ilvl="4" w:tplc="040C0019" w:tentative="1">
      <w:start w:val="1"/>
      <w:numFmt w:val="lowerLetter"/>
      <w:lvlText w:val="%5."/>
      <w:lvlJc w:val="left"/>
      <w:pPr>
        <w:ind w:left="3345" w:hanging="360"/>
      </w:pPr>
    </w:lvl>
    <w:lvl w:ilvl="5" w:tplc="040C001B" w:tentative="1">
      <w:start w:val="1"/>
      <w:numFmt w:val="lowerRoman"/>
      <w:lvlText w:val="%6."/>
      <w:lvlJc w:val="right"/>
      <w:pPr>
        <w:ind w:left="4065" w:hanging="180"/>
      </w:pPr>
    </w:lvl>
    <w:lvl w:ilvl="6" w:tplc="040C000F" w:tentative="1">
      <w:start w:val="1"/>
      <w:numFmt w:val="decimal"/>
      <w:lvlText w:val="%7."/>
      <w:lvlJc w:val="left"/>
      <w:pPr>
        <w:ind w:left="4785" w:hanging="360"/>
      </w:pPr>
    </w:lvl>
    <w:lvl w:ilvl="7" w:tplc="040C0019" w:tentative="1">
      <w:start w:val="1"/>
      <w:numFmt w:val="lowerLetter"/>
      <w:lvlText w:val="%8."/>
      <w:lvlJc w:val="left"/>
      <w:pPr>
        <w:ind w:left="5505" w:hanging="360"/>
      </w:pPr>
    </w:lvl>
    <w:lvl w:ilvl="8" w:tplc="040C001B" w:tentative="1">
      <w:start w:val="1"/>
      <w:numFmt w:val="lowerRoman"/>
      <w:lvlText w:val="%9."/>
      <w:lvlJc w:val="right"/>
      <w:pPr>
        <w:ind w:left="6225" w:hanging="180"/>
      </w:pPr>
    </w:lvl>
  </w:abstractNum>
  <w:abstractNum w:abstractNumId="32" w15:restartNumberingAfterBreak="0">
    <w:nsid w:val="66FA551E"/>
    <w:multiLevelType w:val="hybridMultilevel"/>
    <w:tmpl w:val="0CF0CA1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8670C26"/>
    <w:multiLevelType w:val="multilevel"/>
    <w:tmpl w:val="978078D4"/>
    <w:lvl w:ilvl="0">
      <w:start w:val="1"/>
      <w:numFmt w:val="decimal"/>
      <w:lvlText w:val="%1."/>
      <w:lvlJc w:val="left"/>
      <w:pPr>
        <w:tabs>
          <w:tab w:val="num" w:pos="720"/>
        </w:tabs>
        <w:ind w:left="720" w:hanging="360"/>
      </w:pPr>
      <w:rPr>
        <w:rFonts w:cs="Times New Roman"/>
      </w:rPr>
    </w:lvl>
    <w:lvl w:ilvl="1">
      <w:start w:val="1"/>
      <w:numFmt w:val="decimal"/>
      <w:lvlText w:val="%2."/>
      <w:lvlJc w:val="left"/>
      <w:pPr>
        <w:tabs>
          <w:tab w:val="num" w:pos="1440"/>
        </w:tabs>
        <w:ind w:left="1440" w:hanging="360"/>
      </w:pPr>
      <w:rPr>
        <w:rFonts w:cs="Times New Roman"/>
      </w:rPr>
    </w:lvl>
    <w:lvl w:ilvl="2">
      <w:start w:val="1"/>
      <w:numFmt w:val="decimal"/>
      <w:lvlText w:val="%3."/>
      <w:lvlJc w:val="left"/>
      <w:pPr>
        <w:tabs>
          <w:tab w:val="num" w:pos="2160"/>
        </w:tabs>
        <w:ind w:left="2160" w:hanging="360"/>
      </w:pPr>
      <w:rPr>
        <w:rFonts w:cs="Times New Roman"/>
      </w:rPr>
    </w:lvl>
    <w:lvl w:ilvl="3">
      <w:start w:val="1"/>
      <w:numFmt w:val="decimal"/>
      <w:lvlText w:val="%4."/>
      <w:lvlJc w:val="left"/>
      <w:pPr>
        <w:tabs>
          <w:tab w:val="num" w:pos="2880"/>
        </w:tabs>
        <w:ind w:left="2880" w:hanging="360"/>
      </w:pPr>
      <w:rPr>
        <w:rFonts w:cs="Times New Roman"/>
      </w:rPr>
    </w:lvl>
    <w:lvl w:ilvl="4">
      <w:start w:val="1"/>
      <w:numFmt w:val="decimal"/>
      <w:lvlText w:val="%5."/>
      <w:lvlJc w:val="left"/>
      <w:pPr>
        <w:tabs>
          <w:tab w:val="num" w:pos="3600"/>
        </w:tabs>
        <w:ind w:left="3600" w:hanging="360"/>
      </w:pPr>
      <w:rPr>
        <w:rFonts w:cs="Times New Roman"/>
      </w:rPr>
    </w:lvl>
    <w:lvl w:ilvl="5">
      <w:start w:val="1"/>
      <w:numFmt w:val="decimal"/>
      <w:lvlText w:val="%6."/>
      <w:lvlJc w:val="left"/>
      <w:pPr>
        <w:tabs>
          <w:tab w:val="num" w:pos="4320"/>
        </w:tabs>
        <w:ind w:left="4320" w:hanging="360"/>
      </w:pPr>
      <w:rPr>
        <w:rFonts w:cs="Times New Roman"/>
      </w:rPr>
    </w:lvl>
    <w:lvl w:ilvl="6">
      <w:start w:val="1"/>
      <w:numFmt w:val="decimal"/>
      <w:lvlText w:val="%7."/>
      <w:lvlJc w:val="left"/>
      <w:pPr>
        <w:tabs>
          <w:tab w:val="num" w:pos="5040"/>
        </w:tabs>
        <w:ind w:left="5040" w:hanging="360"/>
      </w:pPr>
      <w:rPr>
        <w:rFonts w:cs="Times New Roman"/>
      </w:rPr>
    </w:lvl>
    <w:lvl w:ilvl="7">
      <w:start w:val="1"/>
      <w:numFmt w:val="decimal"/>
      <w:lvlText w:val="%8."/>
      <w:lvlJc w:val="left"/>
      <w:pPr>
        <w:tabs>
          <w:tab w:val="num" w:pos="5760"/>
        </w:tabs>
        <w:ind w:left="5760" w:hanging="360"/>
      </w:pPr>
      <w:rPr>
        <w:rFonts w:cs="Times New Roman"/>
      </w:rPr>
    </w:lvl>
    <w:lvl w:ilvl="8">
      <w:start w:val="1"/>
      <w:numFmt w:val="decimal"/>
      <w:lvlText w:val="%9."/>
      <w:lvlJc w:val="left"/>
      <w:pPr>
        <w:tabs>
          <w:tab w:val="num" w:pos="6480"/>
        </w:tabs>
        <w:ind w:left="6480" w:hanging="360"/>
      </w:pPr>
      <w:rPr>
        <w:rFonts w:cs="Times New Roman"/>
      </w:rPr>
    </w:lvl>
  </w:abstractNum>
  <w:abstractNum w:abstractNumId="34" w15:restartNumberingAfterBreak="0">
    <w:nsid w:val="686A651C"/>
    <w:multiLevelType w:val="hybridMultilevel"/>
    <w:tmpl w:val="99AE1756"/>
    <w:lvl w:ilvl="0" w:tplc="E90286F4">
      <w:start w:val="1"/>
      <w:numFmt w:val="bullet"/>
      <w:pStyle w:val="Checklist"/>
      <w:lvlText w:val=""/>
      <w:lvlJc w:val="left"/>
      <w:pPr>
        <w:tabs>
          <w:tab w:val="num" w:pos="2520"/>
        </w:tabs>
        <w:ind w:left="2520" w:hanging="360"/>
      </w:pPr>
      <w:rPr>
        <w:rFonts w:ascii="Wingdings" w:hAnsi="Wingdings" w:hint="default"/>
        <w:sz w:val="16"/>
      </w:rPr>
    </w:lvl>
    <w:lvl w:ilvl="1" w:tplc="04090003" w:tentative="1">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35" w15:restartNumberingAfterBreak="0">
    <w:nsid w:val="6992429C"/>
    <w:multiLevelType w:val="hybridMultilevel"/>
    <w:tmpl w:val="4FAAB6A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6FF4447A"/>
    <w:multiLevelType w:val="hybridMultilevel"/>
    <w:tmpl w:val="0CF0CA1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CD37E75"/>
    <w:multiLevelType w:val="hybridMultilevel"/>
    <w:tmpl w:val="B06C90D4"/>
    <w:lvl w:ilvl="0" w:tplc="C3449068">
      <w:start w:val="5"/>
      <w:numFmt w:val="decimal"/>
      <w:lvlText w:val="%1."/>
      <w:lvlJc w:val="left"/>
      <w:pPr>
        <w:tabs>
          <w:tab w:val="num" w:pos="720"/>
        </w:tabs>
        <w:ind w:left="720" w:hanging="360"/>
      </w:pPr>
      <w:rPr>
        <w:rFonts w:cs="Times New Roman" w:hint="default"/>
      </w:rPr>
    </w:lvl>
    <w:lvl w:ilvl="1" w:tplc="7E04E88A">
      <w:start w:val="1"/>
      <w:numFmt w:val="lowerLetter"/>
      <w:lvlText w:val="%2."/>
      <w:lvlJc w:val="left"/>
      <w:pPr>
        <w:tabs>
          <w:tab w:val="num" w:pos="1440"/>
        </w:tabs>
        <w:ind w:left="1440" w:hanging="360"/>
      </w:pPr>
      <w:rPr>
        <w:rFonts w:cs="Times New Roman" w:hint="default"/>
      </w:rPr>
    </w:lvl>
    <w:lvl w:ilvl="2" w:tplc="8D92B206">
      <w:start w:val="1"/>
      <w:numFmt w:val="decimal"/>
      <w:lvlText w:val="%3."/>
      <w:lvlJc w:val="left"/>
      <w:pPr>
        <w:tabs>
          <w:tab w:val="num" w:pos="2160"/>
        </w:tabs>
        <w:ind w:left="2160" w:hanging="360"/>
      </w:pPr>
      <w:rPr>
        <w:rFonts w:cs="Times New Roman" w:hint="default"/>
      </w:rPr>
    </w:lvl>
    <w:lvl w:ilvl="3" w:tplc="FEB4DCEA">
      <w:start w:val="1"/>
      <w:numFmt w:val="decimal"/>
      <w:lvlText w:val="%4."/>
      <w:lvlJc w:val="left"/>
      <w:pPr>
        <w:tabs>
          <w:tab w:val="num" w:pos="2880"/>
        </w:tabs>
        <w:ind w:left="2880" w:hanging="360"/>
      </w:pPr>
      <w:rPr>
        <w:rFonts w:cs="Times New Roman" w:hint="default"/>
      </w:rPr>
    </w:lvl>
    <w:lvl w:ilvl="4" w:tplc="BB2069BC">
      <w:start w:val="1"/>
      <w:numFmt w:val="decimal"/>
      <w:lvlText w:val="%5."/>
      <w:lvlJc w:val="left"/>
      <w:pPr>
        <w:tabs>
          <w:tab w:val="num" w:pos="3600"/>
        </w:tabs>
        <w:ind w:left="3600" w:hanging="360"/>
      </w:pPr>
      <w:rPr>
        <w:rFonts w:cs="Times New Roman" w:hint="default"/>
      </w:rPr>
    </w:lvl>
    <w:lvl w:ilvl="5" w:tplc="B28C4A40">
      <w:start w:val="1"/>
      <w:numFmt w:val="decimal"/>
      <w:lvlText w:val="%6."/>
      <w:lvlJc w:val="left"/>
      <w:pPr>
        <w:tabs>
          <w:tab w:val="num" w:pos="4320"/>
        </w:tabs>
        <w:ind w:left="4320" w:hanging="360"/>
      </w:pPr>
      <w:rPr>
        <w:rFonts w:cs="Times New Roman" w:hint="default"/>
      </w:rPr>
    </w:lvl>
    <w:lvl w:ilvl="6" w:tplc="EDA6C1C8">
      <w:start w:val="1"/>
      <w:numFmt w:val="decimal"/>
      <w:lvlText w:val="%7."/>
      <w:lvlJc w:val="left"/>
      <w:pPr>
        <w:tabs>
          <w:tab w:val="num" w:pos="5040"/>
        </w:tabs>
        <w:ind w:left="5040" w:hanging="360"/>
      </w:pPr>
      <w:rPr>
        <w:rFonts w:cs="Times New Roman" w:hint="default"/>
      </w:rPr>
    </w:lvl>
    <w:lvl w:ilvl="7" w:tplc="B3F67BF4">
      <w:start w:val="1"/>
      <w:numFmt w:val="decimal"/>
      <w:lvlText w:val="%8."/>
      <w:lvlJc w:val="left"/>
      <w:pPr>
        <w:tabs>
          <w:tab w:val="num" w:pos="5760"/>
        </w:tabs>
        <w:ind w:left="5760" w:hanging="360"/>
      </w:pPr>
      <w:rPr>
        <w:rFonts w:cs="Times New Roman" w:hint="default"/>
      </w:rPr>
    </w:lvl>
    <w:lvl w:ilvl="8" w:tplc="B682471A">
      <w:start w:val="1"/>
      <w:numFmt w:val="decimal"/>
      <w:lvlText w:val="%9."/>
      <w:lvlJc w:val="left"/>
      <w:pPr>
        <w:tabs>
          <w:tab w:val="num" w:pos="6480"/>
        </w:tabs>
        <w:ind w:left="6480" w:hanging="360"/>
      </w:pPr>
      <w:rPr>
        <w:rFonts w:cs="Times New Roman" w:hint="default"/>
      </w:rPr>
    </w:lvl>
  </w:abstractNum>
  <w:num w:numId="1" w16cid:durableId="1594317916">
    <w:abstractNumId w:val="5"/>
  </w:num>
  <w:num w:numId="2" w16cid:durableId="1281761407">
    <w:abstractNumId w:val="3"/>
  </w:num>
  <w:num w:numId="3" w16cid:durableId="1429735815">
    <w:abstractNumId w:val="9"/>
  </w:num>
  <w:num w:numId="4" w16cid:durableId="1570312505">
    <w:abstractNumId w:val="12"/>
  </w:num>
  <w:num w:numId="5" w16cid:durableId="806361991">
    <w:abstractNumId w:val="28"/>
  </w:num>
  <w:num w:numId="6" w16cid:durableId="2024817987">
    <w:abstractNumId w:val="34"/>
  </w:num>
  <w:num w:numId="7" w16cid:durableId="972829964">
    <w:abstractNumId w:val="13"/>
  </w:num>
  <w:num w:numId="8" w16cid:durableId="201571950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50514202">
    <w:abstractNumId w:val="24"/>
    <w:lvlOverride w:ilvl="0">
      <w:startOverride w:val="1"/>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720137590">
    <w:abstractNumId w:val="33"/>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62805513">
    <w:abstractNumId w:val="37"/>
  </w:num>
  <w:num w:numId="12" w16cid:durableId="1905338770">
    <w:abstractNumId w:val="18"/>
  </w:num>
  <w:num w:numId="13" w16cid:durableId="1327130955">
    <w:abstractNumId w:val="25"/>
  </w:num>
  <w:num w:numId="14" w16cid:durableId="1934051621">
    <w:abstractNumId w:val="27"/>
  </w:num>
  <w:num w:numId="15" w16cid:durableId="250969902">
    <w:abstractNumId w:val="30"/>
  </w:num>
  <w:num w:numId="16" w16cid:durableId="473303362">
    <w:abstractNumId w:val="22"/>
  </w:num>
  <w:num w:numId="17" w16cid:durableId="1104304224">
    <w:abstractNumId w:val="31"/>
  </w:num>
  <w:num w:numId="18" w16cid:durableId="549420997">
    <w:abstractNumId w:val="12"/>
  </w:num>
  <w:num w:numId="19" w16cid:durableId="1292321632">
    <w:abstractNumId w:val="0"/>
  </w:num>
  <w:num w:numId="20" w16cid:durableId="206185570">
    <w:abstractNumId w:val="15"/>
  </w:num>
  <w:num w:numId="21" w16cid:durableId="27499044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405452163">
    <w:abstractNumId w:val="23"/>
  </w:num>
  <w:num w:numId="23" w16cid:durableId="2081517748">
    <w:abstractNumId w:val="29"/>
  </w:num>
  <w:num w:numId="24" w16cid:durableId="1318000826">
    <w:abstractNumId w:val="4"/>
  </w:num>
  <w:num w:numId="25" w16cid:durableId="1530531243">
    <w:abstractNumId w:val="32"/>
  </w:num>
  <w:num w:numId="26" w16cid:durableId="1276985891">
    <w:abstractNumId w:val="36"/>
  </w:num>
  <w:num w:numId="27" w16cid:durableId="1107045323">
    <w:abstractNumId w:val="17"/>
  </w:num>
  <w:num w:numId="28" w16cid:durableId="1732999243">
    <w:abstractNumId w:val="11"/>
  </w:num>
  <w:num w:numId="29" w16cid:durableId="1242134894">
    <w:abstractNumId w:val="21"/>
  </w:num>
  <w:num w:numId="30" w16cid:durableId="1265923037">
    <w:abstractNumId w:val="10"/>
  </w:num>
  <w:num w:numId="31" w16cid:durableId="1255238029">
    <w:abstractNumId w:val="12"/>
    <w:lvlOverride w:ilvl="0">
      <w:startOverride w:val="2"/>
    </w:lvlOverride>
    <w:lvlOverride w:ilvl="1">
      <w:startOverride w:val="2"/>
    </w:lvlOverride>
    <w:lvlOverride w:ilvl="2">
      <w:startOverride w:val="6"/>
    </w:lvlOverride>
  </w:num>
  <w:num w:numId="32" w16cid:durableId="356541132">
    <w:abstractNumId w:val="16"/>
  </w:num>
  <w:num w:numId="33" w16cid:durableId="776482212">
    <w:abstractNumId w:val="19"/>
  </w:num>
  <w:num w:numId="34" w16cid:durableId="914895662">
    <w:abstractNumId w:val="6"/>
  </w:num>
  <w:num w:numId="35" w16cid:durableId="1765228990">
    <w:abstractNumId w:val="14"/>
  </w:num>
  <w:num w:numId="36" w16cid:durableId="1632861969">
    <w:abstractNumId w:val="2"/>
  </w:num>
  <w:num w:numId="37" w16cid:durableId="474565158">
    <w:abstractNumId w:val="8"/>
  </w:num>
  <w:num w:numId="38" w16cid:durableId="934629026">
    <w:abstractNumId w:val="7"/>
  </w:num>
  <w:num w:numId="39" w16cid:durableId="685326387">
    <w:abstractNumId w:val="35"/>
  </w:num>
  <w:num w:numId="40" w16cid:durableId="1522087500">
    <w:abstractNumId w:val="1"/>
  </w:num>
  <w:num w:numId="41" w16cid:durableId="1004629775">
    <w:abstractNumId w:val="2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removeDateAndTime/>
  <w:proofState w:spelling="clean" w:grammar="clean"/>
  <w:attachedTemplate r:id="rId1"/>
  <w:stylePaneFormatFilter w:val="3008" w:allStyles="0" w:customStyles="0" w:latentStyles="0" w:stylesInUse="1" w:headingStyles="0" w:numberingStyles="0" w:tableStyles="0" w:directFormattingOnRuns="0" w:directFormattingOnParagraphs="0" w:directFormattingOnNumbering="0" w:directFormattingOnTables="0" w:clearFormatting="1" w:top3HeadingStyles="1" w:visibleStyles="0" w:alternateStyleNames="0"/>
  <w:trackRevisions/>
  <w:defaultTabStop w:val="720"/>
  <w:hyphenationZone w:val="425"/>
  <w:drawingGridHorizontalSpacing w:val="100"/>
  <w:displayHorizontalDrawingGridEvery w:val="0"/>
  <w:displayVerticalDrawingGridEvery w:val="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1234" w:val="&lt;Document Reference Number&gt;"/>
    <w:docVar w:name="#__asd" w:val="&lt;Document Reference Number&gt;"/>
  </w:docVars>
  <w:rsids>
    <w:rsidRoot w:val="00941EF9"/>
    <w:rsid w:val="00001310"/>
    <w:rsid w:val="0000230C"/>
    <w:rsid w:val="000054A5"/>
    <w:rsid w:val="00010332"/>
    <w:rsid w:val="00011263"/>
    <w:rsid w:val="00011B6F"/>
    <w:rsid w:val="000132B4"/>
    <w:rsid w:val="0001363C"/>
    <w:rsid w:val="000148A6"/>
    <w:rsid w:val="00016D33"/>
    <w:rsid w:val="000208BA"/>
    <w:rsid w:val="0002119C"/>
    <w:rsid w:val="00022A76"/>
    <w:rsid w:val="000231E7"/>
    <w:rsid w:val="000253F5"/>
    <w:rsid w:val="0003086E"/>
    <w:rsid w:val="00031144"/>
    <w:rsid w:val="00033A89"/>
    <w:rsid w:val="000343B7"/>
    <w:rsid w:val="000359A0"/>
    <w:rsid w:val="00035E36"/>
    <w:rsid w:val="00037B25"/>
    <w:rsid w:val="000404B8"/>
    <w:rsid w:val="000419FC"/>
    <w:rsid w:val="00041EAA"/>
    <w:rsid w:val="00044DD8"/>
    <w:rsid w:val="00045D27"/>
    <w:rsid w:val="0004705F"/>
    <w:rsid w:val="000471C7"/>
    <w:rsid w:val="00053115"/>
    <w:rsid w:val="00053229"/>
    <w:rsid w:val="0005377B"/>
    <w:rsid w:val="000546FD"/>
    <w:rsid w:val="0005679C"/>
    <w:rsid w:val="000608F9"/>
    <w:rsid w:val="00060A99"/>
    <w:rsid w:val="00060B39"/>
    <w:rsid w:val="00061856"/>
    <w:rsid w:val="000643AC"/>
    <w:rsid w:val="00067FDE"/>
    <w:rsid w:val="00073031"/>
    <w:rsid w:val="00073EDB"/>
    <w:rsid w:val="0007608C"/>
    <w:rsid w:val="000800E8"/>
    <w:rsid w:val="00082825"/>
    <w:rsid w:val="00083531"/>
    <w:rsid w:val="000862C2"/>
    <w:rsid w:val="00090417"/>
    <w:rsid w:val="00091072"/>
    <w:rsid w:val="0009238D"/>
    <w:rsid w:val="00093C2B"/>
    <w:rsid w:val="00096E11"/>
    <w:rsid w:val="000A1616"/>
    <w:rsid w:val="000A248C"/>
    <w:rsid w:val="000A2EE7"/>
    <w:rsid w:val="000A4846"/>
    <w:rsid w:val="000A5780"/>
    <w:rsid w:val="000A74CA"/>
    <w:rsid w:val="000C0830"/>
    <w:rsid w:val="000C1966"/>
    <w:rsid w:val="000C2A38"/>
    <w:rsid w:val="000C4FDD"/>
    <w:rsid w:val="000C51A9"/>
    <w:rsid w:val="000C54CC"/>
    <w:rsid w:val="000C787C"/>
    <w:rsid w:val="000D3962"/>
    <w:rsid w:val="000D3A29"/>
    <w:rsid w:val="000D5202"/>
    <w:rsid w:val="000E08DC"/>
    <w:rsid w:val="000E413E"/>
    <w:rsid w:val="000E4E0D"/>
    <w:rsid w:val="000E5EF4"/>
    <w:rsid w:val="000E7207"/>
    <w:rsid w:val="000F08B0"/>
    <w:rsid w:val="000F0D7C"/>
    <w:rsid w:val="000F13E3"/>
    <w:rsid w:val="000F2318"/>
    <w:rsid w:val="000F7FA0"/>
    <w:rsid w:val="000F7FB7"/>
    <w:rsid w:val="001000A3"/>
    <w:rsid w:val="00103C43"/>
    <w:rsid w:val="00104306"/>
    <w:rsid w:val="00112DF1"/>
    <w:rsid w:val="0012154C"/>
    <w:rsid w:val="00122290"/>
    <w:rsid w:val="00131CFE"/>
    <w:rsid w:val="00134D0C"/>
    <w:rsid w:val="00134D3A"/>
    <w:rsid w:val="00134D92"/>
    <w:rsid w:val="00134E10"/>
    <w:rsid w:val="00135A5E"/>
    <w:rsid w:val="001360F5"/>
    <w:rsid w:val="0013696B"/>
    <w:rsid w:val="00150113"/>
    <w:rsid w:val="00152FF9"/>
    <w:rsid w:val="0015773E"/>
    <w:rsid w:val="00160AB2"/>
    <w:rsid w:val="00164EFE"/>
    <w:rsid w:val="00166285"/>
    <w:rsid w:val="00167F5D"/>
    <w:rsid w:val="0017205F"/>
    <w:rsid w:val="00173FF7"/>
    <w:rsid w:val="00174CBF"/>
    <w:rsid w:val="00175FD0"/>
    <w:rsid w:val="00176FCA"/>
    <w:rsid w:val="00181E2A"/>
    <w:rsid w:val="00182BFF"/>
    <w:rsid w:val="00187384"/>
    <w:rsid w:val="001908D3"/>
    <w:rsid w:val="00191B44"/>
    <w:rsid w:val="00192CA0"/>
    <w:rsid w:val="00194074"/>
    <w:rsid w:val="001A0248"/>
    <w:rsid w:val="001A12BE"/>
    <w:rsid w:val="001A232A"/>
    <w:rsid w:val="001A3256"/>
    <w:rsid w:val="001A41EF"/>
    <w:rsid w:val="001A6B21"/>
    <w:rsid w:val="001A7F9A"/>
    <w:rsid w:val="001B0714"/>
    <w:rsid w:val="001B0C5E"/>
    <w:rsid w:val="001B2B36"/>
    <w:rsid w:val="001B3116"/>
    <w:rsid w:val="001C0351"/>
    <w:rsid w:val="001C4E0B"/>
    <w:rsid w:val="001C78E6"/>
    <w:rsid w:val="001C7B8B"/>
    <w:rsid w:val="001D4900"/>
    <w:rsid w:val="001D4CE8"/>
    <w:rsid w:val="001D4FA4"/>
    <w:rsid w:val="001E41D2"/>
    <w:rsid w:val="001E4685"/>
    <w:rsid w:val="001E4DDD"/>
    <w:rsid w:val="001E6A9F"/>
    <w:rsid w:val="001E6C65"/>
    <w:rsid w:val="001F00A9"/>
    <w:rsid w:val="001F0860"/>
    <w:rsid w:val="001F1F37"/>
    <w:rsid w:val="001F61FA"/>
    <w:rsid w:val="001F7ADF"/>
    <w:rsid w:val="002025FD"/>
    <w:rsid w:val="00202DB6"/>
    <w:rsid w:val="002073E7"/>
    <w:rsid w:val="0021114E"/>
    <w:rsid w:val="00211D2A"/>
    <w:rsid w:val="00217859"/>
    <w:rsid w:val="0022227C"/>
    <w:rsid w:val="002244E3"/>
    <w:rsid w:val="0022490F"/>
    <w:rsid w:val="00224F0F"/>
    <w:rsid w:val="00225E4C"/>
    <w:rsid w:val="00225F6E"/>
    <w:rsid w:val="0023051C"/>
    <w:rsid w:val="00231895"/>
    <w:rsid w:val="00235932"/>
    <w:rsid w:val="002421DA"/>
    <w:rsid w:val="0025768B"/>
    <w:rsid w:val="00260A32"/>
    <w:rsid w:val="00261E31"/>
    <w:rsid w:val="0026264F"/>
    <w:rsid w:val="00264425"/>
    <w:rsid w:val="00264D58"/>
    <w:rsid w:val="002668A7"/>
    <w:rsid w:val="002769F7"/>
    <w:rsid w:val="00282E8D"/>
    <w:rsid w:val="00283452"/>
    <w:rsid w:val="002839A2"/>
    <w:rsid w:val="00285ACA"/>
    <w:rsid w:val="002861E4"/>
    <w:rsid w:val="00287AC2"/>
    <w:rsid w:val="00292973"/>
    <w:rsid w:val="0029322D"/>
    <w:rsid w:val="00293640"/>
    <w:rsid w:val="00293C15"/>
    <w:rsid w:val="00294B2F"/>
    <w:rsid w:val="0029710C"/>
    <w:rsid w:val="002A39DD"/>
    <w:rsid w:val="002A52E2"/>
    <w:rsid w:val="002A6E6C"/>
    <w:rsid w:val="002B0688"/>
    <w:rsid w:val="002B0D2E"/>
    <w:rsid w:val="002B238E"/>
    <w:rsid w:val="002B61C0"/>
    <w:rsid w:val="002B7833"/>
    <w:rsid w:val="002C18C2"/>
    <w:rsid w:val="002C4621"/>
    <w:rsid w:val="002C4729"/>
    <w:rsid w:val="002C7F32"/>
    <w:rsid w:val="002D19AB"/>
    <w:rsid w:val="002D3EF8"/>
    <w:rsid w:val="002D5385"/>
    <w:rsid w:val="002E210D"/>
    <w:rsid w:val="002E24A5"/>
    <w:rsid w:val="002E7DDB"/>
    <w:rsid w:val="002F337D"/>
    <w:rsid w:val="002F3402"/>
    <w:rsid w:val="002F4B49"/>
    <w:rsid w:val="002F50AF"/>
    <w:rsid w:val="00302641"/>
    <w:rsid w:val="003030E5"/>
    <w:rsid w:val="00306C6E"/>
    <w:rsid w:val="0031099D"/>
    <w:rsid w:val="003144A8"/>
    <w:rsid w:val="00315664"/>
    <w:rsid w:val="0031796E"/>
    <w:rsid w:val="0032050C"/>
    <w:rsid w:val="00320DC5"/>
    <w:rsid w:val="0032456C"/>
    <w:rsid w:val="00326D58"/>
    <w:rsid w:val="003328DE"/>
    <w:rsid w:val="003350D6"/>
    <w:rsid w:val="003350FF"/>
    <w:rsid w:val="00340FB1"/>
    <w:rsid w:val="00341593"/>
    <w:rsid w:val="00346433"/>
    <w:rsid w:val="00350B16"/>
    <w:rsid w:val="00356816"/>
    <w:rsid w:val="0035768A"/>
    <w:rsid w:val="003577BC"/>
    <w:rsid w:val="00360BB6"/>
    <w:rsid w:val="003614A5"/>
    <w:rsid w:val="00362D07"/>
    <w:rsid w:val="00363387"/>
    <w:rsid w:val="0036602D"/>
    <w:rsid w:val="003738E0"/>
    <w:rsid w:val="003743E9"/>
    <w:rsid w:val="0037785C"/>
    <w:rsid w:val="00380452"/>
    <w:rsid w:val="00383A58"/>
    <w:rsid w:val="00384392"/>
    <w:rsid w:val="0038773F"/>
    <w:rsid w:val="003938E5"/>
    <w:rsid w:val="00393992"/>
    <w:rsid w:val="003953CC"/>
    <w:rsid w:val="0039596D"/>
    <w:rsid w:val="00395D6F"/>
    <w:rsid w:val="003A0BDE"/>
    <w:rsid w:val="003A3975"/>
    <w:rsid w:val="003B2298"/>
    <w:rsid w:val="003B5943"/>
    <w:rsid w:val="003C26DE"/>
    <w:rsid w:val="003C6EA0"/>
    <w:rsid w:val="003D0412"/>
    <w:rsid w:val="003D043A"/>
    <w:rsid w:val="003D20DC"/>
    <w:rsid w:val="003D3732"/>
    <w:rsid w:val="003D43AD"/>
    <w:rsid w:val="003E1626"/>
    <w:rsid w:val="003E1E55"/>
    <w:rsid w:val="003E2962"/>
    <w:rsid w:val="003E3EEF"/>
    <w:rsid w:val="003E45E7"/>
    <w:rsid w:val="003F10BB"/>
    <w:rsid w:val="003F5984"/>
    <w:rsid w:val="003F70D3"/>
    <w:rsid w:val="0040121B"/>
    <w:rsid w:val="00403A02"/>
    <w:rsid w:val="00403DD3"/>
    <w:rsid w:val="00405381"/>
    <w:rsid w:val="004062F4"/>
    <w:rsid w:val="004100BA"/>
    <w:rsid w:val="004105A0"/>
    <w:rsid w:val="00410DCC"/>
    <w:rsid w:val="004116E4"/>
    <w:rsid w:val="00415396"/>
    <w:rsid w:val="00420925"/>
    <w:rsid w:val="00423671"/>
    <w:rsid w:val="00431390"/>
    <w:rsid w:val="0043306F"/>
    <w:rsid w:val="0043394D"/>
    <w:rsid w:val="004403F1"/>
    <w:rsid w:val="00440BD3"/>
    <w:rsid w:val="004415A6"/>
    <w:rsid w:val="004415D2"/>
    <w:rsid w:val="004424C0"/>
    <w:rsid w:val="00442CB2"/>
    <w:rsid w:val="004449DE"/>
    <w:rsid w:val="004516BB"/>
    <w:rsid w:val="004650BA"/>
    <w:rsid w:val="00466F29"/>
    <w:rsid w:val="0046781B"/>
    <w:rsid w:val="00474BE5"/>
    <w:rsid w:val="00475F2F"/>
    <w:rsid w:val="00477B62"/>
    <w:rsid w:val="004851A8"/>
    <w:rsid w:val="00486520"/>
    <w:rsid w:val="004A1C47"/>
    <w:rsid w:val="004A2C33"/>
    <w:rsid w:val="004A4B6B"/>
    <w:rsid w:val="004A65AB"/>
    <w:rsid w:val="004B197C"/>
    <w:rsid w:val="004B47CE"/>
    <w:rsid w:val="004B51E0"/>
    <w:rsid w:val="004B55C7"/>
    <w:rsid w:val="004C004F"/>
    <w:rsid w:val="004C0C6E"/>
    <w:rsid w:val="004C3820"/>
    <w:rsid w:val="004C47E3"/>
    <w:rsid w:val="004C486C"/>
    <w:rsid w:val="004C52B8"/>
    <w:rsid w:val="004D05D5"/>
    <w:rsid w:val="004D1AF5"/>
    <w:rsid w:val="004D23A3"/>
    <w:rsid w:val="004D2402"/>
    <w:rsid w:val="004D37A6"/>
    <w:rsid w:val="004D3D3D"/>
    <w:rsid w:val="004D42FA"/>
    <w:rsid w:val="004D7FED"/>
    <w:rsid w:val="004E1471"/>
    <w:rsid w:val="004E4EF6"/>
    <w:rsid w:val="004E667E"/>
    <w:rsid w:val="004F2FE4"/>
    <w:rsid w:val="0050196D"/>
    <w:rsid w:val="00501A65"/>
    <w:rsid w:val="00503C89"/>
    <w:rsid w:val="00514517"/>
    <w:rsid w:val="00515126"/>
    <w:rsid w:val="005152DA"/>
    <w:rsid w:val="00517763"/>
    <w:rsid w:val="00517B22"/>
    <w:rsid w:val="00523E5E"/>
    <w:rsid w:val="005262B2"/>
    <w:rsid w:val="0052770C"/>
    <w:rsid w:val="0053130E"/>
    <w:rsid w:val="00533D7A"/>
    <w:rsid w:val="005369C0"/>
    <w:rsid w:val="00540017"/>
    <w:rsid w:val="00541203"/>
    <w:rsid w:val="00541B0D"/>
    <w:rsid w:val="00542F68"/>
    <w:rsid w:val="00544D07"/>
    <w:rsid w:val="0055106A"/>
    <w:rsid w:val="00552578"/>
    <w:rsid w:val="0055292B"/>
    <w:rsid w:val="00553141"/>
    <w:rsid w:val="00553464"/>
    <w:rsid w:val="0055458B"/>
    <w:rsid w:val="005578E5"/>
    <w:rsid w:val="00562FA2"/>
    <w:rsid w:val="00564787"/>
    <w:rsid w:val="00565A40"/>
    <w:rsid w:val="00566766"/>
    <w:rsid w:val="00566B87"/>
    <w:rsid w:val="00574734"/>
    <w:rsid w:val="00590B5D"/>
    <w:rsid w:val="0059231C"/>
    <w:rsid w:val="00593AE9"/>
    <w:rsid w:val="00595F9E"/>
    <w:rsid w:val="005A0505"/>
    <w:rsid w:val="005A0A35"/>
    <w:rsid w:val="005A1341"/>
    <w:rsid w:val="005A3C9C"/>
    <w:rsid w:val="005A6953"/>
    <w:rsid w:val="005A6A14"/>
    <w:rsid w:val="005A71AF"/>
    <w:rsid w:val="005B003D"/>
    <w:rsid w:val="005B062A"/>
    <w:rsid w:val="005B6408"/>
    <w:rsid w:val="005B79DA"/>
    <w:rsid w:val="005C79E1"/>
    <w:rsid w:val="005D2A87"/>
    <w:rsid w:val="005D558B"/>
    <w:rsid w:val="005E0077"/>
    <w:rsid w:val="005E1F76"/>
    <w:rsid w:val="005E7144"/>
    <w:rsid w:val="005E7146"/>
    <w:rsid w:val="005E7AEF"/>
    <w:rsid w:val="005F045A"/>
    <w:rsid w:val="005F3F2B"/>
    <w:rsid w:val="005F4047"/>
    <w:rsid w:val="005F43C5"/>
    <w:rsid w:val="005F62B4"/>
    <w:rsid w:val="005F7057"/>
    <w:rsid w:val="00604A68"/>
    <w:rsid w:val="00607152"/>
    <w:rsid w:val="0061484A"/>
    <w:rsid w:val="006170EA"/>
    <w:rsid w:val="006201B4"/>
    <w:rsid w:val="006259BC"/>
    <w:rsid w:val="006263BA"/>
    <w:rsid w:val="00643427"/>
    <w:rsid w:val="006440AF"/>
    <w:rsid w:val="00644F2A"/>
    <w:rsid w:val="00646EE8"/>
    <w:rsid w:val="00646F72"/>
    <w:rsid w:val="00647D1A"/>
    <w:rsid w:val="00651975"/>
    <w:rsid w:val="00652729"/>
    <w:rsid w:val="0065749E"/>
    <w:rsid w:val="00664F43"/>
    <w:rsid w:val="00665F74"/>
    <w:rsid w:val="00671E53"/>
    <w:rsid w:val="00673B86"/>
    <w:rsid w:val="00673D7F"/>
    <w:rsid w:val="006770E1"/>
    <w:rsid w:val="00677CB9"/>
    <w:rsid w:val="0068412F"/>
    <w:rsid w:val="0069690B"/>
    <w:rsid w:val="006A0DB4"/>
    <w:rsid w:val="006A47E4"/>
    <w:rsid w:val="006A50AB"/>
    <w:rsid w:val="006A644F"/>
    <w:rsid w:val="006B125D"/>
    <w:rsid w:val="006B2401"/>
    <w:rsid w:val="006B30D8"/>
    <w:rsid w:val="006B4E3C"/>
    <w:rsid w:val="006B5E03"/>
    <w:rsid w:val="006B6A83"/>
    <w:rsid w:val="006B7A39"/>
    <w:rsid w:val="006B7F8E"/>
    <w:rsid w:val="006C574D"/>
    <w:rsid w:val="006D1893"/>
    <w:rsid w:val="006D707D"/>
    <w:rsid w:val="006D761B"/>
    <w:rsid w:val="006D7777"/>
    <w:rsid w:val="006D79C2"/>
    <w:rsid w:val="006E4AE7"/>
    <w:rsid w:val="006E4F11"/>
    <w:rsid w:val="006E5ECA"/>
    <w:rsid w:val="006E641B"/>
    <w:rsid w:val="006E771E"/>
    <w:rsid w:val="006F0713"/>
    <w:rsid w:val="006F259E"/>
    <w:rsid w:val="006F6DC7"/>
    <w:rsid w:val="006F7FD9"/>
    <w:rsid w:val="00702E1E"/>
    <w:rsid w:val="007039BC"/>
    <w:rsid w:val="007057A9"/>
    <w:rsid w:val="007070C6"/>
    <w:rsid w:val="00707A09"/>
    <w:rsid w:val="00712103"/>
    <w:rsid w:val="00716054"/>
    <w:rsid w:val="00720269"/>
    <w:rsid w:val="00721D95"/>
    <w:rsid w:val="0072488A"/>
    <w:rsid w:val="00725487"/>
    <w:rsid w:val="00731520"/>
    <w:rsid w:val="007317A8"/>
    <w:rsid w:val="0073487A"/>
    <w:rsid w:val="00744E12"/>
    <w:rsid w:val="00746E52"/>
    <w:rsid w:val="0075030B"/>
    <w:rsid w:val="00753918"/>
    <w:rsid w:val="00754B7C"/>
    <w:rsid w:val="00757482"/>
    <w:rsid w:val="007617C6"/>
    <w:rsid w:val="007637F3"/>
    <w:rsid w:val="00764A1A"/>
    <w:rsid w:val="00765565"/>
    <w:rsid w:val="00765F82"/>
    <w:rsid w:val="007706B8"/>
    <w:rsid w:val="00772AF8"/>
    <w:rsid w:val="00772B31"/>
    <w:rsid w:val="0077487A"/>
    <w:rsid w:val="00775D3D"/>
    <w:rsid w:val="00775DE9"/>
    <w:rsid w:val="00776B18"/>
    <w:rsid w:val="00780441"/>
    <w:rsid w:val="00781110"/>
    <w:rsid w:val="0078114E"/>
    <w:rsid w:val="007852F1"/>
    <w:rsid w:val="00786958"/>
    <w:rsid w:val="00791021"/>
    <w:rsid w:val="007915CB"/>
    <w:rsid w:val="007935B7"/>
    <w:rsid w:val="00794618"/>
    <w:rsid w:val="007A2C5D"/>
    <w:rsid w:val="007A2F67"/>
    <w:rsid w:val="007B1ACE"/>
    <w:rsid w:val="007C214F"/>
    <w:rsid w:val="007C40FE"/>
    <w:rsid w:val="007D1189"/>
    <w:rsid w:val="007D1AA8"/>
    <w:rsid w:val="007D551E"/>
    <w:rsid w:val="007D5723"/>
    <w:rsid w:val="007D6427"/>
    <w:rsid w:val="007E1546"/>
    <w:rsid w:val="007E1DE8"/>
    <w:rsid w:val="007E6DA5"/>
    <w:rsid w:val="007F0487"/>
    <w:rsid w:val="007F4518"/>
    <w:rsid w:val="007F4620"/>
    <w:rsid w:val="007F51BA"/>
    <w:rsid w:val="0080041B"/>
    <w:rsid w:val="008028FB"/>
    <w:rsid w:val="00804E23"/>
    <w:rsid w:val="00812D7C"/>
    <w:rsid w:val="008138E7"/>
    <w:rsid w:val="00813D68"/>
    <w:rsid w:val="00815CB1"/>
    <w:rsid w:val="008164CF"/>
    <w:rsid w:val="00821A96"/>
    <w:rsid w:val="00821ACD"/>
    <w:rsid w:val="00822E0A"/>
    <w:rsid w:val="00825A6B"/>
    <w:rsid w:val="00826CB6"/>
    <w:rsid w:val="00826D8E"/>
    <w:rsid w:val="008305A9"/>
    <w:rsid w:val="00831324"/>
    <w:rsid w:val="00834348"/>
    <w:rsid w:val="00835AE4"/>
    <w:rsid w:val="0084024C"/>
    <w:rsid w:val="00844EA8"/>
    <w:rsid w:val="00847F6D"/>
    <w:rsid w:val="00850F77"/>
    <w:rsid w:val="00853BDC"/>
    <w:rsid w:val="00856427"/>
    <w:rsid w:val="0086031A"/>
    <w:rsid w:val="008623EE"/>
    <w:rsid w:val="00862D97"/>
    <w:rsid w:val="0086390D"/>
    <w:rsid w:val="00863BB4"/>
    <w:rsid w:val="00866DD3"/>
    <w:rsid w:val="00870211"/>
    <w:rsid w:val="008706E9"/>
    <w:rsid w:val="008770B7"/>
    <w:rsid w:val="008810F3"/>
    <w:rsid w:val="00883E69"/>
    <w:rsid w:val="008853E0"/>
    <w:rsid w:val="00890143"/>
    <w:rsid w:val="008905E3"/>
    <w:rsid w:val="00890D06"/>
    <w:rsid w:val="0089256F"/>
    <w:rsid w:val="00893257"/>
    <w:rsid w:val="00894EDE"/>
    <w:rsid w:val="0089798E"/>
    <w:rsid w:val="00897B71"/>
    <w:rsid w:val="008A020D"/>
    <w:rsid w:val="008A2330"/>
    <w:rsid w:val="008A2842"/>
    <w:rsid w:val="008A6AC1"/>
    <w:rsid w:val="008B0DCD"/>
    <w:rsid w:val="008B235A"/>
    <w:rsid w:val="008B52EE"/>
    <w:rsid w:val="008B7824"/>
    <w:rsid w:val="008C357A"/>
    <w:rsid w:val="008C4F77"/>
    <w:rsid w:val="008C722F"/>
    <w:rsid w:val="008C7794"/>
    <w:rsid w:val="008D057D"/>
    <w:rsid w:val="008D06FE"/>
    <w:rsid w:val="008D0DE7"/>
    <w:rsid w:val="008D2C0E"/>
    <w:rsid w:val="008D4693"/>
    <w:rsid w:val="008D63EE"/>
    <w:rsid w:val="008E134C"/>
    <w:rsid w:val="008E1A35"/>
    <w:rsid w:val="008E48D1"/>
    <w:rsid w:val="008E7D5C"/>
    <w:rsid w:val="008F503A"/>
    <w:rsid w:val="008F7A09"/>
    <w:rsid w:val="009017C5"/>
    <w:rsid w:val="009025F0"/>
    <w:rsid w:val="009029C2"/>
    <w:rsid w:val="009039D6"/>
    <w:rsid w:val="00910397"/>
    <w:rsid w:val="009107E4"/>
    <w:rsid w:val="00911E10"/>
    <w:rsid w:val="00911EE5"/>
    <w:rsid w:val="0091451A"/>
    <w:rsid w:val="00915EFD"/>
    <w:rsid w:val="00915FE3"/>
    <w:rsid w:val="00917D47"/>
    <w:rsid w:val="00924AAE"/>
    <w:rsid w:val="009303FB"/>
    <w:rsid w:val="0093191A"/>
    <w:rsid w:val="00933C9A"/>
    <w:rsid w:val="00935072"/>
    <w:rsid w:val="00936AA6"/>
    <w:rsid w:val="00936FCB"/>
    <w:rsid w:val="00941EF9"/>
    <w:rsid w:val="009435E8"/>
    <w:rsid w:val="00944F3B"/>
    <w:rsid w:val="009505BE"/>
    <w:rsid w:val="009506F5"/>
    <w:rsid w:val="00952681"/>
    <w:rsid w:val="009528D7"/>
    <w:rsid w:val="00953B77"/>
    <w:rsid w:val="0095453A"/>
    <w:rsid w:val="00965B4D"/>
    <w:rsid w:val="009664AB"/>
    <w:rsid w:val="0096757E"/>
    <w:rsid w:val="00967CE1"/>
    <w:rsid w:val="00973A07"/>
    <w:rsid w:val="00976789"/>
    <w:rsid w:val="00976FDA"/>
    <w:rsid w:val="0098276C"/>
    <w:rsid w:val="0098423B"/>
    <w:rsid w:val="00985F19"/>
    <w:rsid w:val="009920F3"/>
    <w:rsid w:val="0099625B"/>
    <w:rsid w:val="009968B5"/>
    <w:rsid w:val="009A1073"/>
    <w:rsid w:val="009A1EC1"/>
    <w:rsid w:val="009A45BB"/>
    <w:rsid w:val="009A62A1"/>
    <w:rsid w:val="009A6790"/>
    <w:rsid w:val="009B23DE"/>
    <w:rsid w:val="009B38C0"/>
    <w:rsid w:val="009B4A6C"/>
    <w:rsid w:val="009B53B3"/>
    <w:rsid w:val="009B6EB9"/>
    <w:rsid w:val="009B7782"/>
    <w:rsid w:val="009C1CAD"/>
    <w:rsid w:val="009C1D4D"/>
    <w:rsid w:val="009D22E5"/>
    <w:rsid w:val="009D3A3B"/>
    <w:rsid w:val="009D6CE7"/>
    <w:rsid w:val="009E2995"/>
    <w:rsid w:val="009E5915"/>
    <w:rsid w:val="009E5A0B"/>
    <w:rsid w:val="009E5B64"/>
    <w:rsid w:val="009F1423"/>
    <w:rsid w:val="009F1ED3"/>
    <w:rsid w:val="009F2B2D"/>
    <w:rsid w:val="009F7056"/>
    <w:rsid w:val="00A067A5"/>
    <w:rsid w:val="00A10CC2"/>
    <w:rsid w:val="00A175EF"/>
    <w:rsid w:val="00A230FC"/>
    <w:rsid w:val="00A232C4"/>
    <w:rsid w:val="00A24A69"/>
    <w:rsid w:val="00A300A9"/>
    <w:rsid w:val="00A324D4"/>
    <w:rsid w:val="00A33E4E"/>
    <w:rsid w:val="00A366F4"/>
    <w:rsid w:val="00A378F4"/>
    <w:rsid w:val="00A405D7"/>
    <w:rsid w:val="00A41179"/>
    <w:rsid w:val="00A44B27"/>
    <w:rsid w:val="00A475BF"/>
    <w:rsid w:val="00A546B5"/>
    <w:rsid w:val="00A56035"/>
    <w:rsid w:val="00A56694"/>
    <w:rsid w:val="00A57E49"/>
    <w:rsid w:val="00A609D8"/>
    <w:rsid w:val="00A64A47"/>
    <w:rsid w:val="00A653C0"/>
    <w:rsid w:val="00A717F3"/>
    <w:rsid w:val="00A72221"/>
    <w:rsid w:val="00A7466D"/>
    <w:rsid w:val="00A74B06"/>
    <w:rsid w:val="00A76A43"/>
    <w:rsid w:val="00A76F0F"/>
    <w:rsid w:val="00A77AEC"/>
    <w:rsid w:val="00A814FC"/>
    <w:rsid w:val="00A82746"/>
    <w:rsid w:val="00A8428F"/>
    <w:rsid w:val="00A8524C"/>
    <w:rsid w:val="00A8566A"/>
    <w:rsid w:val="00A87465"/>
    <w:rsid w:val="00A9127E"/>
    <w:rsid w:val="00A9139E"/>
    <w:rsid w:val="00A92712"/>
    <w:rsid w:val="00A97D34"/>
    <w:rsid w:val="00AA0504"/>
    <w:rsid w:val="00AA05E7"/>
    <w:rsid w:val="00AA18EB"/>
    <w:rsid w:val="00AA2574"/>
    <w:rsid w:val="00AA62E9"/>
    <w:rsid w:val="00AB0D31"/>
    <w:rsid w:val="00AB6BE5"/>
    <w:rsid w:val="00AC2366"/>
    <w:rsid w:val="00AC563D"/>
    <w:rsid w:val="00AC564D"/>
    <w:rsid w:val="00AD21D8"/>
    <w:rsid w:val="00AD46A7"/>
    <w:rsid w:val="00AD4A5A"/>
    <w:rsid w:val="00AE0075"/>
    <w:rsid w:val="00AE21E9"/>
    <w:rsid w:val="00AE6756"/>
    <w:rsid w:val="00AE6B14"/>
    <w:rsid w:val="00AF5D4D"/>
    <w:rsid w:val="00AF6595"/>
    <w:rsid w:val="00AF768F"/>
    <w:rsid w:val="00B012AF"/>
    <w:rsid w:val="00B0421C"/>
    <w:rsid w:val="00B177E6"/>
    <w:rsid w:val="00B23516"/>
    <w:rsid w:val="00B24146"/>
    <w:rsid w:val="00B277E1"/>
    <w:rsid w:val="00B31048"/>
    <w:rsid w:val="00B312E9"/>
    <w:rsid w:val="00B315CE"/>
    <w:rsid w:val="00B3223B"/>
    <w:rsid w:val="00B35C90"/>
    <w:rsid w:val="00B40CAC"/>
    <w:rsid w:val="00B42487"/>
    <w:rsid w:val="00B43B61"/>
    <w:rsid w:val="00B44B08"/>
    <w:rsid w:val="00B44CAE"/>
    <w:rsid w:val="00B44E39"/>
    <w:rsid w:val="00B469E7"/>
    <w:rsid w:val="00B6317F"/>
    <w:rsid w:val="00B64590"/>
    <w:rsid w:val="00B70D15"/>
    <w:rsid w:val="00B73209"/>
    <w:rsid w:val="00B832E3"/>
    <w:rsid w:val="00B84000"/>
    <w:rsid w:val="00B96F61"/>
    <w:rsid w:val="00BA0353"/>
    <w:rsid w:val="00BA200C"/>
    <w:rsid w:val="00BA6047"/>
    <w:rsid w:val="00BA7E0C"/>
    <w:rsid w:val="00BB0B55"/>
    <w:rsid w:val="00BB2E6A"/>
    <w:rsid w:val="00BB3C99"/>
    <w:rsid w:val="00BB4B49"/>
    <w:rsid w:val="00BB5EEF"/>
    <w:rsid w:val="00BB71FD"/>
    <w:rsid w:val="00BB7E65"/>
    <w:rsid w:val="00BC5E5C"/>
    <w:rsid w:val="00BC7B4E"/>
    <w:rsid w:val="00BC7BE6"/>
    <w:rsid w:val="00BD1821"/>
    <w:rsid w:val="00BD253D"/>
    <w:rsid w:val="00BD6BC2"/>
    <w:rsid w:val="00BD7F15"/>
    <w:rsid w:val="00BE34D6"/>
    <w:rsid w:val="00BE6AD2"/>
    <w:rsid w:val="00BF1CED"/>
    <w:rsid w:val="00BF4E14"/>
    <w:rsid w:val="00C00010"/>
    <w:rsid w:val="00C00E53"/>
    <w:rsid w:val="00C018CF"/>
    <w:rsid w:val="00C02310"/>
    <w:rsid w:val="00C06BC0"/>
    <w:rsid w:val="00C12576"/>
    <w:rsid w:val="00C14020"/>
    <w:rsid w:val="00C16F46"/>
    <w:rsid w:val="00C201DB"/>
    <w:rsid w:val="00C20A93"/>
    <w:rsid w:val="00C25247"/>
    <w:rsid w:val="00C309A5"/>
    <w:rsid w:val="00C30DAE"/>
    <w:rsid w:val="00C342B4"/>
    <w:rsid w:val="00C34786"/>
    <w:rsid w:val="00C34B93"/>
    <w:rsid w:val="00C37C61"/>
    <w:rsid w:val="00C40BDC"/>
    <w:rsid w:val="00C40C62"/>
    <w:rsid w:val="00C42101"/>
    <w:rsid w:val="00C436E5"/>
    <w:rsid w:val="00C51B93"/>
    <w:rsid w:val="00C53B76"/>
    <w:rsid w:val="00C54CBD"/>
    <w:rsid w:val="00C605A8"/>
    <w:rsid w:val="00C60CEF"/>
    <w:rsid w:val="00C61DF2"/>
    <w:rsid w:val="00C61FA0"/>
    <w:rsid w:val="00C61FF2"/>
    <w:rsid w:val="00C62195"/>
    <w:rsid w:val="00C730AC"/>
    <w:rsid w:val="00C74CB6"/>
    <w:rsid w:val="00C76424"/>
    <w:rsid w:val="00C80037"/>
    <w:rsid w:val="00C8328C"/>
    <w:rsid w:val="00C848C0"/>
    <w:rsid w:val="00C86522"/>
    <w:rsid w:val="00C9231B"/>
    <w:rsid w:val="00C95B89"/>
    <w:rsid w:val="00C97D97"/>
    <w:rsid w:val="00CA043F"/>
    <w:rsid w:val="00CA5F44"/>
    <w:rsid w:val="00CA6BED"/>
    <w:rsid w:val="00CB0E4F"/>
    <w:rsid w:val="00CB2727"/>
    <w:rsid w:val="00CB4E31"/>
    <w:rsid w:val="00CB7A49"/>
    <w:rsid w:val="00CC086D"/>
    <w:rsid w:val="00CC46FD"/>
    <w:rsid w:val="00CC4FA6"/>
    <w:rsid w:val="00CC5E88"/>
    <w:rsid w:val="00CC6C9E"/>
    <w:rsid w:val="00CC79C4"/>
    <w:rsid w:val="00CD174D"/>
    <w:rsid w:val="00CD2F7B"/>
    <w:rsid w:val="00CE31F3"/>
    <w:rsid w:val="00CE36C3"/>
    <w:rsid w:val="00CE6B67"/>
    <w:rsid w:val="00CE7681"/>
    <w:rsid w:val="00CF286B"/>
    <w:rsid w:val="00CF303F"/>
    <w:rsid w:val="00CF3638"/>
    <w:rsid w:val="00CF3B1C"/>
    <w:rsid w:val="00CF3E21"/>
    <w:rsid w:val="00CF3EE1"/>
    <w:rsid w:val="00CF5440"/>
    <w:rsid w:val="00D10596"/>
    <w:rsid w:val="00D12E5A"/>
    <w:rsid w:val="00D130C1"/>
    <w:rsid w:val="00D13CD9"/>
    <w:rsid w:val="00D147AE"/>
    <w:rsid w:val="00D22AB4"/>
    <w:rsid w:val="00D23920"/>
    <w:rsid w:val="00D25469"/>
    <w:rsid w:val="00D277FF"/>
    <w:rsid w:val="00D321D3"/>
    <w:rsid w:val="00D33935"/>
    <w:rsid w:val="00D431FE"/>
    <w:rsid w:val="00D43BF7"/>
    <w:rsid w:val="00D44852"/>
    <w:rsid w:val="00D45757"/>
    <w:rsid w:val="00D50DCC"/>
    <w:rsid w:val="00D5520C"/>
    <w:rsid w:val="00D56107"/>
    <w:rsid w:val="00D570B8"/>
    <w:rsid w:val="00D6348A"/>
    <w:rsid w:val="00D77E36"/>
    <w:rsid w:val="00D81F08"/>
    <w:rsid w:val="00D86388"/>
    <w:rsid w:val="00D92CCB"/>
    <w:rsid w:val="00D97DCD"/>
    <w:rsid w:val="00D97F8A"/>
    <w:rsid w:val="00DA0E14"/>
    <w:rsid w:val="00DA249C"/>
    <w:rsid w:val="00DB1ECC"/>
    <w:rsid w:val="00DB49EA"/>
    <w:rsid w:val="00DB505B"/>
    <w:rsid w:val="00DB67D8"/>
    <w:rsid w:val="00DB69CE"/>
    <w:rsid w:val="00DB7BBD"/>
    <w:rsid w:val="00DC31CA"/>
    <w:rsid w:val="00DC4B80"/>
    <w:rsid w:val="00DC6A40"/>
    <w:rsid w:val="00DD0648"/>
    <w:rsid w:val="00DD16BF"/>
    <w:rsid w:val="00DD78DF"/>
    <w:rsid w:val="00DE0DC6"/>
    <w:rsid w:val="00DE5ED9"/>
    <w:rsid w:val="00DF0966"/>
    <w:rsid w:val="00DF13FB"/>
    <w:rsid w:val="00DF234D"/>
    <w:rsid w:val="00DF5557"/>
    <w:rsid w:val="00E05A60"/>
    <w:rsid w:val="00E07D3D"/>
    <w:rsid w:val="00E13328"/>
    <w:rsid w:val="00E1404B"/>
    <w:rsid w:val="00E14E2C"/>
    <w:rsid w:val="00E14E7A"/>
    <w:rsid w:val="00E20891"/>
    <w:rsid w:val="00E21FB9"/>
    <w:rsid w:val="00E2312A"/>
    <w:rsid w:val="00E24093"/>
    <w:rsid w:val="00E262CC"/>
    <w:rsid w:val="00E2779F"/>
    <w:rsid w:val="00E31462"/>
    <w:rsid w:val="00E321C4"/>
    <w:rsid w:val="00E33602"/>
    <w:rsid w:val="00E3412E"/>
    <w:rsid w:val="00E34BBE"/>
    <w:rsid w:val="00E34ECF"/>
    <w:rsid w:val="00E377E0"/>
    <w:rsid w:val="00E422BD"/>
    <w:rsid w:val="00E44389"/>
    <w:rsid w:val="00E44BB6"/>
    <w:rsid w:val="00E500E6"/>
    <w:rsid w:val="00E50551"/>
    <w:rsid w:val="00E51637"/>
    <w:rsid w:val="00E51B07"/>
    <w:rsid w:val="00E52E03"/>
    <w:rsid w:val="00E531C4"/>
    <w:rsid w:val="00E53E82"/>
    <w:rsid w:val="00E57632"/>
    <w:rsid w:val="00E6061D"/>
    <w:rsid w:val="00E612B8"/>
    <w:rsid w:val="00E6493E"/>
    <w:rsid w:val="00E7209B"/>
    <w:rsid w:val="00E7249D"/>
    <w:rsid w:val="00E75D35"/>
    <w:rsid w:val="00E770D0"/>
    <w:rsid w:val="00E77887"/>
    <w:rsid w:val="00E820D6"/>
    <w:rsid w:val="00E83849"/>
    <w:rsid w:val="00E8416A"/>
    <w:rsid w:val="00E84FB1"/>
    <w:rsid w:val="00E8680A"/>
    <w:rsid w:val="00E869E4"/>
    <w:rsid w:val="00E878C9"/>
    <w:rsid w:val="00E90BE1"/>
    <w:rsid w:val="00E91B9E"/>
    <w:rsid w:val="00EA1C7F"/>
    <w:rsid w:val="00EA7795"/>
    <w:rsid w:val="00EB5044"/>
    <w:rsid w:val="00EC2178"/>
    <w:rsid w:val="00EC32AC"/>
    <w:rsid w:val="00EC4B10"/>
    <w:rsid w:val="00EC60A0"/>
    <w:rsid w:val="00ED3725"/>
    <w:rsid w:val="00ED4449"/>
    <w:rsid w:val="00ED46BA"/>
    <w:rsid w:val="00ED5B59"/>
    <w:rsid w:val="00EE1480"/>
    <w:rsid w:val="00EE31B9"/>
    <w:rsid w:val="00EE68B1"/>
    <w:rsid w:val="00EE7231"/>
    <w:rsid w:val="00EF1485"/>
    <w:rsid w:val="00EF2AFB"/>
    <w:rsid w:val="00EF2DD7"/>
    <w:rsid w:val="00EF39CE"/>
    <w:rsid w:val="00EF545E"/>
    <w:rsid w:val="00EF781D"/>
    <w:rsid w:val="00F02BF2"/>
    <w:rsid w:val="00F04DE5"/>
    <w:rsid w:val="00F06FEB"/>
    <w:rsid w:val="00F10305"/>
    <w:rsid w:val="00F1528D"/>
    <w:rsid w:val="00F23A9C"/>
    <w:rsid w:val="00F30753"/>
    <w:rsid w:val="00F31086"/>
    <w:rsid w:val="00F34B92"/>
    <w:rsid w:val="00F37FB9"/>
    <w:rsid w:val="00F41A33"/>
    <w:rsid w:val="00F42BC2"/>
    <w:rsid w:val="00F44AC0"/>
    <w:rsid w:val="00F45CFA"/>
    <w:rsid w:val="00F47A33"/>
    <w:rsid w:val="00F526CE"/>
    <w:rsid w:val="00F52A8E"/>
    <w:rsid w:val="00F535C2"/>
    <w:rsid w:val="00F54557"/>
    <w:rsid w:val="00F54B1F"/>
    <w:rsid w:val="00F56383"/>
    <w:rsid w:val="00F60DBE"/>
    <w:rsid w:val="00F61AEB"/>
    <w:rsid w:val="00F649A2"/>
    <w:rsid w:val="00F66616"/>
    <w:rsid w:val="00F671E4"/>
    <w:rsid w:val="00F71BEA"/>
    <w:rsid w:val="00F72964"/>
    <w:rsid w:val="00F747C2"/>
    <w:rsid w:val="00F74F88"/>
    <w:rsid w:val="00F75B0C"/>
    <w:rsid w:val="00F77103"/>
    <w:rsid w:val="00F77509"/>
    <w:rsid w:val="00F77BA2"/>
    <w:rsid w:val="00F77BCF"/>
    <w:rsid w:val="00F820C4"/>
    <w:rsid w:val="00F837CF"/>
    <w:rsid w:val="00F8469B"/>
    <w:rsid w:val="00F91CBD"/>
    <w:rsid w:val="00F91F63"/>
    <w:rsid w:val="00F92680"/>
    <w:rsid w:val="00F92E17"/>
    <w:rsid w:val="00F95941"/>
    <w:rsid w:val="00F95EE8"/>
    <w:rsid w:val="00FA128A"/>
    <w:rsid w:val="00FA64D8"/>
    <w:rsid w:val="00FB55E3"/>
    <w:rsid w:val="00FB610A"/>
    <w:rsid w:val="00FB63F6"/>
    <w:rsid w:val="00FC005D"/>
    <w:rsid w:val="00FC25B2"/>
    <w:rsid w:val="00FD105A"/>
    <w:rsid w:val="00FD296B"/>
    <w:rsid w:val="00FD3E92"/>
    <w:rsid w:val="00FE0A85"/>
    <w:rsid w:val="00FE3F15"/>
    <w:rsid w:val="00FE4FDF"/>
    <w:rsid w:val="00FE7CD6"/>
    <w:rsid w:val="00FF38A3"/>
    <w:rsid w:val="00FF429E"/>
    <w:rsid w:val="00FF49F3"/>
    <w:rsid w:val="00FF5F4A"/>
    <w:rsid w:val="00FF6E94"/>
    <w:rsid w:val="01F33B67"/>
    <w:rsid w:val="021C7913"/>
    <w:rsid w:val="026E8400"/>
    <w:rsid w:val="0293BCA7"/>
    <w:rsid w:val="02A68A76"/>
    <w:rsid w:val="02C4E7AF"/>
    <w:rsid w:val="02C91D0B"/>
    <w:rsid w:val="0309F2C0"/>
    <w:rsid w:val="03100007"/>
    <w:rsid w:val="0317CC9D"/>
    <w:rsid w:val="03924242"/>
    <w:rsid w:val="0466B8E1"/>
    <w:rsid w:val="04988270"/>
    <w:rsid w:val="05897F61"/>
    <w:rsid w:val="061E9F1C"/>
    <w:rsid w:val="06445CBE"/>
    <w:rsid w:val="07283392"/>
    <w:rsid w:val="07AC5719"/>
    <w:rsid w:val="07BCAACD"/>
    <w:rsid w:val="0863C371"/>
    <w:rsid w:val="092B7E13"/>
    <w:rsid w:val="0A8B433B"/>
    <w:rsid w:val="0AA9CF51"/>
    <w:rsid w:val="0AE6E7BA"/>
    <w:rsid w:val="0B2B62E4"/>
    <w:rsid w:val="0B8DDD4B"/>
    <w:rsid w:val="0C61E746"/>
    <w:rsid w:val="0C6E63A2"/>
    <w:rsid w:val="0C73665C"/>
    <w:rsid w:val="0CFFCE3E"/>
    <w:rsid w:val="0D21008C"/>
    <w:rsid w:val="0DC2E3FD"/>
    <w:rsid w:val="0E1088A4"/>
    <w:rsid w:val="0E6B748C"/>
    <w:rsid w:val="0F45A7F5"/>
    <w:rsid w:val="0F588E3B"/>
    <w:rsid w:val="0F5F48BB"/>
    <w:rsid w:val="0F7C1958"/>
    <w:rsid w:val="0FD541C3"/>
    <w:rsid w:val="1191F948"/>
    <w:rsid w:val="11C417F2"/>
    <w:rsid w:val="11DB5040"/>
    <w:rsid w:val="128C9550"/>
    <w:rsid w:val="12A847FD"/>
    <w:rsid w:val="147221FD"/>
    <w:rsid w:val="14A587CA"/>
    <w:rsid w:val="14B3D2F1"/>
    <w:rsid w:val="14C64BED"/>
    <w:rsid w:val="1515C9E1"/>
    <w:rsid w:val="15605D28"/>
    <w:rsid w:val="15E9D9AE"/>
    <w:rsid w:val="1633AC26"/>
    <w:rsid w:val="16643F5F"/>
    <w:rsid w:val="170D518D"/>
    <w:rsid w:val="1735D855"/>
    <w:rsid w:val="17CED35D"/>
    <w:rsid w:val="187EA585"/>
    <w:rsid w:val="1913064C"/>
    <w:rsid w:val="19276039"/>
    <w:rsid w:val="19533B4B"/>
    <w:rsid w:val="1991E682"/>
    <w:rsid w:val="19AD3F6B"/>
    <w:rsid w:val="19B4BE55"/>
    <w:rsid w:val="19BCAD8E"/>
    <w:rsid w:val="1A14A35C"/>
    <w:rsid w:val="1AB6E949"/>
    <w:rsid w:val="1ABE1E88"/>
    <w:rsid w:val="1B16D7B6"/>
    <w:rsid w:val="1B2CE251"/>
    <w:rsid w:val="1BBF2B0C"/>
    <w:rsid w:val="1C538EDE"/>
    <w:rsid w:val="1C5E1738"/>
    <w:rsid w:val="1CDFE76B"/>
    <w:rsid w:val="1CFEBDE1"/>
    <w:rsid w:val="1D15DB3F"/>
    <w:rsid w:val="1D72AE90"/>
    <w:rsid w:val="1E9A8E42"/>
    <w:rsid w:val="1F38AEDF"/>
    <w:rsid w:val="1F9ECB73"/>
    <w:rsid w:val="203AA7DC"/>
    <w:rsid w:val="20829F18"/>
    <w:rsid w:val="2087AD49"/>
    <w:rsid w:val="2091298B"/>
    <w:rsid w:val="20A89797"/>
    <w:rsid w:val="2118960F"/>
    <w:rsid w:val="21372340"/>
    <w:rsid w:val="217E958D"/>
    <w:rsid w:val="21AEA89E"/>
    <w:rsid w:val="21D9E7EA"/>
    <w:rsid w:val="21F56123"/>
    <w:rsid w:val="2227A116"/>
    <w:rsid w:val="223E1AF4"/>
    <w:rsid w:val="22A9BD00"/>
    <w:rsid w:val="23426E3C"/>
    <w:rsid w:val="2380105C"/>
    <w:rsid w:val="23E03859"/>
    <w:rsid w:val="2413168D"/>
    <w:rsid w:val="252D01E5"/>
    <w:rsid w:val="27129015"/>
    <w:rsid w:val="275D0F19"/>
    <w:rsid w:val="28338DF4"/>
    <w:rsid w:val="2864A2A7"/>
    <w:rsid w:val="289EFE75"/>
    <w:rsid w:val="28D68C2A"/>
    <w:rsid w:val="2AA586D7"/>
    <w:rsid w:val="2AC31F6C"/>
    <w:rsid w:val="2B0C9F17"/>
    <w:rsid w:val="2B67211C"/>
    <w:rsid w:val="2D02F17D"/>
    <w:rsid w:val="2D54A2C3"/>
    <w:rsid w:val="2DB3699F"/>
    <w:rsid w:val="2DC50425"/>
    <w:rsid w:val="2DE886DB"/>
    <w:rsid w:val="2EC00657"/>
    <w:rsid w:val="2F9D98CD"/>
    <w:rsid w:val="2FE3D102"/>
    <w:rsid w:val="3022468A"/>
    <w:rsid w:val="3042AE5B"/>
    <w:rsid w:val="3058E1CE"/>
    <w:rsid w:val="30DD13F0"/>
    <w:rsid w:val="30F1E666"/>
    <w:rsid w:val="314B784A"/>
    <w:rsid w:val="320D6C48"/>
    <w:rsid w:val="3215EC9E"/>
    <w:rsid w:val="32394749"/>
    <w:rsid w:val="327CE788"/>
    <w:rsid w:val="32C2ED64"/>
    <w:rsid w:val="32CABBFC"/>
    <w:rsid w:val="32E7128C"/>
    <w:rsid w:val="337A4F1D"/>
    <w:rsid w:val="34873A6D"/>
    <w:rsid w:val="34F552B8"/>
    <w:rsid w:val="35161F7E"/>
    <w:rsid w:val="352CEA9D"/>
    <w:rsid w:val="361613F1"/>
    <w:rsid w:val="367D1E6F"/>
    <w:rsid w:val="36B120E2"/>
    <w:rsid w:val="36C17D8E"/>
    <w:rsid w:val="373F0938"/>
    <w:rsid w:val="37B990A6"/>
    <w:rsid w:val="385AC27C"/>
    <w:rsid w:val="38AE4113"/>
    <w:rsid w:val="39235A0F"/>
    <w:rsid w:val="39556107"/>
    <w:rsid w:val="39697A11"/>
    <w:rsid w:val="3A23ED84"/>
    <w:rsid w:val="3A540BCF"/>
    <w:rsid w:val="3A6DEFFE"/>
    <w:rsid w:val="3A7C0242"/>
    <w:rsid w:val="3AB483F7"/>
    <w:rsid w:val="3AD5257C"/>
    <w:rsid w:val="3BCCF6A5"/>
    <w:rsid w:val="3C359F35"/>
    <w:rsid w:val="3D22C916"/>
    <w:rsid w:val="3D2F12F6"/>
    <w:rsid w:val="3D35D770"/>
    <w:rsid w:val="3D5B7928"/>
    <w:rsid w:val="3D704425"/>
    <w:rsid w:val="3D709775"/>
    <w:rsid w:val="3E60E690"/>
    <w:rsid w:val="3E67DE71"/>
    <w:rsid w:val="3FCE0B19"/>
    <w:rsid w:val="408711C8"/>
    <w:rsid w:val="415C50AE"/>
    <w:rsid w:val="41629FE9"/>
    <w:rsid w:val="41E3C346"/>
    <w:rsid w:val="425400B1"/>
    <w:rsid w:val="426E2D3E"/>
    <w:rsid w:val="42FD1470"/>
    <w:rsid w:val="430872D8"/>
    <w:rsid w:val="43280529"/>
    <w:rsid w:val="4347F9F6"/>
    <w:rsid w:val="435C2F71"/>
    <w:rsid w:val="435EBA91"/>
    <w:rsid w:val="43B570BB"/>
    <w:rsid w:val="4408ED41"/>
    <w:rsid w:val="4420027D"/>
    <w:rsid w:val="44839CA6"/>
    <w:rsid w:val="45112E16"/>
    <w:rsid w:val="4537B342"/>
    <w:rsid w:val="454BFE02"/>
    <w:rsid w:val="455AD2EC"/>
    <w:rsid w:val="45C73E57"/>
    <w:rsid w:val="46189F76"/>
    <w:rsid w:val="4622993C"/>
    <w:rsid w:val="4677AC0E"/>
    <w:rsid w:val="46CB5532"/>
    <w:rsid w:val="4703BA63"/>
    <w:rsid w:val="481DEEF5"/>
    <w:rsid w:val="4867F0F5"/>
    <w:rsid w:val="4897C2B2"/>
    <w:rsid w:val="49504038"/>
    <w:rsid w:val="49A0D6EE"/>
    <w:rsid w:val="49D86C15"/>
    <w:rsid w:val="4B4DF84F"/>
    <w:rsid w:val="4B705DC6"/>
    <w:rsid w:val="4B8ED21B"/>
    <w:rsid w:val="4CA5C61C"/>
    <w:rsid w:val="4D0A7143"/>
    <w:rsid w:val="4D3F7BF0"/>
    <w:rsid w:val="4E51941B"/>
    <w:rsid w:val="4F36354D"/>
    <w:rsid w:val="5036DE79"/>
    <w:rsid w:val="506905DB"/>
    <w:rsid w:val="506E1AEF"/>
    <w:rsid w:val="5099C793"/>
    <w:rsid w:val="50CE47EC"/>
    <w:rsid w:val="51186AA3"/>
    <w:rsid w:val="5132B647"/>
    <w:rsid w:val="5134F04E"/>
    <w:rsid w:val="5141D6CB"/>
    <w:rsid w:val="517E843C"/>
    <w:rsid w:val="5205E271"/>
    <w:rsid w:val="533473A8"/>
    <w:rsid w:val="5418837C"/>
    <w:rsid w:val="555DF5CA"/>
    <w:rsid w:val="55AE8D3E"/>
    <w:rsid w:val="56957C02"/>
    <w:rsid w:val="56CF9387"/>
    <w:rsid w:val="5707597F"/>
    <w:rsid w:val="570C950B"/>
    <w:rsid w:val="5712C0D3"/>
    <w:rsid w:val="5823A438"/>
    <w:rsid w:val="5850778C"/>
    <w:rsid w:val="593487E5"/>
    <w:rsid w:val="595BCE7A"/>
    <w:rsid w:val="5ADEAB19"/>
    <w:rsid w:val="5BBBF7BD"/>
    <w:rsid w:val="5BDCCEF9"/>
    <w:rsid w:val="5BEF8081"/>
    <w:rsid w:val="5C2CFE73"/>
    <w:rsid w:val="5C582647"/>
    <w:rsid w:val="5C87FD1F"/>
    <w:rsid w:val="5C8CC862"/>
    <w:rsid w:val="5C98B30E"/>
    <w:rsid w:val="5CCDC9CB"/>
    <w:rsid w:val="5CD1DF3D"/>
    <w:rsid w:val="5CE107E1"/>
    <w:rsid w:val="5D4D288A"/>
    <w:rsid w:val="5D789F5A"/>
    <w:rsid w:val="5D79BB30"/>
    <w:rsid w:val="5DAEA9AC"/>
    <w:rsid w:val="5E64A73C"/>
    <w:rsid w:val="5ED804F5"/>
    <w:rsid w:val="600A5B51"/>
    <w:rsid w:val="604C5D71"/>
    <w:rsid w:val="60792EE5"/>
    <w:rsid w:val="60CECBE0"/>
    <w:rsid w:val="6117D85A"/>
    <w:rsid w:val="6172B94D"/>
    <w:rsid w:val="622AF48C"/>
    <w:rsid w:val="623AE62E"/>
    <w:rsid w:val="625CD2AB"/>
    <w:rsid w:val="6318A36D"/>
    <w:rsid w:val="64CA184A"/>
    <w:rsid w:val="65EA6B08"/>
    <w:rsid w:val="662127B2"/>
    <w:rsid w:val="66BE648E"/>
    <w:rsid w:val="680004D1"/>
    <w:rsid w:val="685162D1"/>
    <w:rsid w:val="68D660E8"/>
    <w:rsid w:val="69038591"/>
    <w:rsid w:val="6907D138"/>
    <w:rsid w:val="6963C503"/>
    <w:rsid w:val="69BC7006"/>
    <w:rsid w:val="6AFCC123"/>
    <w:rsid w:val="6B11C538"/>
    <w:rsid w:val="6BB248E6"/>
    <w:rsid w:val="6BEC7BEE"/>
    <w:rsid w:val="6C5D182C"/>
    <w:rsid w:val="6C9C9A94"/>
    <w:rsid w:val="6EDB2DCB"/>
    <w:rsid w:val="6F12CAB1"/>
    <w:rsid w:val="6F572D67"/>
    <w:rsid w:val="70269622"/>
    <w:rsid w:val="70AC8109"/>
    <w:rsid w:val="71168A8A"/>
    <w:rsid w:val="7142917C"/>
    <w:rsid w:val="719EFA25"/>
    <w:rsid w:val="71B3B004"/>
    <w:rsid w:val="71DD179C"/>
    <w:rsid w:val="72976E8F"/>
    <w:rsid w:val="7298332C"/>
    <w:rsid w:val="72EEAAAB"/>
    <w:rsid w:val="72FCF4FF"/>
    <w:rsid w:val="7339C303"/>
    <w:rsid w:val="7352B552"/>
    <w:rsid w:val="7378E7FD"/>
    <w:rsid w:val="7419959C"/>
    <w:rsid w:val="74432839"/>
    <w:rsid w:val="74660184"/>
    <w:rsid w:val="749ADBAD"/>
    <w:rsid w:val="7542DA17"/>
    <w:rsid w:val="75ADE661"/>
    <w:rsid w:val="76334588"/>
    <w:rsid w:val="76A1814A"/>
    <w:rsid w:val="774BF5E6"/>
    <w:rsid w:val="7833C8F8"/>
    <w:rsid w:val="78DDAC8A"/>
    <w:rsid w:val="78FE5B0F"/>
    <w:rsid w:val="79CE74AB"/>
    <w:rsid w:val="7A32124F"/>
    <w:rsid w:val="7A57FD44"/>
    <w:rsid w:val="7A5C0B55"/>
    <w:rsid w:val="7AD944F8"/>
    <w:rsid w:val="7ADCBA51"/>
    <w:rsid w:val="7B83F9E2"/>
    <w:rsid w:val="7C8F1BBA"/>
    <w:rsid w:val="7CA9AA4D"/>
    <w:rsid w:val="7CD3A775"/>
    <w:rsid w:val="7CEDBD70"/>
    <w:rsid w:val="7D5F7374"/>
    <w:rsid w:val="7E2A60CF"/>
    <w:rsid w:val="7E381E1C"/>
    <w:rsid w:val="7E4ED1C2"/>
    <w:rsid w:val="7F15FA4F"/>
    <w:rsid w:val="7F36E33D"/>
    <w:rsid w:val="7F4C2B9E"/>
    <w:rsid w:val="7F7923A9"/>
    <w:rsid w:val="7FA41955"/>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716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44B27"/>
    <w:rPr>
      <w:rFonts w:ascii="Arial" w:hAnsi="Arial"/>
      <w:lang w:val="en-US" w:eastAsia="es-ES"/>
    </w:rPr>
  </w:style>
  <w:style w:type="paragraph" w:styleId="Heading1">
    <w:name w:val="heading 1"/>
    <w:aliases w:val="HD1"/>
    <w:basedOn w:val="Normal"/>
    <w:next w:val="BodyText"/>
    <w:link w:val="Heading1Char"/>
    <w:uiPriority w:val="9"/>
    <w:qFormat/>
    <w:rsid w:val="00A44B27"/>
    <w:pPr>
      <w:keepNext/>
      <w:keepLines/>
      <w:pageBreakBefore/>
      <w:numPr>
        <w:numId w:val="4"/>
      </w:numPr>
      <w:pBdr>
        <w:top w:val="single" w:sz="48" w:space="1" w:color="ACACAC"/>
      </w:pBdr>
      <w:tabs>
        <w:tab w:val="left" w:pos="2520"/>
      </w:tabs>
      <w:spacing w:before="120" w:after="240"/>
      <w:ind w:right="720"/>
      <w:outlineLvl w:val="0"/>
    </w:pPr>
    <w:rPr>
      <w:b/>
      <w:caps/>
      <w:sz w:val="28"/>
    </w:rPr>
  </w:style>
  <w:style w:type="paragraph" w:styleId="Heading2">
    <w:name w:val="heading 2"/>
    <w:aliases w:val="HD2"/>
    <w:basedOn w:val="BodyText"/>
    <w:next w:val="BodyText"/>
    <w:link w:val="Heading2Char"/>
    <w:qFormat/>
    <w:rsid w:val="00A44B27"/>
    <w:pPr>
      <w:keepNext/>
      <w:keepLines/>
      <w:numPr>
        <w:ilvl w:val="1"/>
        <w:numId w:val="4"/>
      </w:numPr>
      <w:pBdr>
        <w:top w:val="single" w:sz="48" w:space="1" w:color="ACACAC"/>
      </w:pBdr>
      <w:spacing w:before="240" w:line="300" w:lineRule="auto"/>
      <w:ind w:right="2835"/>
      <w:outlineLvl w:val="1"/>
    </w:pPr>
    <w:rPr>
      <w:b/>
      <w:sz w:val="28"/>
    </w:rPr>
  </w:style>
  <w:style w:type="paragraph" w:styleId="Heading3">
    <w:name w:val="heading 3"/>
    <w:basedOn w:val="BodyText"/>
    <w:next w:val="BodyText"/>
    <w:link w:val="Heading3Char"/>
    <w:qFormat/>
    <w:rsid w:val="00A44B27"/>
    <w:pPr>
      <w:keepNext/>
      <w:keepLines/>
      <w:numPr>
        <w:ilvl w:val="2"/>
        <w:numId w:val="4"/>
      </w:numPr>
      <w:tabs>
        <w:tab w:val="clear" w:pos="1710"/>
        <w:tab w:val="num" w:pos="1440"/>
      </w:tabs>
      <w:ind w:left="1440"/>
      <w:outlineLvl w:val="2"/>
    </w:pPr>
    <w:rPr>
      <w:b/>
      <w:caps/>
      <w:sz w:val="24"/>
    </w:rPr>
  </w:style>
  <w:style w:type="paragraph" w:styleId="Heading4">
    <w:name w:val="heading 4"/>
    <w:basedOn w:val="BodyText"/>
    <w:next w:val="BodyText"/>
    <w:link w:val="Heading4Char"/>
    <w:qFormat/>
    <w:rsid w:val="00A44B27"/>
    <w:pPr>
      <w:keepNext/>
      <w:keepLines/>
      <w:numPr>
        <w:ilvl w:val="3"/>
        <w:numId w:val="4"/>
      </w:numPr>
      <w:tabs>
        <w:tab w:val="center" w:pos="6480"/>
        <w:tab w:val="right" w:pos="10440"/>
      </w:tabs>
      <w:outlineLvl w:val="3"/>
    </w:pPr>
    <w:rPr>
      <w:b/>
      <w:sz w:val="24"/>
    </w:rPr>
  </w:style>
  <w:style w:type="paragraph" w:styleId="Heading5">
    <w:name w:val="heading 5"/>
    <w:basedOn w:val="BodyText"/>
    <w:next w:val="BodyText"/>
    <w:link w:val="Heading5Char"/>
    <w:qFormat/>
    <w:rsid w:val="00A44B27"/>
    <w:pPr>
      <w:keepNext/>
      <w:keepLines/>
      <w:numPr>
        <w:ilvl w:val="4"/>
        <w:numId w:val="4"/>
      </w:numPr>
      <w:outlineLvl w:val="4"/>
    </w:pPr>
    <w:rPr>
      <w:b/>
      <w:caps/>
    </w:rPr>
  </w:style>
  <w:style w:type="paragraph" w:styleId="Heading6">
    <w:name w:val="heading 6"/>
    <w:basedOn w:val="BodyText"/>
    <w:next w:val="BodyText"/>
    <w:link w:val="Heading6Char"/>
    <w:qFormat/>
    <w:rsid w:val="00A44B27"/>
    <w:pPr>
      <w:keepNext/>
      <w:numPr>
        <w:ilvl w:val="5"/>
        <w:numId w:val="4"/>
      </w:numPr>
      <w:spacing w:line="300" w:lineRule="auto"/>
      <w:outlineLvl w:val="5"/>
    </w:pPr>
    <w:rPr>
      <w:b/>
    </w:rPr>
  </w:style>
  <w:style w:type="paragraph" w:styleId="Heading7">
    <w:name w:val="heading 7"/>
    <w:basedOn w:val="Normal"/>
    <w:next w:val="NormalIndent"/>
    <w:link w:val="Heading7Char"/>
    <w:qFormat/>
    <w:rsid w:val="00A44B27"/>
    <w:pPr>
      <w:keepNext/>
      <w:numPr>
        <w:ilvl w:val="6"/>
        <w:numId w:val="4"/>
      </w:numPr>
      <w:spacing w:before="120" w:after="120" w:line="300" w:lineRule="auto"/>
      <w:outlineLvl w:val="6"/>
    </w:pPr>
    <w:rPr>
      <w:rFonts w:ascii="Times" w:hAnsi="Times"/>
      <w:i/>
    </w:rPr>
  </w:style>
  <w:style w:type="paragraph" w:styleId="Heading8">
    <w:name w:val="heading 8"/>
    <w:basedOn w:val="BodyText"/>
    <w:next w:val="BodyText"/>
    <w:link w:val="Heading8Char"/>
    <w:qFormat/>
    <w:rsid w:val="00A44B27"/>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A44B27"/>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A44B27"/>
    <w:pPr>
      <w:spacing w:before="120" w:after="120"/>
      <w:ind w:left="1440"/>
    </w:pPr>
  </w:style>
  <w:style w:type="paragraph" w:styleId="NormalIndent">
    <w:name w:val="Normal Indent"/>
    <w:basedOn w:val="Normal"/>
    <w:rsid w:val="00A44B27"/>
    <w:pPr>
      <w:ind w:left="720"/>
    </w:pPr>
  </w:style>
  <w:style w:type="paragraph" w:styleId="TOC3">
    <w:name w:val="toc 3"/>
    <w:basedOn w:val="Normal"/>
    <w:next w:val="Normal"/>
    <w:rsid w:val="00A44B27"/>
    <w:pPr>
      <w:tabs>
        <w:tab w:val="right" w:leader="dot" w:pos="10080"/>
      </w:tabs>
      <w:ind w:left="2549"/>
    </w:pPr>
  </w:style>
  <w:style w:type="paragraph" w:styleId="TOC2">
    <w:name w:val="toc 2"/>
    <w:basedOn w:val="Normal"/>
    <w:next w:val="Normal"/>
    <w:uiPriority w:val="39"/>
    <w:rsid w:val="00A44B27"/>
    <w:pPr>
      <w:tabs>
        <w:tab w:val="right" w:leader="dot" w:pos="10080"/>
      </w:tabs>
      <w:ind w:left="1440"/>
    </w:pPr>
  </w:style>
  <w:style w:type="paragraph" w:styleId="Footer">
    <w:name w:val="footer"/>
    <w:basedOn w:val="Normal"/>
    <w:link w:val="FooterChar"/>
    <w:rsid w:val="00A44B27"/>
    <w:pPr>
      <w:tabs>
        <w:tab w:val="right" w:pos="7920"/>
      </w:tabs>
    </w:pPr>
    <w:rPr>
      <w:sz w:val="16"/>
    </w:rPr>
  </w:style>
  <w:style w:type="paragraph" w:styleId="Header">
    <w:name w:val="header"/>
    <w:basedOn w:val="Normal"/>
    <w:link w:val="HeaderChar"/>
    <w:rsid w:val="00A44B27"/>
    <w:pPr>
      <w:tabs>
        <w:tab w:val="right" w:pos="10440"/>
      </w:tabs>
    </w:pPr>
    <w:rPr>
      <w:sz w:val="16"/>
    </w:rPr>
  </w:style>
  <w:style w:type="paragraph" w:styleId="Title">
    <w:name w:val="Title"/>
    <w:basedOn w:val="Normal"/>
    <w:link w:val="TitleChar"/>
    <w:qFormat/>
    <w:rsid w:val="00A44B27"/>
    <w:pPr>
      <w:keepLines/>
      <w:ind w:right="720"/>
    </w:pPr>
    <w:rPr>
      <w:sz w:val="48"/>
    </w:rPr>
  </w:style>
  <w:style w:type="paragraph" w:customStyle="1" w:styleId="TableText">
    <w:name w:val="Table Text"/>
    <w:basedOn w:val="Normal"/>
    <w:link w:val="TableTextChar"/>
    <w:rsid w:val="00A44B27"/>
    <w:pPr>
      <w:keepLines/>
    </w:pPr>
    <w:rPr>
      <w:sz w:val="16"/>
    </w:rPr>
  </w:style>
  <w:style w:type="paragraph" w:customStyle="1" w:styleId="HeadingBar">
    <w:name w:val="Heading Bar"/>
    <w:basedOn w:val="Normal"/>
    <w:next w:val="Heading3"/>
    <w:rsid w:val="00A44B27"/>
    <w:pPr>
      <w:keepNext/>
      <w:keepLines/>
      <w:shd w:val="solid" w:color="ACACAC" w:fill="ACACAC"/>
      <w:spacing w:before="240"/>
      <w:ind w:right="7920"/>
    </w:pPr>
    <w:rPr>
      <w:color w:val="FFFFFF"/>
      <w:sz w:val="8"/>
    </w:rPr>
  </w:style>
  <w:style w:type="paragraph" w:customStyle="1" w:styleId="TitleBar">
    <w:name w:val="Title Bar"/>
    <w:basedOn w:val="Normal"/>
    <w:rsid w:val="00A44B27"/>
    <w:pPr>
      <w:keepNext/>
      <w:pageBreakBefore/>
      <w:shd w:val="solid" w:color="ACACAC" w:fill="auto"/>
      <w:spacing w:before="1680"/>
      <w:ind w:left="1440" w:right="720"/>
    </w:pPr>
    <w:rPr>
      <w:sz w:val="16"/>
    </w:rPr>
  </w:style>
  <w:style w:type="paragraph" w:customStyle="1" w:styleId="TOCHeading1">
    <w:name w:val="TOC Heading1"/>
    <w:basedOn w:val="Normal"/>
    <w:rsid w:val="00A44B27"/>
    <w:pPr>
      <w:keepNext/>
      <w:pageBreakBefore/>
      <w:pBdr>
        <w:top w:val="single" w:sz="48" w:space="26" w:color="ACACAC"/>
      </w:pBdr>
      <w:spacing w:before="960" w:after="960"/>
      <w:ind w:left="1440"/>
    </w:pPr>
    <w:rPr>
      <w:sz w:val="36"/>
    </w:rPr>
  </w:style>
  <w:style w:type="character" w:customStyle="1" w:styleId="HighlightedVariable">
    <w:name w:val="Highlighted Variable"/>
    <w:rsid w:val="00A44B27"/>
    <w:rPr>
      <w:color w:val="13A3F7"/>
    </w:rPr>
  </w:style>
  <w:style w:type="paragraph" w:customStyle="1" w:styleId="TableHeading">
    <w:name w:val="Table Heading"/>
    <w:basedOn w:val="TableText"/>
    <w:rsid w:val="00A44B27"/>
    <w:pPr>
      <w:spacing w:before="120" w:after="120"/>
    </w:pPr>
    <w:rPr>
      <w:b/>
    </w:rPr>
  </w:style>
  <w:style w:type="character" w:styleId="PageNumber">
    <w:name w:val="page number"/>
    <w:rsid w:val="00A44B27"/>
    <w:rPr>
      <w:rFonts w:ascii="Arial" w:hAnsi="Arial"/>
    </w:rPr>
  </w:style>
  <w:style w:type="paragraph" w:customStyle="1" w:styleId="RouteTitle">
    <w:name w:val="Route Title"/>
    <w:basedOn w:val="Normal"/>
    <w:rsid w:val="00A44B27"/>
    <w:pPr>
      <w:keepLines/>
      <w:spacing w:after="120"/>
      <w:ind w:left="1440" w:right="720"/>
    </w:pPr>
    <w:rPr>
      <w:sz w:val="36"/>
    </w:rPr>
  </w:style>
  <w:style w:type="paragraph" w:customStyle="1" w:styleId="Title-Major">
    <w:name w:val="Title-Major"/>
    <w:basedOn w:val="Title"/>
    <w:rsid w:val="00A44B27"/>
    <w:pPr>
      <w:ind w:left="1440"/>
    </w:pPr>
    <w:rPr>
      <w:smallCaps/>
    </w:rPr>
  </w:style>
  <w:style w:type="paragraph" w:customStyle="1" w:styleId="Note">
    <w:name w:val="Note"/>
    <w:basedOn w:val="BodyText"/>
    <w:rsid w:val="00A44B27"/>
    <w:pPr>
      <w:pBdr>
        <w:top w:val="single" w:sz="6" w:space="1" w:color="auto" w:shadow="1"/>
        <w:left w:val="single" w:sz="6" w:space="1" w:color="auto" w:shadow="1"/>
        <w:bottom w:val="single" w:sz="6" w:space="1" w:color="auto" w:shadow="1"/>
        <w:right w:val="single" w:sz="6" w:space="1" w:color="auto" w:shadow="1"/>
      </w:pBdr>
      <w:shd w:val="solid" w:color="13A3F7" w:fill="auto"/>
      <w:ind w:left="0" w:right="5041"/>
    </w:pPr>
    <w:rPr>
      <w:color w:val="FFFFFF"/>
    </w:rPr>
  </w:style>
  <w:style w:type="paragraph" w:customStyle="1" w:styleId="Bullet">
    <w:name w:val="Bullet"/>
    <w:basedOn w:val="BodyText"/>
    <w:rsid w:val="00A44B27"/>
    <w:pPr>
      <w:keepLines/>
      <w:numPr>
        <w:numId w:val="7"/>
      </w:numPr>
      <w:tabs>
        <w:tab w:val="left" w:pos="2520"/>
      </w:tabs>
      <w:spacing w:before="60" w:after="60"/>
    </w:pPr>
  </w:style>
  <w:style w:type="paragraph" w:customStyle="1" w:styleId="Checklist">
    <w:name w:val="Checklist"/>
    <w:basedOn w:val="BodyText"/>
    <w:rsid w:val="00A44B27"/>
    <w:pPr>
      <w:numPr>
        <w:numId w:val="6"/>
      </w:numPr>
    </w:pPr>
  </w:style>
  <w:style w:type="paragraph" w:customStyle="1" w:styleId="Subject">
    <w:name w:val="Subject"/>
    <w:basedOn w:val="BodyText"/>
    <w:rsid w:val="00A44B27"/>
    <w:rPr>
      <w:sz w:val="48"/>
    </w:rPr>
  </w:style>
  <w:style w:type="paragraph" w:customStyle="1" w:styleId="InfoBox">
    <w:name w:val="Info Box"/>
    <w:basedOn w:val="BodyText"/>
    <w:rsid w:val="00A44B27"/>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customStyle="1" w:styleId="NumberList">
    <w:name w:val="Number List"/>
    <w:basedOn w:val="NumberedList"/>
    <w:rsid w:val="00A44B27"/>
    <w:pPr>
      <w:numPr>
        <w:numId w:val="0"/>
      </w:numPr>
    </w:pPr>
  </w:style>
  <w:style w:type="paragraph" w:styleId="TOC1">
    <w:name w:val="toc 1"/>
    <w:basedOn w:val="Normal"/>
    <w:next w:val="Normal"/>
    <w:uiPriority w:val="39"/>
    <w:rsid w:val="00A44B27"/>
    <w:pPr>
      <w:keepNext/>
      <w:tabs>
        <w:tab w:val="right" w:leader="dot" w:pos="10080"/>
      </w:tabs>
      <w:spacing w:before="240" w:after="120"/>
      <w:ind w:left="1440"/>
    </w:pPr>
    <w:rPr>
      <w:b/>
    </w:rPr>
  </w:style>
  <w:style w:type="paragraph" w:styleId="TOC4">
    <w:name w:val="toc 4"/>
    <w:basedOn w:val="Normal"/>
    <w:next w:val="Normal"/>
    <w:semiHidden/>
    <w:rsid w:val="00A44B27"/>
    <w:pPr>
      <w:tabs>
        <w:tab w:val="right" w:leader="dot" w:pos="10080"/>
      </w:tabs>
      <w:ind w:left="3240"/>
    </w:pPr>
    <w:rPr>
      <w:sz w:val="18"/>
    </w:rPr>
  </w:style>
  <w:style w:type="paragraph" w:styleId="TOC5">
    <w:name w:val="toc 5"/>
    <w:basedOn w:val="Normal"/>
    <w:next w:val="Normal"/>
    <w:semiHidden/>
    <w:rsid w:val="00A44B27"/>
    <w:pPr>
      <w:tabs>
        <w:tab w:val="right" w:leader="dot" w:pos="10080"/>
      </w:tabs>
      <w:ind w:left="3600"/>
    </w:pPr>
    <w:rPr>
      <w:sz w:val="18"/>
    </w:rPr>
  </w:style>
  <w:style w:type="paragraph" w:customStyle="1" w:styleId="tty132">
    <w:name w:val="tty132"/>
    <w:basedOn w:val="Normal"/>
    <w:rsid w:val="00A44B27"/>
    <w:rPr>
      <w:rFonts w:ascii="Courier New" w:hAnsi="Courier New"/>
      <w:sz w:val="12"/>
    </w:rPr>
  </w:style>
  <w:style w:type="paragraph" w:customStyle="1" w:styleId="tty180">
    <w:name w:val="tty180"/>
    <w:basedOn w:val="Normal"/>
    <w:rsid w:val="00A44B27"/>
    <w:pPr>
      <w:ind w:right="-720"/>
    </w:pPr>
    <w:rPr>
      <w:rFonts w:ascii="Courier New" w:hAnsi="Courier New"/>
      <w:sz w:val="8"/>
    </w:rPr>
  </w:style>
  <w:style w:type="paragraph" w:customStyle="1" w:styleId="tty80">
    <w:name w:val="tty80"/>
    <w:basedOn w:val="Normal"/>
    <w:rsid w:val="00A44B27"/>
    <w:rPr>
      <w:rFonts w:ascii="Courier New" w:hAnsi="Courier New"/>
    </w:rPr>
  </w:style>
  <w:style w:type="paragraph" w:customStyle="1" w:styleId="tty80indent">
    <w:name w:val="tty80 indent"/>
    <w:basedOn w:val="tty80"/>
    <w:rsid w:val="00A44B27"/>
    <w:pPr>
      <w:ind w:left="2895"/>
    </w:pPr>
  </w:style>
  <w:style w:type="paragraph" w:customStyle="1" w:styleId="NoteWide">
    <w:name w:val="Note Wide"/>
    <w:basedOn w:val="Note"/>
    <w:rsid w:val="00A44B27"/>
    <w:pPr>
      <w:ind w:right="2160"/>
    </w:pPr>
  </w:style>
  <w:style w:type="table" w:styleId="TableGrid">
    <w:name w:val="Table Grid"/>
    <w:basedOn w:val="TableNormal"/>
    <w:rsid w:val="00A44B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Grid-Accent1">
    <w:name w:val="Light Grid Accent 1"/>
    <w:aliases w:val="Infor_Standard"/>
    <w:basedOn w:val="TableNormal"/>
    <w:uiPriority w:val="62"/>
    <w:rsid w:val="0080041B"/>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Condensed" w:eastAsia="Times New Roman" w:hAnsi="Bahnschrift SemiCondensed"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Condensed" w:eastAsia="Times New Roman" w:hAnsi="Bahnschrift SemiCondensed"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Condensed" w:eastAsia="Times New Roman" w:hAnsi="Bahnschrift SemiCondensed" w:cs="Times New Roman"/>
        <w:b/>
        <w:bCs/>
      </w:rPr>
    </w:tblStylePr>
    <w:tblStylePr w:type="lastCol">
      <w:rPr>
        <w:rFonts w:ascii="Bahnschrift SemiCondensed" w:eastAsia="Times New Roman" w:hAnsi="Bahnschrift SemiCondensed"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InforTable">
    <w:name w:val="Infor_Table"/>
    <w:basedOn w:val="TableNormal"/>
    <w:rsid w:val="0080041B"/>
    <w:tblPr/>
  </w:style>
  <w:style w:type="paragraph" w:customStyle="1" w:styleId="NumberedList">
    <w:name w:val="Numbered List"/>
    <w:basedOn w:val="Bullet"/>
    <w:rsid w:val="00A44B27"/>
    <w:pPr>
      <w:numPr>
        <w:numId w:val="5"/>
      </w:numPr>
      <w:tabs>
        <w:tab w:val="left" w:pos="2880"/>
      </w:tabs>
    </w:pPr>
  </w:style>
  <w:style w:type="paragraph" w:customStyle="1" w:styleId="Paragraph">
    <w:name w:val="Paragraph"/>
    <w:rsid w:val="00A44B27"/>
    <w:pPr>
      <w:spacing w:before="130" w:after="130" w:line="260" w:lineRule="exact"/>
    </w:pPr>
    <w:rPr>
      <w:rFonts w:ascii="Arial" w:eastAsia="Arial Unicode MS" w:hAnsi="Arial"/>
      <w:sz w:val="21"/>
      <w:szCs w:val="22"/>
      <w:lang w:val="en-US" w:eastAsia="en-US"/>
    </w:rPr>
  </w:style>
  <w:style w:type="paragraph" w:customStyle="1" w:styleId="CopyrightText">
    <w:name w:val="Copyright Text"/>
    <w:basedOn w:val="Paragraph"/>
    <w:rsid w:val="00A44B27"/>
    <w:pPr>
      <w:spacing w:before="70" w:after="70"/>
    </w:pPr>
    <w:rPr>
      <w:szCs w:val="21"/>
    </w:rPr>
  </w:style>
  <w:style w:type="paragraph" w:customStyle="1" w:styleId="HeadingCopyright">
    <w:name w:val="Heading Copyright"/>
    <w:basedOn w:val="Heading2"/>
    <w:next w:val="CopyrightText"/>
    <w:rsid w:val="00A44B27"/>
    <w:pPr>
      <w:numPr>
        <w:ilvl w:val="0"/>
        <w:numId w:val="0"/>
      </w:numPr>
      <w:pBdr>
        <w:top w:val="none" w:sz="0" w:space="0" w:color="auto"/>
      </w:pBdr>
      <w:spacing w:before="65" w:after="65" w:line="260" w:lineRule="exact"/>
      <w:ind w:right="0"/>
      <w:outlineLvl w:val="9"/>
    </w:pPr>
    <w:rPr>
      <w:rFonts w:eastAsia="Arial Unicode MS"/>
      <w:bCs/>
      <w:sz w:val="22"/>
      <w:szCs w:val="22"/>
      <w:lang w:eastAsia="en-US"/>
    </w:rPr>
  </w:style>
  <w:style w:type="paragraph" w:styleId="BalloonText">
    <w:name w:val="Balloon Text"/>
    <w:basedOn w:val="Normal"/>
    <w:link w:val="BalloonTextChar"/>
    <w:rsid w:val="00A44B27"/>
    <w:rPr>
      <w:rFonts w:ascii="Tahoma" w:hAnsi="Tahoma" w:cs="Tahoma"/>
      <w:sz w:val="16"/>
      <w:szCs w:val="16"/>
    </w:rPr>
  </w:style>
  <w:style w:type="character" w:customStyle="1" w:styleId="BalloonTextChar">
    <w:name w:val="Balloon Text Char"/>
    <w:link w:val="BalloonText"/>
    <w:rsid w:val="00A44B27"/>
    <w:rPr>
      <w:rFonts w:ascii="Tahoma" w:hAnsi="Tahoma" w:cs="Tahoma"/>
      <w:sz w:val="16"/>
      <w:szCs w:val="16"/>
      <w:lang w:val="en-US" w:eastAsia="es-ES"/>
    </w:rPr>
  </w:style>
  <w:style w:type="character" w:customStyle="1" w:styleId="TableTextChar">
    <w:name w:val="Table Text Char"/>
    <w:link w:val="TableText"/>
    <w:rsid w:val="005A6953"/>
    <w:rPr>
      <w:rFonts w:ascii="Arial" w:hAnsi="Arial"/>
      <w:sz w:val="16"/>
      <w:lang w:val="en-US" w:eastAsia="es-ES"/>
    </w:rPr>
  </w:style>
  <w:style w:type="table" w:styleId="LightList-Accent5">
    <w:name w:val="Light List Accent 5"/>
    <w:basedOn w:val="TableNormal"/>
    <w:uiPriority w:val="61"/>
    <w:rsid w:val="00A44B27"/>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MediumGrid3-Accent5">
    <w:name w:val="Medium Grid 3 Accent 5"/>
    <w:basedOn w:val="TableNormal"/>
    <w:uiPriority w:val="69"/>
    <w:rsid w:val="00A44B27"/>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TableGrid8">
    <w:name w:val="Table Grid 8"/>
    <w:basedOn w:val="TableNormal"/>
    <w:rsid w:val="003350D6"/>
    <w:pPr>
      <w:spacing w:before="120" w:after="120"/>
      <w:ind w:left="1440" w:right="567"/>
    </w:pPr>
    <w:rPr>
      <w:rFonts w:ascii="Arial" w:hAnsi="Arial"/>
      <w:sz w:val="16"/>
    </w:rPr>
    <w:tblPr>
      <w:tblStyleRowBandSize w:val="1"/>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rFonts w:ascii="Arial" w:hAnsi="Arial"/>
        <w:b/>
        <w:bCs/>
        <w:i w:val="0"/>
        <w:color w:val="FFFFFF"/>
        <w:sz w:val="20"/>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tblStylePr w:type="band1Horz">
      <w:rPr>
        <w:rFonts w:ascii="Arial" w:hAnsi="Arial"/>
        <w:sz w:val="16"/>
      </w:rPr>
    </w:tblStylePr>
    <w:tblStylePr w:type="band2Horz">
      <w:rPr>
        <w:rFonts w:ascii="Arial" w:hAnsi="Arial"/>
        <w:sz w:val="16"/>
      </w:rPr>
    </w:tblStylePr>
  </w:style>
  <w:style w:type="paragraph" w:customStyle="1" w:styleId="Copyright">
    <w:name w:val="Copyright"/>
    <w:uiPriority w:val="99"/>
    <w:rsid w:val="007057A9"/>
    <w:rPr>
      <w:rFonts w:ascii="Arial" w:hAnsi="Arial" w:cs="Arial"/>
      <w:bCs/>
      <w:kern w:val="32"/>
      <w:sz w:val="10"/>
      <w:szCs w:val="32"/>
      <w:lang w:val="en-US" w:eastAsia="en-US"/>
    </w:rPr>
  </w:style>
  <w:style w:type="paragraph" w:customStyle="1" w:styleId="CopyrightText0">
    <w:name w:val="Copyright © Text"/>
    <w:basedOn w:val="Normal"/>
    <w:uiPriority w:val="99"/>
    <w:rsid w:val="007057A9"/>
    <w:pPr>
      <w:widowControl w:val="0"/>
      <w:autoSpaceDE w:val="0"/>
      <w:autoSpaceDN w:val="0"/>
      <w:adjustRightInd w:val="0"/>
      <w:spacing w:line="140" w:lineRule="atLeast"/>
      <w:textAlignment w:val="center"/>
    </w:pPr>
    <w:rPr>
      <w:rFonts w:ascii="ProximaNova-Light" w:hAnsi="ProximaNova-Light" w:cs="ProximaNova-Light"/>
      <w:color w:val="000000"/>
      <w:spacing w:val="-1"/>
      <w:sz w:val="12"/>
      <w:szCs w:val="12"/>
      <w:lang w:eastAsia="en-US"/>
    </w:rPr>
  </w:style>
  <w:style w:type="paragraph" w:customStyle="1" w:styleId="TOCHeading2">
    <w:name w:val="TOC Heading2"/>
    <w:basedOn w:val="Normal"/>
    <w:rsid w:val="00CF3E21"/>
    <w:pPr>
      <w:keepNext/>
      <w:pageBreakBefore/>
      <w:pBdr>
        <w:top w:val="single" w:sz="48" w:space="26" w:color="002060"/>
      </w:pBdr>
      <w:spacing w:before="960" w:after="960"/>
      <w:ind w:left="1440"/>
    </w:pPr>
    <w:rPr>
      <w:sz w:val="36"/>
    </w:rPr>
  </w:style>
  <w:style w:type="paragraph" w:styleId="Subtitle">
    <w:name w:val="Subtitle"/>
    <w:basedOn w:val="Normal"/>
    <w:next w:val="Normal"/>
    <w:link w:val="SubtitleChar"/>
    <w:uiPriority w:val="11"/>
    <w:qFormat/>
    <w:rsid w:val="008305A9"/>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8305A9"/>
    <w:rPr>
      <w:rFonts w:asciiTheme="majorHAnsi" w:eastAsiaTheme="majorEastAsia" w:hAnsiTheme="majorHAnsi" w:cstheme="majorBidi"/>
      <w:i/>
      <w:iCs/>
      <w:color w:val="4F81BD" w:themeColor="accent1"/>
      <w:spacing w:val="15"/>
      <w:sz w:val="24"/>
      <w:szCs w:val="24"/>
      <w:lang w:val="en-US" w:eastAsia="es-ES"/>
    </w:rPr>
  </w:style>
  <w:style w:type="table" w:customStyle="1" w:styleId="InforTable0">
    <w:name w:val="Infor Table"/>
    <w:basedOn w:val="TableNormal"/>
    <w:uiPriority w:val="99"/>
    <w:rsid w:val="00A44B27"/>
    <w:pPr>
      <w:jc w:val="center"/>
    </w:pPr>
    <w:rPr>
      <w:rFonts w:ascii="Arial" w:eastAsiaTheme="minorEastAsia" w:hAnsi="Arial" w:cstheme="minorBidi"/>
      <w:sz w:val="16"/>
      <w:szCs w:val="22"/>
      <w:lang w:val="es-AR" w:eastAsia="es-AR"/>
    </w:rPr>
    <w:tblPr>
      <w:tblStyleRowBandSize w:val="1"/>
    </w:tblPr>
    <w:tcPr>
      <w:shd w:val="clear" w:color="auto" w:fill="auto"/>
      <w:vAlign w:val="center"/>
    </w:tcPr>
    <w:tblStylePr w:type="firstRow">
      <w:pPr>
        <w:wordWrap/>
        <w:jc w:val="left"/>
      </w:pPr>
      <w:rPr>
        <w:rFonts w:ascii="Arial" w:hAnsi="Arial"/>
        <w:b/>
        <w:color w:val="FFFFFF" w:themeColor="background1"/>
        <w:sz w:val="16"/>
      </w:rPr>
      <w:tblPr/>
      <w:tcPr>
        <w:tcBorders>
          <w:top w:val="single" w:sz="4" w:space="0" w:color="auto"/>
          <w:left w:val="single" w:sz="4" w:space="0" w:color="auto"/>
          <w:bottom w:val="single" w:sz="4" w:space="0" w:color="auto"/>
          <w:right w:val="single" w:sz="4" w:space="0" w:color="auto"/>
          <w:insideH w:val="nil"/>
          <w:insideV w:val="nil"/>
          <w:tl2br w:val="nil"/>
          <w:tr2bl w:val="nil"/>
        </w:tcBorders>
        <w:shd w:val="clear" w:color="auto" w:fill="13A3F7"/>
      </w:tcPr>
    </w:tblStylePr>
    <w:tblStylePr w:type="lastRow">
      <w:tblPr/>
      <w:tcPr>
        <w:tcBorders>
          <w:top w:val="single" w:sz="4" w:space="0" w:color="auto"/>
          <w:left w:val="single" w:sz="4" w:space="0" w:color="auto"/>
          <w:bottom w:val="single" w:sz="4" w:space="0" w:color="auto"/>
          <w:right w:val="single" w:sz="4" w:space="0" w:color="auto"/>
          <w:insideH w:val="single" w:sz="6" w:space="0" w:color="auto"/>
          <w:insideV w:val="single" w:sz="6" w:space="0" w:color="auto"/>
          <w:tl2br w:val="nil"/>
          <w:tr2bl w:val="nil"/>
        </w:tcBorders>
      </w:tcPr>
    </w:tblStylePr>
    <w:tblStylePr w:type="band1Horz">
      <w:pPr>
        <w:wordWrap/>
        <w:jc w:val="left"/>
      </w:pPr>
      <w:tblPr/>
      <w:tcPr>
        <w:tcBorders>
          <w:top w:val="single" w:sz="4" w:space="0" w:color="auto"/>
          <w:left w:val="single" w:sz="4" w:space="0" w:color="auto"/>
          <w:bottom w:val="single" w:sz="4" w:space="0" w:color="auto"/>
          <w:right w:val="single" w:sz="4" w:space="0" w:color="auto"/>
          <w:insideH w:val="single" w:sz="6" w:space="0" w:color="auto"/>
          <w:insideV w:val="single" w:sz="6" w:space="0" w:color="auto"/>
          <w:tl2br w:val="nil"/>
          <w:tr2bl w:val="nil"/>
        </w:tcBorders>
        <w:shd w:val="clear" w:color="auto" w:fill="E8E8E8"/>
      </w:tcPr>
    </w:tblStylePr>
    <w:tblStylePr w:type="band2Horz">
      <w:pPr>
        <w:wordWrap/>
        <w:jc w:val="left"/>
      </w:pPr>
      <w:tblPr/>
      <w:tcPr>
        <w:tcBorders>
          <w:top w:val="single" w:sz="4" w:space="0" w:color="auto"/>
          <w:left w:val="single" w:sz="4" w:space="0" w:color="auto"/>
          <w:bottom w:val="single" w:sz="4" w:space="0" w:color="auto"/>
          <w:right w:val="single" w:sz="4" w:space="0" w:color="auto"/>
          <w:insideH w:val="single" w:sz="6" w:space="0" w:color="auto"/>
          <w:insideV w:val="single" w:sz="6" w:space="0" w:color="auto"/>
          <w:tl2br w:val="nil"/>
          <w:tr2bl w:val="nil"/>
        </w:tcBorders>
        <w:shd w:val="clear" w:color="auto" w:fill="auto"/>
      </w:tcPr>
    </w:tblStylePr>
  </w:style>
  <w:style w:type="table" w:styleId="LightShading-Accent3">
    <w:name w:val="Light Shading Accent 3"/>
    <w:basedOn w:val="TableNormal"/>
    <w:uiPriority w:val="60"/>
    <w:rsid w:val="008305A9"/>
    <w:rPr>
      <w:rFonts w:asciiTheme="minorHAnsi" w:eastAsiaTheme="minorEastAsia" w:hAnsiTheme="minorHAnsi" w:cstheme="minorBidi"/>
      <w:color w:val="76923C" w:themeColor="accent3" w:themeShade="BF"/>
      <w:sz w:val="22"/>
      <w:szCs w:val="22"/>
      <w:lang w:val="es-AR" w:eastAsia="es-AR"/>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character" w:customStyle="1" w:styleId="TitleChar">
    <w:name w:val="Title Char"/>
    <w:basedOn w:val="DefaultParagraphFont"/>
    <w:link w:val="Title"/>
    <w:rsid w:val="00A44B27"/>
    <w:rPr>
      <w:rFonts w:ascii="Arial" w:hAnsi="Arial"/>
      <w:sz w:val="48"/>
      <w:lang w:val="en-US" w:eastAsia="es-ES"/>
    </w:rPr>
  </w:style>
  <w:style w:type="character" w:customStyle="1" w:styleId="BodyTextChar">
    <w:name w:val="Body Text Char"/>
    <w:basedOn w:val="DefaultParagraphFont"/>
    <w:link w:val="BodyText"/>
    <w:rsid w:val="00A44B27"/>
    <w:rPr>
      <w:rFonts w:ascii="Arial" w:hAnsi="Arial"/>
      <w:lang w:val="en-US" w:eastAsia="es-ES"/>
    </w:rPr>
  </w:style>
  <w:style w:type="character" w:customStyle="1" w:styleId="FooterChar">
    <w:name w:val="Footer Char"/>
    <w:basedOn w:val="DefaultParagraphFont"/>
    <w:link w:val="Footer"/>
    <w:rsid w:val="00A44B27"/>
    <w:rPr>
      <w:rFonts w:ascii="Arial" w:hAnsi="Arial"/>
      <w:sz w:val="16"/>
      <w:lang w:val="en-US" w:eastAsia="es-ES"/>
    </w:rPr>
  </w:style>
  <w:style w:type="character" w:customStyle="1" w:styleId="HeaderChar">
    <w:name w:val="Header Char"/>
    <w:basedOn w:val="DefaultParagraphFont"/>
    <w:link w:val="Header"/>
    <w:rsid w:val="00A44B27"/>
    <w:rPr>
      <w:rFonts w:ascii="Arial" w:hAnsi="Arial"/>
      <w:sz w:val="16"/>
      <w:lang w:val="en-US" w:eastAsia="es-ES"/>
    </w:rPr>
  </w:style>
  <w:style w:type="character" w:customStyle="1" w:styleId="Heading1Char">
    <w:name w:val="Heading 1 Char"/>
    <w:aliases w:val="HD1 Char"/>
    <w:basedOn w:val="DefaultParagraphFont"/>
    <w:link w:val="Heading1"/>
    <w:uiPriority w:val="9"/>
    <w:rsid w:val="00A44B27"/>
    <w:rPr>
      <w:rFonts w:ascii="Arial" w:hAnsi="Arial"/>
      <w:b/>
      <w:caps/>
      <w:sz w:val="28"/>
      <w:lang w:val="en-US" w:eastAsia="es-ES"/>
    </w:rPr>
  </w:style>
  <w:style w:type="character" w:customStyle="1" w:styleId="Heading2Char">
    <w:name w:val="Heading 2 Char"/>
    <w:aliases w:val="HD2 Char"/>
    <w:basedOn w:val="DefaultParagraphFont"/>
    <w:link w:val="Heading2"/>
    <w:rsid w:val="00A44B27"/>
    <w:rPr>
      <w:rFonts w:ascii="Arial" w:hAnsi="Arial"/>
      <w:b/>
      <w:sz w:val="28"/>
      <w:lang w:val="en-US" w:eastAsia="es-ES"/>
    </w:rPr>
  </w:style>
  <w:style w:type="character" w:customStyle="1" w:styleId="Heading3Char">
    <w:name w:val="Heading 3 Char"/>
    <w:basedOn w:val="DefaultParagraphFont"/>
    <w:link w:val="Heading3"/>
    <w:rsid w:val="00A44B27"/>
    <w:rPr>
      <w:rFonts w:ascii="Arial" w:hAnsi="Arial"/>
      <w:b/>
      <w:caps/>
      <w:sz w:val="24"/>
      <w:lang w:val="en-US" w:eastAsia="es-ES"/>
    </w:rPr>
  </w:style>
  <w:style w:type="character" w:customStyle="1" w:styleId="Heading4Char">
    <w:name w:val="Heading 4 Char"/>
    <w:basedOn w:val="DefaultParagraphFont"/>
    <w:link w:val="Heading4"/>
    <w:rsid w:val="00A44B27"/>
    <w:rPr>
      <w:rFonts w:ascii="Arial" w:hAnsi="Arial"/>
      <w:b/>
      <w:sz w:val="24"/>
      <w:lang w:val="en-US" w:eastAsia="es-ES"/>
    </w:rPr>
  </w:style>
  <w:style w:type="character" w:customStyle="1" w:styleId="Heading5Char">
    <w:name w:val="Heading 5 Char"/>
    <w:basedOn w:val="DefaultParagraphFont"/>
    <w:link w:val="Heading5"/>
    <w:rsid w:val="00A44B27"/>
    <w:rPr>
      <w:rFonts w:ascii="Arial" w:hAnsi="Arial"/>
      <w:b/>
      <w:caps/>
      <w:lang w:val="en-US" w:eastAsia="es-ES"/>
    </w:rPr>
  </w:style>
  <w:style w:type="character" w:customStyle="1" w:styleId="Heading6Char">
    <w:name w:val="Heading 6 Char"/>
    <w:basedOn w:val="DefaultParagraphFont"/>
    <w:link w:val="Heading6"/>
    <w:rsid w:val="00A44B27"/>
    <w:rPr>
      <w:rFonts w:ascii="Arial" w:hAnsi="Arial"/>
      <w:b/>
      <w:lang w:val="en-US" w:eastAsia="es-ES"/>
    </w:rPr>
  </w:style>
  <w:style w:type="character" w:customStyle="1" w:styleId="Heading7Char">
    <w:name w:val="Heading 7 Char"/>
    <w:basedOn w:val="DefaultParagraphFont"/>
    <w:link w:val="Heading7"/>
    <w:rsid w:val="00A44B27"/>
    <w:rPr>
      <w:rFonts w:ascii="Times" w:hAnsi="Times"/>
      <w:i/>
      <w:lang w:val="en-US" w:eastAsia="es-ES"/>
    </w:rPr>
  </w:style>
  <w:style w:type="character" w:customStyle="1" w:styleId="Heading8Char">
    <w:name w:val="Heading 8 Char"/>
    <w:basedOn w:val="DefaultParagraphFont"/>
    <w:link w:val="Heading8"/>
    <w:rsid w:val="00A44B27"/>
    <w:rPr>
      <w:rFonts w:ascii="Arial" w:hAnsi="Arial"/>
      <w:b/>
      <w:lang w:val="en-US" w:eastAsia="es-ES"/>
    </w:rPr>
  </w:style>
  <w:style w:type="character" w:customStyle="1" w:styleId="Heading9Char">
    <w:name w:val="Heading 9 Char"/>
    <w:basedOn w:val="DefaultParagraphFont"/>
    <w:link w:val="Heading9"/>
    <w:rsid w:val="00A44B27"/>
    <w:rPr>
      <w:rFonts w:ascii="Arial" w:hAnsi="Arial"/>
      <w:b/>
      <w:i/>
      <w:lang w:val="en-US" w:eastAsia="es-ES"/>
    </w:rPr>
  </w:style>
  <w:style w:type="character" w:styleId="CommentReference">
    <w:name w:val="annotation reference"/>
    <w:basedOn w:val="DefaultParagraphFont"/>
    <w:uiPriority w:val="99"/>
    <w:unhideWhenUsed/>
    <w:rsid w:val="00A44B27"/>
    <w:rPr>
      <w:sz w:val="16"/>
      <w:szCs w:val="16"/>
    </w:rPr>
  </w:style>
  <w:style w:type="paragraph" w:styleId="CommentText">
    <w:name w:val="annotation text"/>
    <w:basedOn w:val="Normal"/>
    <w:link w:val="CommentTextChar"/>
    <w:uiPriority w:val="99"/>
    <w:unhideWhenUsed/>
    <w:rsid w:val="00A44B27"/>
  </w:style>
  <w:style w:type="character" w:customStyle="1" w:styleId="CommentTextChar">
    <w:name w:val="Comment Text Char"/>
    <w:basedOn w:val="DefaultParagraphFont"/>
    <w:link w:val="CommentText"/>
    <w:uiPriority w:val="99"/>
    <w:rsid w:val="00A44B27"/>
    <w:rPr>
      <w:rFonts w:ascii="Arial" w:hAnsi="Arial"/>
      <w:lang w:val="en-US" w:eastAsia="es-ES"/>
    </w:rPr>
  </w:style>
  <w:style w:type="paragraph" w:styleId="CommentSubject">
    <w:name w:val="annotation subject"/>
    <w:basedOn w:val="CommentText"/>
    <w:next w:val="CommentText"/>
    <w:link w:val="CommentSubjectChar"/>
    <w:uiPriority w:val="99"/>
    <w:unhideWhenUsed/>
    <w:rsid w:val="00A44B27"/>
    <w:rPr>
      <w:b/>
      <w:bCs/>
    </w:rPr>
  </w:style>
  <w:style w:type="character" w:customStyle="1" w:styleId="CommentSubjectChar">
    <w:name w:val="Comment Subject Char"/>
    <w:basedOn w:val="CommentTextChar"/>
    <w:link w:val="CommentSubject"/>
    <w:uiPriority w:val="99"/>
    <w:rsid w:val="00A44B27"/>
    <w:rPr>
      <w:rFonts w:ascii="Arial" w:hAnsi="Arial"/>
      <w:b/>
      <w:bCs/>
      <w:lang w:val="en-US" w:eastAsia="es-ES"/>
    </w:rPr>
  </w:style>
  <w:style w:type="paragraph" w:styleId="NormalWeb">
    <w:name w:val="Normal (Web)"/>
    <w:basedOn w:val="Normal"/>
    <w:uiPriority w:val="99"/>
    <w:unhideWhenUsed/>
    <w:rsid w:val="00A44B27"/>
    <w:pPr>
      <w:spacing w:before="100" w:beforeAutospacing="1" w:after="100" w:afterAutospacing="1"/>
    </w:pPr>
    <w:rPr>
      <w:rFonts w:ascii="Times New Roman" w:hAnsi="Times New Roman"/>
      <w:sz w:val="24"/>
      <w:szCs w:val="24"/>
      <w:lang w:val="en-AU" w:eastAsia="en-AU"/>
    </w:rPr>
  </w:style>
  <w:style w:type="character" w:styleId="PlaceholderText">
    <w:name w:val="Placeholder Text"/>
    <w:basedOn w:val="DefaultParagraphFont"/>
    <w:uiPriority w:val="99"/>
    <w:semiHidden/>
    <w:rsid w:val="001A6B21"/>
    <w:rPr>
      <w:color w:val="808080"/>
    </w:rPr>
  </w:style>
  <w:style w:type="paragraph" w:styleId="TOCHeading">
    <w:name w:val="TOC Heading"/>
    <w:basedOn w:val="Heading1"/>
    <w:next w:val="Normal"/>
    <w:uiPriority w:val="39"/>
    <w:semiHidden/>
    <w:unhideWhenUsed/>
    <w:qFormat/>
    <w:rsid w:val="001F61FA"/>
    <w:pPr>
      <w:pageBreakBefore w:val="0"/>
      <w:numPr>
        <w:numId w:val="0"/>
      </w:numPr>
      <w:pBdr>
        <w:top w:val="none" w:sz="0" w:space="0" w:color="auto"/>
      </w:pBdr>
      <w:tabs>
        <w:tab w:val="clear" w:pos="2520"/>
      </w:tabs>
      <w:spacing w:before="480" w:after="0" w:line="276" w:lineRule="auto"/>
      <w:ind w:right="0"/>
      <w:outlineLvl w:val="9"/>
    </w:pPr>
    <w:rPr>
      <w:rFonts w:asciiTheme="majorHAnsi" w:eastAsiaTheme="majorEastAsia" w:hAnsiTheme="majorHAnsi" w:cstheme="majorBidi"/>
      <w:bCs/>
      <w:caps w:val="0"/>
      <w:color w:val="365F91" w:themeColor="accent1" w:themeShade="BF"/>
      <w:szCs w:val="28"/>
      <w:lang w:eastAsia="ja-JP"/>
    </w:rPr>
  </w:style>
  <w:style w:type="character" w:styleId="Hyperlink">
    <w:name w:val="Hyperlink"/>
    <w:basedOn w:val="DefaultParagraphFont"/>
    <w:uiPriority w:val="99"/>
    <w:unhideWhenUsed/>
    <w:rsid w:val="001F61FA"/>
    <w:rPr>
      <w:color w:val="0000FF" w:themeColor="hyperlink"/>
      <w:u w:val="single"/>
    </w:rPr>
  </w:style>
  <w:style w:type="paragraph" w:customStyle="1" w:styleId="TemplateInstruction">
    <w:name w:val="Template Instruction"/>
    <w:basedOn w:val="Normal"/>
    <w:qFormat/>
    <w:rsid w:val="00BB71FD"/>
    <w:pPr>
      <w:shd w:val="clear" w:color="auto" w:fill="FBD4B4"/>
      <w:spacing w:after="120"/>
    </w:pPr>
    <w:rPr>
      <w:rFonts w:cs="Arial"/>
      <w:i/>
      <w:lang w:eastAsia="sv-SE"/>
    </w:rPr>
  </w:style>
  <w:style w:type="paragraph" w:styleId="ListParagraph">
    <w:name w:val="List Paragraph"/>
    <w:basedOn w:val="Normal"/>
    <w:uiPriority w:val="34"/>
    <w:qFormat/>
    <w:rsid w:val="009A62A1"/>
    <w:pPr>
      <w:ind w:left="720"/>
      <w:contextualSpacing/>
    </w:pPr>
  </w:style>
  <w:style w:type="character" w:styleId="HTMLCite">
    <w:name w:val="HTML Cite"/>
    <w:basedOn w:val="DefaultParagraphFont"/>
    <w:uiPriority w:val="99"/>
    <w:semiHidden/>
    <w:unhideWhenUsed/>
    <w:rsid w:val="00AA0504"/>
    <w:rPr>
      <w:i/>
      <w:iCs/>
    </w:rPr>
  </w:style>
  <w:style w:type="paragraph" w:styleId="Revision">
    <w:name w:val="Revision"/>
    <w:hidden/>
    <w:uiPriority w:val="99"/>
    <w:semiHidden/>
    <w:rsid w:val="00B177E6"/>
    <w:rPr>
      <w:rFonts w:ascii="Arial" w:hAnsi="Arial"/>
      <w:lang w:val="en-US" w:eastAsia="es-ES"/>
    </w:rPr>
  </w:style>
  <w:style w:type="paragraph" w:styleId="BodyText3">
    <w:name w:val="Body Text 3"/>
    <w:basedOn w:val="Normal"/>
    <w:link w:val="BodyText3Char"/>
    <w:semiHidden/>
    <w:unhideWhenUsed/>
    <w:rsid w:val="00287AC2"/>
    <w:pPr>
      <w:spacing w:after="120"/>
    </w:pPr>
    <w:rPr>
      <w:sz w:val="16"/>
      <w:szCs w:val="16"/>
    </w:rPr>
  </w:style>
  <w:style w:type="character" w:customStyle="1" w:styleId="BodyText3Char">
    <w:name w:val="Body Text 3 Char"/>
    <w:basedOn w:val="DefaultParagraphFont"/>
    <w:link w:val="BodyText3"/>
    <w:semiHidden/>
    <w:rsid w:val="00287AC2"/>
    <w:rPr>
      <w:rFonts w:ascii="Arial" w:hAnsi="Arial"/>
      <w:sz w:val="16"/>
      <w:szCs w:val="16"/>
      <w:lang w:val="en-US" w:eastAsia="es-ES"/>
    </w:rPr>
  </w:style>
  <w:style w:type="paragraph" w:customStyle="1" w:styleId="Style1">
    <w:name w:val="Style1"/>
    <w:basedOn w:val="Normal"/>
    <w:autoRedefine/>
    <w:rsid w:val="0068412F"/>
    <w:pPr>
      <w:tabs>
        <w:tab w:val="left" w:pos="720"/>
        <w:tab w:val="right" w:pos="7920"/>
      </w:tabs>
      <w:spacing w:before="120" w:after="120"/>
      <w:ind w:right="36"/>
    </w:pPr>
    <w:rPr>
      <w:rFonts w:ascii="Arial Unicode MS" w:eastAsia="Arial Unicode MS" w:hAnsi="Arial Unicode MS" w:cs="Arial Unicode MS"/>
      <w:i/>
      <w:noProof/>
      <w:color w:val="993366"/>
      <w:sz w:val="22"/>
      <w:lang w:eastAsia="en-US"/>
    </w:rPr>
  </w:style>
  <w:style w:type="paragraph" w:styleId="PlainText">
    <w:name w:val="Plain Text"/>
    <w:basedOn w:val="Normal"/>
    <w:link w:val="PlainTextChar"/>
    <w:uiPriority w:val="99"/>
    <w:unhideWhenUsed/>
    <w:rsid w:val="00D97F8A"/>
    <w:rPr>
      <w:rFonts w:ascii="Consolas" w:eastAsiaTheme="minorHAnsi" w:hAnsi="Consolas" w:cstheme="minorBidi"/>
      <w:kern w:val="2"/>
      <w:sz w:val="21"/>
      <w:szCs w:val="21"/>
      <w:lang w:eastAsia="en-US"/>
      <w14:ligatures w14:val="standardContextual"/>
    </w:rPr>
  </w:style>
  <w:style w:type="character" w:customStyle="1" w:styleId="PlainTextChar">
    <w:name w:val="Plain Text Char"/>
    <w:basedOn w:val="DefaultParagraphFont"/>
    <w:link w:val="PlainText"/>
    <w:uiPriority w:val="99"/>
    <w:rsid w:val="00D97F8A"/>
    <w:rPr>
      <w:rFonts w:ascii="Consolas" w:eastAsiaTheme="minorHAnsi" w:hAnsi="Consolas" w:cstheme="minorBidi"/>
      <w:kern w:val="2"/>
      <w:sz w:val="21"/>
      <w:szCs w:val="21"/>
      <w:lang w:val="en-US" w:eastAsia="en-US"/>
      <w14:ligatures w14:val="standardContextual"/>
    </w:rPr>
  </w:style>
  <w:style w:type="character" w:styleId="FollowedHyperlink">
    <w:name w:val="FollowedHyperlink"/>
    <w:basedOn w:val="DefaultParagraphFont"/>
    <w:uiPriority w:val="99"/>
    <w:semiHidden/>
    <w:unhideWhenUsed/>
    <w:rsid w:val="00764A1A"/>
    <w:rPr>
      <w:color w:val="800080" w:themeColor="followedHyperlink"/>
      <w:u w:val="single"/>
    </w:rPr>
  </w:style>
  <w:style w:type="paragraph" w:customStyle="1" w:styleId="paragraph0">
    <w:name w:val="paragraph"/>
    <w:basedOn w:val="Normal"/>
    <w:rsid w:val="00C14020"/>
    <w:pPr>
      <w:spacing w:before="100" w:beforeAutospacing="1" w:after="100" w:afterAutospacing="1"/>
    </w:pPr>
    <w:rPr>
      <w:rFonts w:ascii="Times New Roman" w:hAnsi="Times New Roman"/>
      <w:sz w:val="24"/>
      <w:szCs w:val="24"/>
      <w:lang w:eastAsia="en-US"/>
    </w:rPr>
  </w:style>
  <w:style w:type="character" w:customStyle="1" w:styleId="normaltextrun">
    <w:name w:val="normaltextrun"/>
    <w:basedOn w:val="DefaultParagraphFont"/>
    <w:rsid w:val="00C14020"/>
  </w:style>
  <w:style w:type="character" w:customStyle="1" w:styleId="eop">
    <w:name w:val="eop"/>
    <w:basedOn w:val="DefaultParagraphFont"/>
    <w:rsid w:val="00C140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2249285">
      <w:bodyDiv w:val="1"/>
      <w:marLeft w:val="0"/>
      <w:marRight w:val="0"/>
      <w:marTop w:val="0"/>
      <w:marBottom w:val="0"/>
      <w:divBdr>
        <w:top w:val="none" w:sz="0" w:space="0" w:color="auto"/>
        <w:left w:val="none" w:sz="0" w:space="0" w:color="auto"/>
        <w:bottom w:val="none" w:sz="0" w:space="0" w:color="auto"/>
        <w:right w:val="none" w:sz="0" w:space="0" w:color="auto"/>
      </w:divBdr>
    </w:div>
    <w:div w:id="212354402">
      <w:bodyDiv w:val="1"/>
      <w:marLeft w:val="0"/>
      <w:marRight w:val="0"/>
      <w:marTop w:val="0"/>
      <w:marBottom w:val="0"/>
      <w:divBdr>
        <w:top w:val="none" w:sz="0" w:space="0" w:color="auto"/>
        <w:left w:val="none" w:sz="0" w:space="0" w:color="auto"/>
        <w:bottom w:val="none" w:sz="0" w:space="0" w:color="auto"/>
        <w:right w:val="none" w:sz="0" w:space="0" w:color="auto"/>
      </w:divBdr>
      <w:divsChild>
        <w:div w:id="511725527">
          <w:marLeft w:val="0"/>
          <w:marRight w:val="0"/>
          <w:marTop w:val="0"/>
          <w:marBottom w:val="0"/>
          <w:divBdr>
            <w:top w:val="none" w:sz="0" w:space="0" w:color="auto"/>
            <w:left w:val="none" w:sz="0" w:space="0" w:color="auto"/>
            <w:bottom w:val="none" w:sz="0" w:space="0" w:color="auto"/>
            <w:right w:val="none" w:sz="0" w:space="0" w:color="auto"/>
          </w:divBdr>
        </w:div>
      </w:divsChild>
    </w:div>
    <w:div w:id="238712516">
      <w:bodyDiv w:val="1"/>
      <w:marLeft w:val="0"/>
      <w:marRight w:val="0"/>
      <w:marTop w:val="0"/>
      <w:marBottom w:val="0"/>
      <w:divBdr>
        <w:top w:val="none" w:sz="0" w:space="0" w:color="auto"/>
        <w:left w:val="none" w:sz="0" w:space="0" w:color="auto"/>
        <w:bottom w:val="none" w:sz="0" w:space="0" w:color="auto"/>
        <w:right w:val="none" w:sz="0" w:space="0" w:color="auto"/>
      </w:divBdr>
    </w:div>
    <w:div w:id="320162951">
      <w:bodyDiv w:val="1"/>
      <w:marLeft w:val="0"/>
      <w:marRight w:val="0"/>
      <w:marTop w:val="0"/>
      <w:marBottom w:val="0"/>
      <w:divBdr>
        <w:top w:val="none" w:sz="0" w:space="0" w:color="auto"/>
        <w:left w:val="none" w:sz="0" w:space="0" w:color="auto"/>
        <w:bottom w:val="none" w:sz="0" w:space="0" w:color="auto"/>
        <w:right w:val="none" w:sz="0" w:space="0" w:color="auto"/>
      </w:divBdr>
    </w:div>
    <w:div w:id="477233697">
      <w:bodyDiv w:val="1"/>
      <w:marLeft w:val="0"/>
      <w:marRight w:val="0"/>
      <w:marTop w:val="0"/>
      <w:marBottom w:val="0"/>
      <w:divBdr>
        <w:top w:val="none" w:sz="0" w:space="0" w:color="auto"/>
        <w:left w:val="none" w:sz="0" w:space="0" w:color="auto"/>
        <w:bottom w:val="none" w:sz="0" w:space="0" w:color="auto"/>
        <w:right w:val="none" w:sz="0" w:space="0" w:color="auto"/>
      </w:divBdr>
    </w:div>
    <w:div w:id="621765153">
      <w:bodyDiv w:val="1"/>
      <w:marLeft w:val="0"/>
      <w:marRight w:val="0"/>
      <w:marTop w:val="0"/>
      <w:marBottom w:val="0"/>
      <w:divBdr>
        <w:top w:val="none" w:sz="0" w:space="0" w:color="auto"/>
        <w:left w:val="none" w:sz="0" w:space="0" w:color="auto"/>
        <w:bottom w:val="none" w:sz="0" w:space="0" w:color="auto"/>
        <w:right w:val="none" w:sz="0" w:space="0" w:color="auto"/>
      </w:divBdr>
      <w:divsChild>
        <w:div w:id="1772160832">
          <w:marLeft w:val="0"/>
          <w:marRight w:val="0"/>
          <w:marTop w:val="0"/>
          <w:marBottom w:val="0"/>
          <w:divBdr>
            <w:top w:val="none" w:sz="0" w:space="0" w:color="auto"/>
            <w:left w:val="none" w:sz="0" w:space="0" w:color="auto"/>
            <w:bottom w:val="none" w:sz="0" w:space="0" w:color="auto"/>
            <w:right w:val="none" w:sz="0" w:space="0" w:color="auto"/>
          </w:divBdr>
        </w:div>
      </w:divsChild>
    </w:div>
    <w:div w:id="672072374">
      <w:bodyDiv w:val="1"/>
      <w:marLeft w:val="0"/>
      <w:marRight w:val="0"/>
      <w:marTop w:val="0"/>
      <w:marBottom w:val="0"/>
      <w:divBdr>
        <w:top w:val="none" w:sz="0" w:space="0" w:color="auto"/>
        <w:left w:val="none" w:sz="0" w:space="0" w:color="auto"/>
        <w:bottom w:val="none" w:sz="0" w:space="0" w:color="auto"/>
        <w:right w:val="none" w:sz="0" w:space="0" w:color="auto"/>
      </w:divBdr>
      <w:divsChild>
        <w:div w:id="1256287520">
          <w:marLeft w:val="0"/>
          <w:marRight w:val="0"/>
          <w:marTop w:val="0"/>
          <w:marBottom w:val="0"/>
          <w:divBdr>
            <w:top w:val="none" w:sz="0" w:space="0" w:color="auto"/>
            <w:left w:val="none" w:sz="0" w:space="0" w:color="auto"/>
            <w:bottom w:val="none" w:sz="0" w:space="0" w:color="auto"/>
            <w:right w:val="none" w:sz="0" w:space="0" w:color="auto"/>
          </w:divBdr>
        </w:div>
      </w:divsChild>
    </w:div>
    <w:div w:id="698890756">
      <w:bodyDiv w:val="1"/>
      <w:marLeft w:val="0"/>
      <w:marRight w:val="0"/>
      <w:marTop w:val="0"/>
      <w:marBottom w:val="0"/>
      <w:divBdr>
        <w:top w:val="none" w:sz="0" w:space="0" w:color="auto"/>
        <w:left w:val="none" w:sz="0" w:space="0" w:color="auto"/>
        <w:bottom w:val="none" w:sz="0" w:space="0" w:color="auto"/>
        <w:right w:val="none" w:sz="0" w:space="0" w:color="auto"/>
      </w:divBdr>
    </w:div>
    <w:div w:id="860700582">
      <w:bodyDiv w:val="1"/>
      <w:marLeft w:val="0"/>
      <w:marRight w:val="0"/>
      <w:marTop w:val="0"/>
      <w:marBottom w:val="0"/>
      <w:divBdr>
        <w:top w:val="none" w:sz="0" w:space="0" w:color="auto"/>
        <w:left w:val="none" w:sz="0" w:space="0" w:color="auto"/>
        <w:bottom w:val="none" w:sz="0" w:space="0" w:color="auto"/>
        <w:right w:val="none" w:sz="0" w:space="0" w:color="auto"/>
      </w:divBdr>
    </w:div>
    <w:div w:id="918754119">
      <w:bodyDiv w:val="1"/>
      <w:marLeft w:val="0"/>
      <w:marRight w:val="0"/>
      <w:marTop w:val="0"/>
      <w:marBottom w:val="0"/>
      <w:divBdr>
        <w:top w:val="none" w:sz="0" w:space="0" w:color="auto"/>
        <w:left w:val="none" w:sz="0" w:space="0" w:color="auto"/>
        <w:bottom w:val="none" w:sz="0" w:space="0" w:color="auto"/>
        <w:right w:val="none" w:sz="0" w:space="0" w:color="auto"/>
      </w:divBdr>
    </w:div>
    <w:div w:id="1152596197">
      <w:bodyDiv w:val="1"/>
      <w:marLeft w:val="0"/>
      <w:marRight w:val="0"/>
      <w:marTop w:val="0"/>
      <w:marBottom w:val="0"/>
      <w:divBdr>
        <w:top w:val="none" w:sz="0" w:space="0" w:color="auto"/>
        <w:left w:val="none" w:sz="0" w:space="0" w:color="auto"/>
        <w:bottom w:val="none" w:sz="0" w:space="0" w:color="auto"/>
        <w:right w:val="none" w:sz="0" w:space="0" w:color="auto"/>
      </w:divBdr>
    </w:div>
    <w:div w:id="1187521864">
      <w:bodyDiv w:val="1"/>
      <w:marLeft w:val="0"/>
      <w:marRight w:val="0"/>
      <w:marTop w:val="0"/>
      <w:marBottom w:val="0"/>
      <w:divBdr>
        <w:top w:val="none" w:sz="0" w:space="0" w:color="auto"/>
        <w:left w:val="none" w:sz="0" w:space="0" w:color="auto"/>
        <w:bottom w:val="none" w:sz="0" w:space="0" w:color="auto"/>
        <w:right w:val="none" w:sz="0" w:space="0" w:color="auto"/>
      </w:divBdr>
    </w:div>
    <w:div w:id="1280335296">
      <w:bodyDiv w:val="1"/>
      <w:marLeft w:val="0"/>
      <w:marRight w:val="0"/>
      <w:marTop w:val="0"/>
      <w:marBottom w:val="0"/>
      <w:divBdr>
        <w:top w:val="none" w:sz="0" w:space="0" w:color="auto"/>
        <w:left w:val="none" w:sz="0" w:space="0" w:color="auto"/>
        <w:bottom w:val="none" w:sz="0" w:space="0" w:color="auto"/>
        <w:right w:val="none" w:sz="0" w:space="0" w:color="auto"/>
      </w:divBdr>
    </w:div>
    <w:div w:id="1404521325">
      <w:bodyDiv w:val="1"/>
      <w:marLeft w:val="0"/>
      <w:marRight w:val="0"/>
      <w:marTop w:val="0"/>
      <w:marBottom w:val="0"/>
      <w:divBdr>
        <w:top w:val="none" w:sz="0" w:space="0" w:color="auto"/>
        <w:left w:val="none" w:sz="0" w:space="0" w:color="auto"/>
        <w:bottom w:val="none" w:sz="0" w:space="0" w:color="auto"/>
        <w:right w:val="none" w:sz="0" w:space="0" w:color="auto"/>
      </w:divBdr>
    </w:div>
    <w:div w:id="1652833095">
      <w:bodyDiv w:val="1"/>
      <w:marLeft w:val="0"/>
      <w:marRight w:val="0"/>
      <w:marTop w:val="0"/>
      <w:marBottom w:val="0"/>
      <w:divBdr>
        <w:top w:val="none" w:sz="0" w:space="0" w:color="auto"/>
        <w:left w:val="none" w:sz="0" w:space="0" w:color="auto"/>
        <w:bottom w:val="none" w:sz="0" w:space="0" w:color="auto"/>
        <w:right w:val="none" w:sz="0" w:space="0" w:color="auto"/>
      </w:divBdr>
    </w:div>
    <w:div w:id="1756517739">
      <w:bodyDiv w:val="1"/>
      <w:marLeft w:val="0"/>
      <w:marRight w:val="0"/>
      <w:marTop w:val="0"/>
      <w:marBottom w:val="0"/>
      <w:divBdr>
        <w:top w:val="none" w:sz="0" w:space="0" w:color="auto"/>
        <w:left w:val="none" w:sz="0" w:space="0" w:color="auto"/>
        <w:bottom w:val="none" w:sz="0" w:space="0" w:color="auto"/>
        <w:right w:val="none" w:sz="0" w:space="0" w:color="auto"/>
      </w:divBdr>
    </w:div>
    <w:div w:id="1839734818">
      <w:bodyDiv w:val="1"/>
      <w:marLeft w:val="0"/>
      <w:marRight w:val="0"/>
      <w:marTop w:val="0"/>
      <w:marBottom w:val="0"/>
      <w:divBdr>
        <w:top w:val="none" w:sz="0" w:space="0" w:color="auto"/>
        <w:left w:val="none" w:sz="0" w:space="0" w:color="auto"/>
        <w:bottom w:val="none" w:sz="0" w:space="0" w:color="auto"/>
        <w:right w:val="none" w:sz="0" w:space="0" w:color="auto"/>
      </w:divBdr>
    </w:div>
    <w:div w:id="1862740295">
      <w:bodyDiv w:val="1"/>
      <w:marLeft w:val="0"/>
      <w:marRight w:val="0"/>
      <w:marTop w:val="0"/>
      <w:marBottom w:val="0"/>
      <w:divBdr>
        <w:top w:val="none" w:sz="0" w:space="0" w:color="auto"/>
        <w:left w:val="none" w:sz="0" w:space="0" w:color="auto"/>
        <w:bottom w:val="none" w:sz="0" w:space="0" w:color="auto"/>
        <w:right w:val="none" w:sz="0" w:space="0" w:color="auto"/>
      </w:divBdr>
    </w:div>
    <w:div w:id="1923561666">
      <w:bodyDiv w:val="1"/>
      <w:marLeft w:val="0"/>
      <w:marRight w:val="0"/>
      <w:marTop w:val="0"/>
      <w:marBottom w:val="0"/>
      <w:divBdr>
        <w:top w:val="none" w:sz="0" w:space="0" w:color="auto"/>
        <w:left w:val="none" w:sz="0" w:space="0" w:color="auto"/>
        <w:bottom w:val="none" w:sz="0" w:space="0" w:color="auto"/>
        <w:right w:val="none" w:sz="0" w:space="0" w:color="auto"/>
      </w:divBdr>
      <w:divsChild>
        <w:div w:id="804736522">
          <w:marLeft w:val="0"/>
          <w:marRight w:val="0"/>
          <w:marTop w:val="0"/>
          <w:marBottom w:val="0"/>
          <w:divBdr>
            <w:top w:val="none" w:sz="0" w:space="0" w:color="auto"/>
            <w:left w:val="none" w:sz="0" w:space="0" w:color="auto"/>
            <w:bottom w:val="none" w:sz="0" w:space="0" w:color="auto"/>
            <w:right w:val="none" w:sz="0" w:space="0" w:color="auto"/>
          </w:divBdr>
        </w:div>
        <w:div w:id="1850441435">
          <w:marLeft w:val="0"/>
          <w:marRight w:val="0"/>
          <w:marTop w:val="0"/>
          <w:marBottom w:val="0"/>
          <w:divBdr>
            <w:top w:val="none" w:sz="0" w:space="0" w:color="auto"/>
            <w:left w:val="none" w:sz="0" w:space="0" w:color="auto"/>
            <w:bottom w:val="none" w:sz="0" w:space="0" w:color="auto"/>
            <w:right w:val="none" w:sz="0" w:space="0" w:color="auto"/>
          </w:divBdr>
        </w:div>
      </w:divsChild>
    </w:div>
    <w:div w:id="1926374569">
      <w:bodyDiv w:val="1"/>
      <w:marLeft w:val="0"/>
      <w:marRight w:val="0"/>
      <w:marTop w:val="0"/>
      <w:marBottom w:val="0"/>
      <w:divBdr>
        <w:top w:val="none" w:sz="0" w:space="0" w:color="auto"/>
        <w:left w:val="none" w:sz="0" w:space="0" w:color="auto"/>
        <w:bottom w:val="none" w:sz="0" w:space="0" w:color="auto"/>
        <w:right w:val="none" w:sz="0" w:space="0" w:color="auto"/>
      </w:divBdr>
    </w:div>
    <w:div w:id="2065522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inforonline.sharepoint.com/:x:/r/sites/PWA-FPI/Shared%20Documents/14%20FPI%20Project%20Team%20and%20Infor/02%20RICE/05%20Match%20Report%20(SWO%20%235)/Sample/FSM_GLBalances_20240410.csv?d=w063bb1b99ad24bc9ad1b7d07d21cfc18&amp;csf=1&amp;web=1&amp;e=bi1hPT"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shoe\AppData\Roaming\Microsoft\Templates\Infor.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D6C56CD8CABA4E9B60762D3F835435" ma:contentTypeVersion="14" ma:contentTypeDescription="Create a new document." ma:contentTypeScope="" ma:versionID="b1536486f178105fd11651a4d4aff32e">
  <xsd:schema xmlns:xsd="http://www.w3.org/2001/XMLSchema" xmlns:xs="http://www.w3.org/2001/XMLSchema" xmlns:p="http://schemas.microsoft.com/office/2006/metadata/properties" xmlns:ns2="e97db8fd-0839-4a86-bc17-97b4dad6a3d6" xmlns:ns3="ce976fae-74c9-4582-89aa-e38e67309ff5" targetNamespace="http://schemas.microsoft.com/office/2006/metadata/properties" ma:root="true" ma:fieldsID="123bc94a5106f4a3be0e5ae766014647" ns2:_="" ns3:_="">
    <xsd:import namespace="e97db8fd-0839-4a86-bc17-97b4dad6a3d6"/>
    <xsd:import namespace="ce976fae-74c9-4582-89aa-e38e67309ff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DateTaken" minOccurs="0"/>
                <xsd:element ref="ns2:MediaLengthInSeconds" minOccurs="0"/>
                <xsd:element ref="ns2:MediaServiceGenerationTime" minOccurs="0"/>
                <xsd:element ref="ns2:MediaServiceEventHashCode" minOccurs="0"/>
                <xsd:element ref="ns2:MediaServiceSearchPropertie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7db8fd-0839-4a86-bc17-97b4dad6a3d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248401e6-9f98-44c8-bbf7-d770b9328643"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e976fae-74c9-4582-89aa-e38e67309ff5"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67df34b8-f717-484b-a7b1-ed8414b79137}" ma:internalName="TaxCatchAll" ma:showField="CatchAllData" ma:web="ce976fae-74c9-4582-89aa-e38e67309ff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97db8fd-0839-4a86-bc17-97b4dad6a3d6">
      <Terms xmlns="http://schemas.microsoft.com/office/infopath/2007/PartnerControls"/>
    </lcf76f155ced4ddcb4097134ff3c332f>
    <TaxCatchAll xmlns="ce976fae-74c9-4582-89aa-e38e67309ff5" xsi:nil="true"/>
  </documentManagement>
</p:properties>
</file>

<file path=customXml/itemProps1.xml><?xml version="1.0" encoding="utf-8"?>
<ds:datastoreItem xmlns:ds="http://schemas.openxmlformats.org/officeDocument/2006/customXml" ds:itemID="{E59C9DEE-21F7-48EE-B4BA-085ED65D368E}">
  <ds:schemaRefs>
    <ds:schemaRef ds:uri="http://schemas.openxmlformats.org/officeDocument/2006/bibliography"/>
  </ds:schemaRefs>
</ds:datastoreItem>
</file>

<file path=customXml/itemProps2.xml><?xml version="1.0" encoding="utf-8"?>
<ds:datastoreItem xmlns:ds="http://schemas.openxmlformats.org/officeDocument/2006/customXml" ds:itemID="{981312F9-DC00-434F-A691-1AF7377B5B99}">
  <ds:schemaRefs>
    <ds:schemaRef ds:uri="http://schemas.microsoft.com/sharepoint/v3/contenttype/forms"/>
  </ds:schemaRefs>
</ds:datastoreItem>
</file>

<file path=customXml/itemProps3.xml><?xml version="1.0" encoding="utf-8"?>
<ds:datastoreItem xmlns:ds="http://schemas.openxmlformats.org/officeDocument/2006/customXml" ds:itemID="{4C1715C3-FEA9-43EE-806C-D9B7CE960A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97db8fd-0839-4a86-bc17-97b4dad6a3d6"/>
    <ds:schemaRef ds:uri="ce976fae-74c9-4582-89aa-e38e67309f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A392D20-2ED7-4616-B75C-2A7F9B73991E}">
  <ds:schemaRefs>
    <ds:schemaRef ds:uri="http://schemas.microsoft.com/office/2006/metadata/properties"/>
    <ds:schemaRef ds:uri="http://schemas.microsoft.com/office/infopath/2007/PartnerControls"/>
    <ds:schemaRef ds:uri="e97db8fd-0839-4a86-bc17-97b4dad6a3d6"/>
    <ds:schemaRef ds:uri="ce976fae-74c9-4582-89aa-e38e67309ff5"/>
  </ds:schemaRefs>
</ds:datastoreItem>
</file>

<file path=docProps/app.xml><?xml version="1.0" encoding="utf-8"?>
<Properties xmlns="http://schemas.openxmlformats.org/officeDocument/2006/extended-properties" xmlns:vt="http://schemas.openxmlformats.org/officeDocument/2006/docPropsVTypes">
  <Template>Infor.dotm</Template>
  <TotalTime>0</TotalTime>
  <Pages>8</Pages>
  <Words>1068</Words>
  <Characters>6093</Characters>
  <Application>Microsoft Office Word</Application>
  <DocSecurity>0</DocSecurity>
  <Lines>50</Lines>
  <Paragraphs>14</Paragraphs>
  <ScaleCrop>false</ScaleCrop>
  <Company/>
  <LinksUpToDate>false</LinksUpToDate>
  <CharactersWithSpaces>7147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12</cp:revision>
  <dcterms:created xsi:type="dcterms:W3CDTF">2024-04-17T08:28:00Z</dcterms:created>
  <dcterms:modified xsi:type="dcterms:W3CDTF">2025-01-16T13:06:00Z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0x0101003BD6C56CD8CABA4E9B60762D3F835435</vt:lpwstr>
  </property>
  <property fmtid="{D5CDD505-2E9C-101B-9397-08002B2CF9AE}" pid="3" name="MediaServiceImageTags">
    <vt:lpwstr/>
  </property>
</Properties>
</file>
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1116" w:rsidR="001B1583" w:rsidP="00CA26E4" w:rsidRDefault="001B1583" w14:paraId="582A24DF" w14:textId="7F975563">
      <w:pPr>
        <w:jc w:val="center"/>
        <w:rPr>
          <w:rFonts w:cstheme="minorHAnsi"/>
        </w:rPr>
      </w:pPr>
    </w:p>
    <w:p w:rsidRPr="00BB1116" w:rsidR="001B1583" w:rsidP="001B1583" w:rsidRDefault="001B1583" w14:paraId="63D56F41" w14:textId="77777777">
      <w:pPr>
        <w:rPr>
          <w:rFonts w:cstheme="minorHAnsi"/>
        </w:rPr>
      </w:pPr>
    </w:p>
    <w:p w:rsidRPr="00BB1116" w:rsidR="001B1583" w:rsidP="00BB1116" w:rsidRDefault="00C56AE4" w14:paraId="0E19EE34" w14:textId="0530744D">
      <w:pPr>
        <w:jc w:val="center"/>
        <w:rPr>
          <w:rFonts w:cstheme="minorHAnsi"/>
        </w:rPr>
      </w:pPr>
      <w:r>
        <w:rPr>
          <w:noProof/>
        </w:rPr>
        <w:drawing>
          <wp:inline distT="0" distB="0" distL="0" distR="0" wp14:anchorId="7A00AF59" wp14:editId="30BFF949">
            <wp:extent cx="2374386" cy="860619"/>
            <wp:effectExtent l="0" t="0" r="6985" b="0"/>
            <wp:docPr id="1485030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374386" cy="860619"/>
                    </a:xfrm>
                    <a:prstGeom prst="rect">
                      <a:avLst/>
                    </a:prstGeom>
                  </pic:spPr>
                </pic:pic>
              </a:graphicData>
            </a:graphic>
          </wp:inline>
        </w:drawing>
      </w:r>
    </w:p>
    <w:p w:rsidRPr="00BB1116" w:rsidR="001B1583" w:rsidP="001B1583" w:rsidRDefault="001B1583" w14:paraId="13D3EF59" w14:textId="77777777">
      <w:pPr>
        <w:rPr>
          <w:rFonts w:cstheme="minorHAnsi"/>
        </w:rPr>
      </w:pPr>
    </w:p>
    <w:p w:rsidRPr="00BB1116" w:rsidR="001B1583" w:rsidP="001B1583" w:rsidRDefault="001B1583" w14:paraId="4491F47C" w14:textId="77777777">
      <w:pPr>
        <w:rPr>
          <w:rFonts w:cstheme="minorHAnsi"/>
        </w:rPr>
      </w:pPr>
    </w:p>
    <w:p w:rsidRPr="00BB1116" w:rsidR="001B1583" w:rsidP="001B1583" w:rsidRDefault="001B1583" w14:paraId="2E5D1A01" w14:textId="77777777">
      <w:pPr>
        <w:rPr>
          <w:rFonts w:cstheme="minorHAnsi"/>
        </w:rPr>
      </w:pPr>
    </w:p>
    <w:p w:rsidRPr="00BB1116" w:rsidR="001B1583" w:rsidP="001B1583" w:rsidRDefault="001B1583" w14:paraId="44BB73DA" w14:textId="77777777">
      <w:pPr>
        <w:rPr>
          <w:rFonts w:cstheme="minorHAnsi"/>
        </w:rPr>
      </w:pPr>
    </w:p>
    <w:p w:rsidRPr="00BB1116" w:rsidR="001B1583" w:rsidP="001B1583" w:rsidRDefault="001B1583" w14:paraId="665843B7" w14:textId="77777777">
      <w:pPr>
        <w:rPr>
          <w:rFonts w:cstheme="minorHAnsi"/>
        </w:rPr>
      </w:pPr>
    </w:p>
    <w:p w:rsidRPr="00BB1116" w:rsidR="001B1583" w:rsidP="001B1583" w:rsidRDefault="001B1583" w14:paraId="632AB54B" w14:textId="77777777">
      <w:pPr>
        <w:rPr>
          <w:rFonts w:cstheme="minorHAnsi"/>
        </w:rPr>
      </w:pPr>
    </w:p>
    <w:p w:rsidRPr="00BB1116" w:rsidR="001B1583" w:rsidP="001B1583" w:rsidRDefault="001B1583" w14:paraId="7879FB13" w14:textId="7521709C">
      <w:pPr>
        <w:rPr>
          <w:rFonts w:cstheme="minorHAnsi"/>
        </w:rPr>
      </w:pPr>
      <w:r w:rsidRPr="00BB1116">
        <w:rPr>
          <w:rFonts w:cstheme="minorHAnsi"/>
          <w:noProof/>
        </w:rPr>
        <mc:AlternateContent>
          <mc:Choice Requires="wps">
            <w:drawing>
              <wp:anchor distT="0" distB="0" distL="114300" distR="114300" simplePos="0" relativeHeight="251658240" behindDoc="0" locked="1" layoutInCell="1" allowOverlap="1" wp14:anchorId="2ADA1983" wp14:editId="1CE1638E">
                <wp:simplePos x="0" y="0"/>
                <wp:positionH relativeFrom="column">
                  <wp:posOffset>-146685</wp:posOffset>
                </wp:positionH>
                <wp:positionV relativeFrom="page">
                  <wp:posOffset>3673475</wp:posOffset>
                </wp:positionV>
                <wp:extent cx="6228080" cy="189293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080" cy="1892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1AAD" w:rsidP="00AB1457" w:rsidRDefault="00D01AAD" w14:paraId="2B1BEC68" w14:textId="314C4511">
                            <w:pPr>
                              <w:pStyle w:val="CoverHeader"/>
                              <w:jc w:val="center"/>
                              <w:rPr>
                                <w:color w:val="242852" w:themeColor="text2"/>
                              </w:rPr>
                            </w:pPr>
                            <w:r>
                              <w:rPr>
                                <w:color w:val="242852" w:themeColor="text2"/>
                              </w:rPr>
                              <w:t>AP Invoice approval</w:t>
                            </w:r>
                          </w:p>
                          <w:p w:rsidRPr="00700B84" w:rsidR="00D01AAD" w:rsidP="00AB1457" w:rsidRDefault="00D01AAD" w14:paraId="1F8F6DF4" w14:textId="17296BDE">
                            <w:pPr>
                              <w:pStyle w:val="CoverHeader"/>
                              <w:jc w:val="center"/>
                              <w:rPr>
                                <w:color w:val="242852" w:themeColor="text2"/>
                              </w:rPr>
                            </w:pPr>
                            <w:r>
                              <w:rPr>
                                <w:color w:val="242852" w:themeColor="text2"/>
                              </w:rPr>
                              <w:t xml:space="preserve">Functional specification Document </w:t>
                            </w:r>
                          </w:p>
                          <w:p w:rsidRPr="00700B84" w:rsidR="00D01AAD" w:rsidP="00494E80" w:rsidRDefault="00D01AAD" w14:paraId="4E8B66E0" w14:textId="7A87C371">
                            <w:pPr>
                              <w:pStyle w:val="CoverSubheader"/>
                              <w:rPr>
                                <w:color w:val="242852" w:themeColor="text2"/>
                              </w:rPr>
                            </w:pPr>
                          </w:p>
                          <w:p w:rsidRPr="00700B84" w:rsidR="00D01AAD" w:rsidP="00AB1457" w:rsidRDefault="00D01AAD" w14:paraId="54F67491" w14:textId="1EB791E6">
                            <w:pPr>
                              <w:pStyle w:val="CoverSubheader"/>
                              <w:spacing w:before="60"/>
                              <w:jc w:val="center"/>
                              <w:rPr>
                                <w:color w:val="242852" w:themeColor="text2"/>
                              </w:rPr>
                            </w:pPr>
                            <w:r>
                              <w:rPr>
                                <w:color w:val="242852" w:themeColor="text2"/>
                              </w:rPr>
                              <w:t>Cloudsuite V11 Migration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746100D">
              <v:shapetype id="_x0000_t202" coordsize="21600,21600" o:spt="202" path="m,l,21600r21600,l21600,xe" w14:anchorId="2ADA1983">
                <v:stroke joinstyle="miter"/>
                <v:path gradientshapeok="t" o:connecttype="rect"/>
              </v:shapetype>
              <v:shape id="Text Box 11" style="position:absolute;margin-left:-11.55pt;margin-top:289.25pt;width:490.4pt;height:14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">
                <v:textbox>
                  <w:txbxContent>
                    <w:p w:rsidR="00D01AAD" w:rsidP="00AB1457" w:rsidRDefault="00D01AAD" w14:paraId="60B08860" w14:textId="314C4511">
                      <w:pPr>
                        <w:pStyle w:val="CoverHeader"/>
                        <w:jc w:val="center"/>
                        <w:rPr>
                          <w:color w:val="242852" w:themeColor="text2"/>
                        </w:rPr>
                      </w:pPr>
                      <w:r>
                        <w:rPr>
                          <w:color w:val="242852" w:themeColor="text2"/>
                        </w:rPr>
                        <w:t>AP Invoice approval</w:t>
                      </w:r>
                    </w:p>
                    <w:p w:rsidRPr="00700B84" w:rsidR="00D01AAD" w:rsidP="00AB1457" w:rsidRDefault="00D01AAD" w14:paraId="2304FFD0" w14:textId="17296BDE">
                      <w:pPr>
                        <w:pStyle w:val="CoverHeader"/>
                        <w:jc w:val="center"/>
                        <w:rPr>
                          <w:color w:val="242852" w:themeColor="text2"/>
                        </w:rPr>
                      </w:pPr>
                      <w:r>
                        <w:rPr>
                          <w:color w:val="242852" w:themeColor="text2"/>
                        </w:rPr>
                        <w:t xml:space="preserve">Functional specification Document </w:t>
                      </w:r>
                    </w:p>
                    <w:p w:rsidRPr="00700B84" w:rsidR="00D01AAD" w:rsidP="00494E80" w:rsidRDefault="00D01AAD" w14:paraId="672A6659" w14:textId="7A87C371">
                      <w:pPr>
                        <w:pStyle w:val="CoverSubheader"/>
                        <w:rPr>
                          <w:color w:val="242852" w:themeColor="text2"/>
                        </w:rPr>
                      </w:pPr>
                    </w:p>
                    <w:p w:rsidRPr="00700B84" w:rsidR="00D01AAD" w:rsidP="00AB1457" w:rsidRDefault="00D01AAD" w14:paraId="3EE79135" w14:textId="1EB791E6">
                      <w:pPr>
                        <w:pStyle w:val="CoverSubheader"/>
                        <w:spacing w:before="60"/>
                        <w:jc w:val="center"/>
                        <w:rPr>
                          <w:color w:val="242852" w:themeColor="text2"/>
                        </w:rPr>
                      </w:pPr>
                      <w:r>
                        <w:rPr>
                          <w:color w:val="242852" w:themeColor="text2"/>
                        </w:rPr>
                        <w:t>Cloudsuite V11 Migration</w:t>
                      </w:r>
                    </w:p>
                  </w:txbxContent>
                </v:textbox>
                <w10:wrap anchory="page"/>
                <w10:anchorlock/>
              </v:shape>
            </w:pict>
          </mc:Fallback>
        </mc:AlternateContent>
      </w:r>
    </w:p>
    <w:p w:rsidRPr="00BB1116" w:rsidR="001B1583" w:rsidP="001B1583" w:rsidRDefault="001B1583" w14:paraId="7AA1F944" w14:textId="77777777">
      <w:pPr>
        <w:rPr>
          <w:rFonts w:cstheme="minorHAnsi"/>
        </w:rPr>
      </w:pPr>
    </w:p>
    <w:p w:rsidRPr="00BB1116" w:rsidR="001B1583" w:rsidP="001B1583" w:rsidRDefault="001B1583" w14:paraId="32E49F2A" w14:textId="77777777">
      <w:pPr>
        <w:rPr>
          <w:rFonts w:cstheme="minorHAnsi"/>
        </w:rPr>
      </w:pPr>
    </w:p>
    <w:p w:rsidRPr="00BB1116" w:rsidR="001B1583" w:rsidP="001B1583" w:rsidRDefault="001B1583" w14:paraId="07BAD2AC" w14:textId="77777777">
      <w:pPr>
        <w:rPr>
          <w:rFonts w:cstheme="minorHAnsi"/>
        </w:rPr>
      </w:pPr>
    </w:p>
    <w:p w:rsidRPr="00BB1116" w:rsidR="00F601E0" w:rsidP="001B1583" w:rsidRDefault="00F601E0" w14:paraId="2530BDBE" w14:textId="77777777">
      <w:pPr>
        <w:rPr>
          <w:rFonts w:cstheme="minorHAnsi"/>
        </w:rPr>
      </w:pPr>
    </w:p>
    <w:p w:rsidR="00F601E0" w:rsidP="001B1583" w:rsidRDefault="00F601E0" w14:paraId="59EBF0C6" w14:textId="51A27F0B">
      <w:pPr>
        <w:rPr>
          <w:rFonts w:cstheme="minorHAnsi"/>
        </w:rPr>
      </w:pPr>
    </w:p>
    <w:p w:rsidR="00BB1116" w:rsidP="001B1583" w:rsidRDefault="00BB1116" w14:paraId="61F0A528" w14:textId="67FCD967">
      <w:pPr>
        <w:rPr>
          <w:rFonts w:cstheme="minorHAnsi"/>
        </w:rPr>
      </w:pPr>
    </w:p>
    <w:p w:rsidR="00BB1116" w:rsidP="001B1583" w:rsidRDefault="00BB1116" w14:paraId="6A2D3781" w14:textId="63B75010">
      <w:pPr>
        <w:rPr>
          <w:rFonts w:cstheme="minorHAnsi"/>
        </w:rPr>
      </w:pPr>
    </w:p>
    <w:p w:rsidR="00BB1116" w:rsidP="001B1583" w:rsidRDefault="00BB1116" w14:paraId="0A876DDA" w14:textId="088DF73A">
      <w:pPr>
        <w:rPr>
          <w:rFonts w:cstheme="minorHAnsi"/>
        </w:rPr>
      </w:pPr>
    </w:p>
    <w:p w:rsidR="00FD4408" w:rsidP="00FD4408" w:rsidRDefault="00FD4408" w14:paraId="52DE2E15" w14:textId="784E4A95">
      <w:pPr>
        <w:pStyle w:val="Header"/>
        <w:tabs>
          <w:tab w:val="center" w:pos="5130"/>
          <w:tab w:val="right" w:pos="10800"/>
        </w:tabs>
        <w:jc w:val="both"/>
        <w:rPr>
          <w:rFonts w:cstheme="minorHAnsi"/>
          <w:b/>
          <w:bCs/>
          <w:color w:val="0B1B5E"/>
          <w:sz w:val="36"/>
        </w:rPr>
      </w:pPr>
      <w:bookmarkStart w:name="_Toc163872816" w:id="0"/>
      <w:bookmarkStart w:name="_Toc163876726" w:id="1"/>
      <w:r>
        <w:rPr>
          <w:rFonts w:cstheme="minorHAnsi"/>
          <w:b/>
          <w:bCs/>
          <w:color w:val="0B1B5E"/>
          <w:sz w:val="36"/>
        </w:rPr>
        <w:t>Document Information</w:t>
      </w:r>
    </w:p>
    <w:p w:rsidRPr="009B14D2" w:rsidR="00FD4408" w:rsidP="00FD4408" w:rsidRDefault="00FD4408" w14:paraId="6E903D12" w14:textId="77777777">
      <w:pPr>
        <w:pStyle w:val="Header"/>
        <w:tabs>
          <w:tab w:val="center" w:pos="5130"/>
          <w:tab w:val="right" w:pos="10800"/>
        </w:tabs>
        <w:jc w:val="both"/>
        <w:rPr>
          <w:rFonts w:cstheme="minorHAnsi"/>
          <w:b/>
          <w:bCs/>
        </w:rPr>
      </w:pPr>
    </w:p>
    <w:tbl>
      <w:tblPr>
        <w:tblW w:w="9360" w:type="dxa"/>
        <w:tblInd w:w="-5"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CellMar>
          <w:left w:w="115" w:type="dxa"/>
          <w:right w:w="115" w:type="dxa"/>
        </w:tblCellMar>
        <w:tblLook w:val="01E0" w:firstRow="1" w:lastRow="1" w:firstColumn="1" w:lastColumn="1" w:noHBand="0" w:noVBand="0"/>
      </w:tblPr>
      <w:tblGrid>
        <w:gridCol w:w="1951"/>
        <w:gridCol w:w="7409"/>
      </w:tblGrid>
      <w:tr w:rsidRPr="00160CF4" w:rsidR="001B1583" w:rsidTr="0D9D16B9" w14:paraId="51B5975E" w14:textId="77777777">
        <w:trPr>
          <w:trHeight w:val="288"/>
          <w:tblHeader/>
        </w:trPr>
        <w:tc>
          <w:tcPr>
            <w:tcW w:w="1951" w:type="dxa"/>
            <w:shd w:val="clear" w:color="auto" w:fill="0C195E"/>
            <w:tcMar/>
            <w:vAlign w:val="center"/>
          </w:tcPr>
          <w:p w:rsidRPr="00BB1116" w:rsidR="001B1583" w:rsidP="004A044E" w:rsidRDefault="001B1583" w14:paraId="5863189C" w14:textId="79968AF8">
            <w:pPr>
              <w:spacing w:after="0"/>
              <w:rPr>
                <w:rFonts w:cstheme="minorHAnsi"/>
                <w:b/>
                <w:color w:val="FFFFFF"/>
                <w:u w:color="FFFFFF"/>
              </w:rPr>
            </w:pPr>
            <w:r w:rsidRPr="00BB1116">
              <w:rPr>
                <w:rFonts w:cstheme="minorHAnsi"/>
                <w:b/>
                <w:color w:val="FFFFFF"/>
                <w:u w:color="FFFFFF"/>
              </w:rPr>
              <w:t>Author</w:t>
            </w:r>
            <w:r w:rsidR="00F84CD0">
              <w:rPr>
                <w:rFonts w:cstheme="minorHAnsi"/>
                <w:b/>
                <w:color w:val="FFFFFF"/>
                <w:u w:color="FFFFFF"/>
              </w:rPr>
              <w:t>(s)</w:t>
            </w:r>
          </w:p>
        </w:tc>
        <w:tc>
          <w:tcPr>
            <w:tcW w:w="7409" w:type="dxa"/>
            <w:tcMar/>
            <w:vAlign w:val="center"/>
          </w:tcPr>
          <w:p w:rsidRPr="00BB1116" w:rsidR="001B1583" w:rsidP="120AF02A" w:rsidRDefault="007D1294" w14:paraId="6CB40876" w14:textId="663BFABA">
            <w:pPr>
              <w:spacing w:after="0"/>
            </w:pPr>
            <w:r>
              <w:t>Infor</w:t>
            </w:r>
          </w:p>
        </w:tc>
      </w:tr>
      <w:tr w:rsidRPr="00160CF4" w:rsidR="00F84CD0" w:rsidTr="0D9D16B9" w14:paraId="18F94FC7" w14:textId="77777777">
        <w:trPr>
          <w:trHeight w:val="288"/>
          <w:tblHeader/>
        </w:trPr>
        <w:tc>
          <w:tcPr>
            <w:tcW w:w="1951" w:type="dxa"/>
            <w:shd w:val="clear" w:color="auto" w:fill="0C195E"/>
            <w:tcMar/>
            <w:vAlign w:val="center"/>
          </w:tcPr>
          <w:p w:rsidRPr="00BB1116" w:rsidR="00F84CD0" w:rsidP="004A044E" w:rsidRDefault="00F84CD0" w14:paraId="7576769D" w14:textId="6AE18D60">
            <w:pPr>
              <w:spacing w:after="0"/>
              <w:rPr>
                <w:rFonts w:cstheme="minorHAnsi"/>
                <w:b/>
                <w:color w:val="FFFFFF"/>
                <w:u w:color="FFFFFF"/>
              </w:rPr>
            </w:pPr>
            <w:r>
              <w:rPr>
                <w:rFonts w:cstheme="minorHAnsi"/>
                <w:b/>
                <w:color w:val="FFFFFF"/>
                <w:u w:color="FFFFFF"/>
              </w:rPr>
              <w:t>Title</w:t>
            </w:r>
          </w:p>
        </w:tc>
        <w:tc>
          <w:tcPr>
            <w:tcW w:w="7409" w:type="dxa"/>
            <w:shd w:val="clear" w:color="auto" w:fill="C0C0C0"/>
            <w:tcMar/>
            <w:vAlign w:val="center"/>
          </w:tcPr>
          <w:p w:rsidR="00F84CD0" w:rsidP="004A044E" w:rsidRDefault="00833DFF" w14:paraId="5CB14D8F" w14:textId="03BB1AF2">
            <w:pPr>
              <w:spacing w:after="0"/>
              <w:rPr>
                <w:rFonts w:cstheme="minorHAnsi"/>
                <w:u w:color="FFFFFF"/>
              </w:rPr>
            </w:pPr>
            <w:r>
              <w:rPr>
                <w:rFonts w:cstheme="minorHAnsi"/>
                <w:u w:color="FFFFFF"/>
              </w:rPr>
              <w:t xml:space="preserve">RICE ID – </w:t>
            </w:r>
            <w:r w:rsidR="00382627">
              <w:rPr>
                <w:rFonts w:cstheme="minorHAnsi"/>
                <w:u w:color="FFFFFF"/>
              </w:rPr>
              <w:t xml:space="preserve">AP Invoice Approval </w:t>
            </w:r>
          </w:p>
        </w:tc>
      </w:tr>
      <w:tr w:rsidRPr="00160CF4" w:rsidR="001B1583" w:rsidTr="0D9D16B9" w14:paraId="240CE9A8" w14:textId="77777777">
        <w:trPr>
          <w:trHeight w:val="288"/>
        </w:trPr>
        <w:tc>
          <w:tcPr>
            <w:tcW w:w="1951" w:type="dxa"/>
            <w:shd w:val="clear" w:color="auto" w:fill="0C195E"/>
            <w:tcMar/>
            <w:vAlign w:val="center"/>
          </w:tcPr>
          <w:p w:rsidRPr="00BB1116" w:rsidR="001B1583" w:rsidP="004A044E" w:rsidRDefault="001B1583" w14:paraId="3E7CDEC5" w14:textId="77777777">
            <w:pPr>
              <w:spacing w:after="0"/>
              <w:rPr>
                <w:rFonts w:cstheme="minorHAnsi"/>
                <w:b/>
                <w:color w:val="FFFFFF"/>
              </w:rPr>
            </w:pPr>
            <w:r w:rsidRPr="00BB1116">
              <w:rPr>
                <w:rFonts w:cstheme="minorHAnsi"/>
                <w:b/>
                <w:color w:val="FFFFFF"/>
              </w:rPr>
              <w:t>Version</w:t>
            </w:r>
          </w:p>
        </w:tc>
        <w:tc>
          <w:tcPr>
            <w:tcW w:w="7409" w:type="dxa"/>
            <w:shd w:val="clear" w:color="auto" w:fill="FFFFFF" w:themeFill="background1"/>
            <w:tcMar/>
            <w:vAlign w:val="center"/>
          </w:tcPr>
          <w:p w:rsidRPr="00BB1116" w:rsidR="001B1583" w:rsidP="1D177039" w:rsidRDefault="00E23722" w14:paraId="577AFB70" w14:textId="239B1D64">
            <w:pPr>
              <w:spacing w:after="0"/>
            </w:pPr>
            <w:r w:rsidR="0205C5BA">
              <w:rPr/>
              <w:t>6.0</w:t>
            </w:r>
          </w:p>
        </w:tc>
      </w:tr>
      <w:tr w:rsidRPr="00160CF4" w:rsidR="001B1583" w:rsidTr="0D9D16B9" w14:paraId="3A60AC87" w14:textId="77777777">
        <w:trPr>
          <w:trHeight w:val="288"/>
        </w:trPr>
        <w:tc>
          <w:tcPr>
            <w:tcW w:w="1951" w:type="dxa"/>
            <w:shd w:val="clear" w:color="auto" w:fill="0C195E"/>
            <w:tcMar/>
            <w:vAlign w:val="center"/>
          </w:tcPr>
          <w:p w:rsidRPr="00BB1116" w:rsidR="001B1583" w:rsidP="004A044E" w:rsidRDefault="001B1583" w14:paraId="1E6C9013" w14:textId="77777777">
            <w:pPr>
              <w:spacing w:after="0"/>
              <w:rPr>
                <w:rFonts w:cstheme="minorHAnsi"/>
                <w:b/>
                <w:color w:val="FFFFFF"/>
              </w:rPr>
            </w:pPr>
            <w:r w:rsidRPr="00BB1116">
              <w:rPr>
                <w:rFonts w:cstheme="minorHAnsi"/>
                <w:b/>
                <w:color w:val="FFFFFF"/>
              </w:rPr>
              <w:t>Customer</w:t>
            </w:r>
          </w:p>
        </w:tc>
        <w:tc>
          <w:tcPr>
            <w:tcW w:w="7409" w:type="dxa"/>
            <w:shd w:val="clear" w:color="auto" w:fill="C0C0C0"/>
            <w:tcMar/>
            <w:vAlign w:val="center"/>
          </w:tcPr>
          <w:p w:rsidRPr="00BB1116" w:rsidR="001B1583" w:rsidP="4C5B9440" w:rsidRDefault="6C94EC10" w14:paraId="45DFEBAA" w14:textId="603580F7">
            <w:pPr>
              <w:spacing w:after="0"/>
            </w:pPr>
            <w:r w:rsidRPr="4C5B9440">
              <w:t>BAYCARE</w:t>
            </w:r>
          </w:p>
        </w:tc>
      </w:tr>
      <w:tr w:rsidRPr="00160CF4" w:rsidR="001B1583" w:rsidTr="0D9D16B9" w14:paraId="5A8DE02A" w14:textId="77777777">
        <w:trPr>
          <w:trHeight w:val="288"/>
        </w:trPr>
        <w:tc>
          <w:tcPr>
            <w:tcW w:w="1951" w:type="dxa"/>
            <w:shd w:val="clear" w:color="auto" w:fill="0C195E"/>
            <w:tcMar/>
            <w:vAlign w:val="center"/>
          </w:tcPr>
          <w:p w:rsidRPr="00BB1116" w:rsidR="001B1583" w:rsidP="004A044E" w:rsidRDefault="001B1583" w14:paraId="29C793BB" w14:textId="77777777">
            <w:pPr>
              <w:spacing w:after="0"/>
              <w:rPr>
                <w:rFonts w:cstheme="minorHAnsi"/>
                <w:b/>
                <w:color w:val="FFFFFF"/>
              </w:rPr>
            </w:pPr>
            <w:r w:rsidRPr="00BB1116">
              <w:rPr>
                <w:rFonts w:cstheme="minorHAnsi"/>
                <w:b/>
                <w:color w:val="FFFFFF"/>
              </w:rPr>
              <w:t>Project</w:t>
            </w:r>
          </w:p>
        </w:tc>
        <w:tc>
          <w:tcPr>
            <w:tcW w:w="7409" w:type="dxa"/>
            <w:shd w:val="clear" w:color="auto" w:fill="FFFFFF" w:themeFill="background1"/>
            <w:tcMar/>
            <w:vAlign w:val="center"/>
          </w:tcPr>
          <w:p w:rsidRPr="00BB1116" w:rsidR="001B1583" w:rsidP="4C5B9440" w:rsidRDefault="2BE62AB8" w14:paraId="687B3ADB" w14:textId="2B690507">
            <w:pPr>
              <w:spacing w:after="0"/>
            </w:pPr>
            <w:r w:rsidRPr="5883C2D4">
              <w:t>Infor Cloud</w:t>
            </w:r>
            <w:r w:rsidR="009147E3">
              <w:t>S</w:t>
            </w:r>
            <w:r w:rsidRPr="5883C2D4">
              <w:t>uite Implementation</w:t>
            </w:r>
          </w:p>
        </w:tc>
      </w:tr>
      <w:tr w:rsidRPr="00160CF4" w:rsidR="001B1583" w:rsidTr="0D9D16B9" w14:paraId="344CFCAD" w14:textId="77777777">
        <w:trPr>
          <w:trHeight w:val="288"/>
        </w:trPr>
        <w:tc>
          <w:tcPr>
            <w:tcW w:w="1951" w:type="dxa"/>
            <w:shd w:val="clear" w:color="auto" w:fill="0C195E"/>
            <w:tcMar/>
            <w:vAlign w:val="center"/>
          </w:tcPr>
          <w:p w:rsidRPr="00BB1116" w:rsidR="001B1583" w:rsidP="004A044E" w:rsidRDefault="001B1583" w14:paraId="0FDD87B9" w14:textId="77777777">
            <w:pPr>
              <w:spacing w:after="0"/>
              <w:rPr>
                <w:rFonts w:cstheme="minorHAnsi"/>
                <w:b/>
                <w:color w:val="FFFFFF"/>
              </w:rPr>
            </w:pPr>
            <w:r w:rsidRPr="00BB1116">
              <w:rPr>
                <w:rFonts w:cstheme="minorHAnsi"/>
                <w:b/>
                <w:color w:val="FFFFFF"/>
              </w:rPr>
              <w:t>Phase</w:t>
            </w:r>
          </w:p>
        </w:tc>
        <w:tc>
          <w:tcPr>
            <w:tcW w:w="7409" w:type="dxa"/>
            <w:shd w:val="clear" w:color="auto" w:fill="C0C0C0"/>
            <w:tcMar/>
            <w:vAlign w:val="center"/>
          </w:tcPr>
          <w:p w:rsidRPr="00BB1116" w:rsidR="001B1583" w:rsidP="004A044E" w:rsidRDefault="00F84CD0" w14:paraId="40AC7D3A" w14:textId="6511A531">
            <w:pPr>
              <w:spacing w:after="0"/>
              <w:rPr>
                <w:rFonts w:cstheme="minorHAnsi"/>
              </w:rPr>
            </w:pPr>
            <w:r>
              <w:rPr>
                <w:rFonts w:cstheme="minorHAnsi"/>
              </w:rPr>
              <w:t>Build</w:t>
            </w:r>
          </w:p>
        </w:tc>
      </w:tr>
      <w:tr w:rsidRPr="00160CF4" w:rsidR="001B1583" w:rsidTr="0D9D16B9" w14:paraId="7127AEDF" w14:textId="77777777">
        <w:trPr>
          <w:trHeight w:val="288"/>
        </w:trPr>
        <w:tc>
          <w:tcPr>
            <w:tcW w:w="1951" w:type="dxa"/>
            <w:shd w:val="clear" w:color="auto" w:fill="0C195E"/>
            <w:tcMar/>
            <w:vAlign w:val="center"/>
          </w:tcPr>
          <w:p w:rsidRPr="00BB1116" w:rsidR="001B1583" w:rsidP="004A044E" w:rsidRDefault="001B1583" w14:paraId="08865430" w14:textId="77777777">
            <w:pPr>
              <w:spacing w:after="0"/>
              <w:rPr>
                <w:rFonts w:cstheme="minorHAnsi"/>
                <w:b/>
                <w:color w:val="FFFFFF"/>
              </w:rPr>
            </w:pPr>
            <w:r w:rsidRPr="00BB1116">
              <w:rPr>
                <w:rFonts w:cstheme="minorHAnsi"/>
                <w:b/>
                <w:color w:val="FFFFFF"/>
              </w:rPr>
              <w:t>Status</w:t>
            </w:r>
          </w:p>
        </w:tc>
        <w:tc>
          <w:tcPr>
            <w:tcW w:w="7409" w:type="dxa"/>
            <w:shd w:val="clear" w:color="auto" w:fill="FFFFFF" w:themeFill="background1"/>
            <w:tcMar/>
            <w:vAlign w:val="center"/>
          </w:tcPr>
          <w:p w:rsidRPr="00BB1116" w:rsidR="001B1583" w:rsidP="004A044E" w:rsidRDefault="00005B0A" w14:paraId="24587906" w14:textId="775FA5E4">
            <w:pPr>
              <w:spacing w:after="0"/>
              <w:rPr>
                <w:rFonts w:cstheme="minorHAnsi"/>
              </w:rPr>
            </w:pPr>
            <w:r>
              <w:rPr>
                <w:rFonts w:cstheme="minorHAnsi"/>
              </w:rPr>
              <w:fldChar w:fldCharType="begin">
                <w:ffData>
                  <w:name w:val="Kontrollkästchen1"/>
                  <w:enabled/>
                  <w:calcOnExit w:val="0"/>
                  <w:checkBox>
                    <w:sizeAuto/>
                    <w:default w:val="0"/>
                  </w:checkBox>
                </w:ffData>
              </w:fldChar>
            </w:r>
            <w:bookmarkStart w:name="Kontrollkästchen1" w:id="2"/>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2"/>
            <w:r w:rsidRPr="00BB1116" w:rsidR="001B1583">
              <w:rPr>
                <w:rFonts w:cstheme="minorHAnsi"/>
              </w:rPr>
              <w:t xml:space="preserve"> Draft          </w:t>
            </w: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BB1116" w:rsidR="001B1583">
              <w:rPr>
                <w:rFonts w:cstheme="minorHAnsi"/>
              </w:rPr>
              <w:t xml:space="preserve"> In Review          </w:t>
            </w:r>
            <w:r w:rsidRPr="00BB1116" w:rsidR="001B1583">
              <w:rPr>
                <w:rFonts w:cstheme="minorHAnsi"/>
              </w:rPr>
              <w:fldChar w:fldCharType="begin">
                <w:ffData>
                  <w:name w:val=""/>
                  <w:enabled/>
                  <w:calcOnExit w:val="0"/>
                  <w:checkBox>
                    <w:sizeAuto/>
                    <w:default w:val="0"/>
                  </w:checkBox>
                </w:ffData>
              </w:fldChar>
            </w:r>
            <w:r w:rsidRPr="00BB1116" w:rsidR="001B1583">
              <w:rPr>
                <w:rFonts w:cstheme="minorHAnsi"/>
              </w:rPr>
              <w:instrText xml:space="preserve"> FORMCHECKBOX </w:instrText>
            </w:r>
            <w:r w:rsidRPr="00BB1116" w:rsidR="001B1583">
              <w:rPr>
                <w:rFonts w:cstheme="minorHAnsi"/>
              </w:rPr>
            </w:r>
            <w:r w:rsidRPr="00BB1116" w:rsidR="001B1583">
              <w:rPr>
                <w:rFonts w:cstheme="minorHAnsi"/>
              </w:rPr>
              <w:fldChar w:fldCharType="separate"/>
            </w:r>
            <w:r w:rsidRPr="00BB1116" w:rsidR="001B1583">
              <w:rPr>
                <w:rFonts w:cstheme="minorHAnsi"/>
              </w:rPr>
              <w:fldChar w:fldCharType="end"/>
            </w:r>
            <w:r w:rsidRPr="00BB1116" w:rsidR="001B1583">
              <w:rPr>
                <w:rFonts w:cstheme="minorHAnsi"/>
              </w:rPr>
              <w:t xml:space="preserve"> Approved</w:t>
            </w:r>
          </w:p>
        </w:tc>
      </w:tr>
    </w:tbl>
    <w:p w:rsidR="00730140" w:rsidP="001B1583" w:rsidRDefault="00730140" w14:paraId="738E0DF5" w14:textId="0D1CBD67">
      <w:pPr>
        <w:rPr>
          <w:rStyle w:val="InforHeadline"/>
          <w:rFonts w:asciiTheme="minorHAnsi" w:hAnsiTheme="minorHAnsi" w:cstheme="minorHAnsi"/>
          <w:b w:val="0"/>
          <w:sz w:val="22"/>
          <w:szCs w:val="22"/>
        </w:rPr>
      </w:pPr>
    </w:p>
    <w:p w:rsidRPr="009A4218" w:rsidR="000A65BC" w:rsidP="000A65BC" w:rsidRDefault="00F84CD0" w14:paraId="5433FA68" w14:textId="6372AAC6">
      <w:pPr>
        <w:spacing w:after="0"/>
        <w:rPr>
          <w:rStyle w:val="InforHeadline"/>
          <w:rFonts w:asciiTheme="minorHAnsi" w:hAnsiTheme="minorHAnsi" w:cstheme="minorHAnsi"/>
          <w:b w:val="0"/>
          <w:color w:val="0C195E"/>
          <w:sz w:val="26"/>
          <w:szCs w:val="26"/>
        </w:rPr>
      </w:pPr>
      <w:r>
        <w:rPr>
          <w:rStyle w:val="InforHeadline"/>
          <w:rFonts w:asciiTheme="minorHAnsi" w:hAnsiTheme="minorHAnsi" w:cstheme="minorHAnsi"/>
          <w:b w:val="0"/>
          <w:color w:val="0C195E"/>
          <w:sz w:val="26"/>
          <w:szCs w:val="26"/>
        </w:rPr>
        <w:t>Contributors</w:t>
      </w:r>
    </w:p>
    <w:tbl>
      <w:tblPr>
        <w:tblW w:w="9360" w:type="dxa"/>
        <w:tblInd w:w="-5"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2070"/>
        <w:gridCol w:w="4680"/>
        <w:gridCol w:w="2610"/>
      </w:tblGrid>
      <w:tr w:rsidRPr="00160CF4" w:rsidR="00A82B93" w:rsidTr="4C5B9440" w14:paraId="15D277E3" w14:textId="77777777">
        <w:trPr>
          <w:trHeight w:val="288"/>
        </w:trPr>
        <w:tc>
          <w:tcPr>
            <w:tcW w:w="2070" w:type="dxa"/>
            <w:shd w:val="clear" w:color="auto" w:fill="0C195E"/>
            <w:vAlign w:val="center"/>
          </w:tcPr>
          <w:p w:rsidRPr="000A65BC" w:rsidR="001B1583" w:rsidP="006D766D" w:rsidRDefault="001B1583" w14:paraId="772F1E85" w14:textId="77777777">
            <w:pPr>
              <w:spacing w:after="0"/>
              <w:rPr>
                <w:rFonts w:cstheme="minorHAnsi"/>
                <w:color w:val="FFFFFF" w:themeColor="background1"/>
              </w:rPr>
            </w:pPr>
            <w:r w:rsidRPr="000A65BC">
              <w:rPr>
                <w:rFonts w:cstheme="minorHAnsi"/>
                <w:color w:val="FFFFFF" w:themeColor="background1"/>
              </w:rPr>
              <w:t>Name</w:t>
            </w:r>
          </w:p>
        </w:tc>
        <w:tc>
          <w:tcPr>
            <w:tcW w:w="4680" w:type="dxa"/>
            <w:shd w:val="clear" w:color="auto" w:fill="0C195E"/>
            <w:vAlign w:val="center"/>
          </w:tcPr>
          <w:p w:rsidRPr="000A65BC" w:rsidR="001B1583" w:rsidP="006D766D" w:rsidRDefault="001B1583" w14:paraId="65B2C861" w14:textId="77777777">
            <w:pPr>
              <w:spacing w:after="0"/>
              <w:rPr>
                <w:rFonts w:cstheme="minorHAnsi"/>
                <w:color w:val="FFFFFF" w:themeColor="background1"/>
              </w:rPr>
            </w:pPr>
            <w:r w:rsidRPr="000A65BC">
              <w:rPr>
                <w:rFonts w:cstheme="minorHAnsi"/>
                <w:color w:val="FFFFFF" w:themeColor="background1"/>
              </w:rPr>
              <w:t>Role</w:t>
            </w:r>
          </w:p>
        </w:tc>
        <w:tc>
          <w:tcPr>
            <w:tcW w:w="2610" w:type="dxa"/>
            <w:shd w:val="clear" w:color="auto" w:fill="0C195E"/>
            <w:vAlign w:val="center"/>
          </w:tcPr>
          <w:p w:rsidRPr="000A65BC" w:rsidR="001B1583" w:rsidP="006D766D" w:rsidRDefault="001B1583" w14:paraId="16BE1904" w14:textId="77777777">
            <w:pPr>
              <w:spacing w:after="0"/>
              <w:rPr>
                <w:rFonts w:cstheme="minorHAnsi"/>
                <w:color w:val="FFFFFF" w:themeColor="background1"/>
              </w:rPr>
            </w:pPr>
            <w:r w:rsidRPr="000A65BC">
              <w:rPr>
                <w:rFonts w:cstheme="minorHAnsi"/>
                <w:color w:val="FFFFFF" w:themeColor="background1"/>
              </w:rPr>
              <w:t>Company</w:t>
            </w:r>
          </w:p>
        </w:tc>
      </w:tr>
      <w:tr w:rsidRPr="00160CF4" w:rsidR="00A82B93" w:rsidTr="4C5B9440" w14:paraId="0524F184" w14:textId="77777777">
        <w:trPr>
          <w:trHeight w:val="288"/>
        </w:trPr>
        <w:tc>
          <w:tcPr>
            <w:tcW w:w="2070" w:type="dxa"/>
            <w:shd w:val="clear" w:color="auto" w:fill="DDDDDD"/>
            <w:vAlign w:val="center"/>
          </w:tcPr>
          <w:p w:rsidRPr="00BB1116" w:rsidR="00DF4B7C" w:rsidP="00F84CD0" w:rsidRDefault="00F84CD0" w14:paraId="49643F69" w14:textId="3D53A699">
            <w:pPr>
              <w:spacing w:after="0"/>
              <w:rPr>
                <w:rFonts w:cstheme="minorHAnsi"/>
              </w:rPr>
            </w:pPr>
            <w:r>
              <w:rPr>
                <w:rFonts w:cstheme="minorHAnsi"/>
              </w:rPr>
              <w:t>Consultant 1</w:t>
            </w:r>
          </w:p>
        </w:tc>
        <w:tc>
          <w:tcPr>
            <w:tcW w:w="4680" w:type="dxa"/>
            <w:shd w:val="clear" w:color="auto" w:fill="DDDDDD"/>
            <w:vAlign w:val="center"/>
          </w:tcPr>
          <w:p w:rsidRPr="00BB1116" w:rsidR="00DF4B7C" w:rsidP="00F84CD0" w:rsidRDefault="00E64579" w14:paraId="25E17457" w14:textId="78BC427D">
            <w:pPr>
              <w:spacing w:after="0"/>
              <w:rPr>
                <w:rFonts w:cstheme="minorHAnsi"/>
              </w:rPr>
            </w:pPr>
            <w:r>
              <w:rPr>
                <w:rFonts w:cstheme="minorHAnsi"/>
              </w:rPr>
              <w:t>Irie Mack Pable</w:t>
            </w:r>
          </w:p>
        </w:tc>
        <w:tc>
          <w:tcPr>
            <w:tcW w:w="2610" w:type="dxa"/>
            <w:shd w:val="clear" w:color="auto" w:fill="DDDDDD"/>
            <w:vAlign w:val="center"/>
          </w:tcPr>
          <w:p w:rsidRPr="00BB1116" w:rsidR="00DF4B7C" w:rsidP="4C5B9440" w:rsidRDefault="00E64579" w14:paraId="5538F53C" w14:textId="2E8905FF">
            <w:pPr>
              <w:spacing w:after="0"/>
            </w:pPr>
            <w:r>
              <w:t>Infor</w:t>
            </w:r>
          </w:p>
        </w:tc>
      </w:tr>
      <w:tr w:rsidRPr="00160CF4" w:rsidR="00A82B93" w:rsidTr="4C5B9440" w14:paraId="6D0CEF26" w14:textId="77777777">
        <w:trPr>
          <w:trHeight w:val="288"/>
        </w:trPr>
        <w:tc>
          <w:tcPr>
            <w:tcW w:w="2070" w:type="dxa"/>
            <w:shd w:val="clear" w:color="auto" w:fill="FFFFFF" w:themeFill="background1"/>
            <w:vAlign w:val="center"/>
          </w:tcPr>
          <w:p w:rsidRPr="00BB1116" w:rsidR="00DF4B7C" w:rsidP="00F84CD0" w:rsidRDefault="00F84CD0" w14:paraId="75520BF3" w14:textId="18A91155">
            <w:pPr>
              <w:spacing w:after="0"/>
              <w:rPr>
                <w:rFonts w:cstheme="minorHAnsi"/>
              </w:rPr>
            </w:pPr>
            <w:r>
              <w:rPr>
                <w:rFonts w:cstheme="minorHAnsi"/>
              </w:rPr>
              <w:t>Developer 1</w:t>
            </w:r>
          </w:p>
        </w:tc>
        <w:tc>
          <w:tcPr>
            <w:tcW w:w="4680" w:type="dxa"/>
            <w:shd w:val="clear" w:color="auto" w:fill="FFFFFF" w:themeFill="background1"/>
            <w:vAlign w:val="center"/>
          </w:tcPr>
          <w:p w:rsidRPr="00BB1116" w:rsidR="00DF4B7C" w:rsidP="00F84CD0" w:rsidRDefault="005F64C6" w14:paraId="67A14F8D" w14:textId="62EE793B">
            <w:pPr>
              <w:spacing w:after="0"/>
              <w:rPr>
                <w:rFonts w:cstheme="minorHAnsi"/>
              </w:rPr>
            </w:pPr>
            <w:r>
              <w:rPr>
                <w:rFonts w:cstheme="minorHAnsi"/>
              </w:rPr>
              <w:t>Nikko Yabut</w:t>
            </w:r>
          </w:p>
        </w:tc>
        <w:tc>
          <w:tcPr>
            <w:tcW w:w="2610" w:type="dxa"/>
            <w:shd w:val="clear" w:color="auto" w:fill="FFFFFF" w:themeFill="background1"/>
            <w:vAlign w:val="center"/>
          </w:tcPr>
          <w:p w:rsidRPr="00BB1116" w:rsidR="00DF4B7C" w:rsidP="4C5B9440" w:rsidRDefault="005F64C6" w14:paraId="3275D22E" w14:textId="6CD5077B">
            <w:pPr>
              <w:spacing w:after="0"/>
            </w:pPr>
            <w:r>
              <w:t>Infor</w:t>
            </w:r>
          </w:p>
        </w:tc>
      </w:tr>
      <w:tr w:rsidRPr="00160CF4" w:rsidR="00A82B93" w:rsidTr="4C5B9440" w14:paraId="2DCE64CD" w14:textId="77777777">
        <w:trPr>
          <w:trHeight w:val="288"/>
        </w:trPr>
        <w:tc>
          <w:tcPr>
            <w:tcW w:w="2070" w:type="dxa"/>
            <w:shd w:val="clear" w:color="auto" w:fill="D9D9D9" w:themeFill="background1" w:themeFillShade="D9"/>
            <w:vAlign w:val="center"/>
          </w:tcPr>
          <w:p w:rsidRPr="00BB1116" w:rsidR="00DF4B7C" w:rsidP="00F84CD0" w:rsidRDefault="00F84CD0" w14:paraId="2CFEF8CE" w14:textId="6A85CD0D">
            <w:pPr>
              <w:spacing w:after="0"/>
              <w:rPr>
                <w:rFonts w:cstheme="minorHAnsi"/>
              </w:rPr>
            </w:pPr>
            <w:r>
              <w:rPr>
                <w:rFonts w:cstheme="minorHAnsi"/>
              </w:rPr>
              <w:t>Business Owner</w:t>
            </w:r>
          </w:p>
        </w:tc>
        <w:tc>
          <w:tcPr>
            <w:tcW w:w="4680" w:type="dxa"/>
            <w:shd w:val="clear" w:color="auto" w:fill="D9D9D9" w:themeFill="background1" w:themeFillShade="D9"/>
            <w:vAlign w:val="center"/>
          </w:tcPr>
          <w:p w:rsidRPr="00BB1116" w:rsidR="00DF4B7C" w:rsidP="00F84CD0" w:rsidRDefault="00F84CD0" w14:paraId="4C9BAF08" w14:textId="27C184AD">
            <w:pPr>
              <w:spacing w:after="0"/>
              <w:rPr>
                <w:rFonts w:cstheme="minorHAnsi"/>
              </w:rPr>
            </w:pPr>
            <w:r w:rsidRPr="00793485">
              <w:rPr>
                <w:rFonts w:cstheme="minorHAnsi"/>
                <w:highlight w:val="yellow"/>
              </w:rPr>
              <w:t>Title</w:t>
            </w:r>
          </w:p>
        </w:tc>
        <w:tc>
          <w:tcPr>
            <w:tcW w:w="2610" w:type="dxa"/>
            <w:shd w:val="clear" w:color="auto" w:fill="D9D9D9" w:themeFill="background1" w:themeFillShade="D9"/>
            <w:vAlign w:val="center"/>
          </w:tcPr>
          <w:p w:rsidRPr="00BB1116" w:rsidR="00DF4B7C" w:rsidP="4C5B9440" w:rsidRDefault="23F2EF60" w14:paraId="0B96A897" w14:textId="2CDA1576">
            <w:pPr>
              <w:spacing w:after="0"/>
            </w:pPr>
            <w:r w:rsidRPr="4C5B9440">
              <w:t>BAYCARE</w:t>
            </w:r>
          </w:p>
        </w:tc>
      </w:tr>
      <w:tr w:rsidRPr="00160CF4" w:rsidR="00DF4B7C" w:rsidTr="4C5B9440" w14:paraId="2712F3CA" w14:textId="77777777">
        <w:trPr>
          <w:trHeight w:val="288"/>
        </w:trPr>
        <w:tc>
          <w:tcPr>
            <w:tcW w:w="2070" w:type="dxa"/>
            <w:vAlign w:val="center"/>
          </w:tcPr>
          <w:p w:rsidRPr="00BB1116" w:rsidR="00DF4B7C" w:rsidP="00F84CD0" w:rsidRDefault="00F84CD0" w14:paraId="61FDCBEF" w14:textId="022D3ECE">
            <w:pPr>
              <w:spacing w:after="0"/>
              <w:rPr>
                <w:rFonts w:cstheme="minorHAnsi"/>
              </w:rPr>
            </w:pPr>
            <w:r>
              <w:rPr>
                <w:rFonts w:cstheme="minorHAnsi"/>
              </w:rPr>
              <w:t xml:space="preserve">Functional </w:t>
            </w:r>
            <w:r w:rsidR="00833DFF">
              <w:rPr>
                <w:rFonts w:cstheme="minorHAnsi"/>
              </w:rPr>
              <w:t>Owner</w:t>
            </w:r>
          </w:p>
        </w:tc>
        <w:tc>
          <w:tcPr>
            <w:tcW w:w="4680" w:type="dxa"/>
            <w:vAlign w:val="center"/>
          </w:tcPr>
          <w:p w:rsidRPr="00BB1116" w:rsidR="00DF4B7C" w:rsidP="00F84CD0" w:rsidRDefault="00833DFF" w14:paraId="60858A41" w14:textId="69B6DA1B">
            <w:pPr>
              <w:spacing w:after="0"/>
              <w:rPr>
                <w:rFonts w:cstheme="minorHAnsi"/>
              </w:rPr>
            </w:pPr>
            <w:r>
              <w:rPr>
                <w:rFonts w:cstheme="minorHAnsi"/>
              </w:rPr>
              <w:t>If different form Business Owner</w:t>
            </w:r>
          </w:p>
        </w:tc>
        <w:tc>
          <w:tcPr>
            <w:tcW w:w="2610" w:type="dxa"/>
            <w:vAlign w:val="center"/>
          </w:tcPr>
          <w:p w:rsidRPr="00BB1116" w:rsidR="00DF4B7C" w:rsidP="4C5B9440" w:rsidRDefault="0212ECB1" w14:paraId="7E15D82B" w14:textId="77025E59">
            <w:pPr>
              <w:spacing w:after="0"/>
            </w:pPr>
            <w:r w:rsidRPr="4C5B9440">
              <w:t>BAYCARE</w:t>
            </w:r>
          </w:p>
        </w:tc>
      </w:tr>
      <w:tr w:rsidRPr="00160CF4" w:rsidR="00A82B93" w:rsidTr="4C5B9440" w14:paraId="3153831F" w14:textId="77777777">
        <w:trPr>
          <w:trHeight w:val="288"/>
        </w:trPr>
        <w:tc>
          <w:tcPr>
            <w:tcW w:w="2070" w:type="dxa"/>
            <w:shd w:val="clear" w:color="auto" w:fill="D9D9D9" w:themeFill="background1" w:themeFillShade="D9"/>
            <w:vAlign w:val="center"/>
          </w:tcPr>
          <w:p w:rsidRPr="00BB1116" w:rsidR="001B1583" w:rsidP="006D766D" w:rsidRDefault="00833DFF" w14:paraId="464DF33E" w14:textId="1EDA0E08">
            <w:pPr>
              <w:spacing w:after="0"/>
              <w:rPr>
                <w:rFonts w:cstheme="minorHAnsi"/>
              </w:rPr>
            </w:pPr>
            <w:r>
              <w:rPr>
                <w:rFonts w:cstheme="minorHAnsi"/>
              </w:rPr>
              <w:t>Developer 2</w:t>
            </w:r>
          </w:p>
        </w:tc>
        <w:tc>
          <w:tcPr>
            <w:tcW w:w="4680" w:type="dxa"/>
            <w:shd w:val="clear" w:color="auto" w:fill="D9D9D9" w:themeFill="background1" w:themeFillShade="D9"/>
            <w:vAlign w:val="center"/>
          </w:tcPr>
          <w:p w:rsidRPr="00BB1116" w:rsidR="001B1583" w:rsidP="006D766D" w:rsidRDefault="00833DFF" w14:paraId="377958B5" w14:textId="7D4513B0">
            <w:pPr>
              <w:spacing w:after="0"/>
              <w:rPr>
                <w:rFonts w:cstheme="minorHAnsi"/>
              </w:rPr>
            </w:pPr>
            <w:r>
              <w:rPr>
                <w:rFonts w:cstheme="minorHAnsi"/>
              </w:rPr>
              <w:t>Title</w:t>
            </w:r>
          </w:p>
        </w:tc>
        <w:tc>
          <w:tcPr>
            <w:tcW w:w="2610" w:type="dxa"/>
            <w:shd w:val="clear" w:color="auto" w:fill="D9D9D9" w:themeFill="background1" w:themeFillShade="D9"/>
            <w:vAlign w:val="center"/>
          </w:tcPr>
          <w:p w:rsidRPr="00BB1116" w:rsidR="001B1583" w:rsidP="4C5B9440" w:rsidRDefault="2C3184FF" w14:paraId="454CE0A9" w14:textId="1D313C67">
            <w:pPr>
              <w:spacing w:after="0"/>
            </w:pPr>
            <w:r w:rsidRPr="4C5B9440">
              <w:t>BAYCARE</w:t>
            </w:r>
          </w:p>
        </w:tc>
      </w:tr>
      <w:tr w:rsidRPr="00160CF4" w:rsidR="001B1583" w:rsidTr="4C5B9440" w14:paraId="6A11ED9B" w14:textId="77777777">
        <w:trPr>
          <w:trHeight w:val="288"/>
        </w:trPr>
        <w:tc>
          <w:tcPr>
            <w:tcW w:w="2070" w:type="dxa"/>
            <w:vAlign w:val="center"/>
          </w:tcPr>
          <w:p w:rsidRPr="00BB1116" w:rsidR="001B1583" w:rsidP="006D766D" w:rsidRDefault="00833DFF" w14:paraId="6BD9F9ED" w14:textId="7F18457A">
            <w:pPr>
              <w:spacing w:after="0"/>
              <w:rPr>
                <w:rFonts w:cstheme="minorHAnsi"/>
              </w:rPr>
            </w:pPr>
            <w:r>
              <w:rPr>
                <w:rFonts w:cstheme="minorHAnsi"/>
              </w:rPr>
              <w:t>Reviewer 1</w:t>
            </w:r>
          </w:p>
        </w:tc>
        <w:tc>
          <w:tcPr>
            <w:tcW w:w="4680" w:type="dxa"/>
            <w:vAlign w:val="center"/>
          </w:tcPr>
          <w:p w:rsidRPr="00BB1116" w:rsidR="001B1583" w:rsidP="006D766D" w:rsidRDefault="00793485" w14:paraId="2455E5BF" w14:textId="0E7D7DCA">
            <w:pPr>
              <w:spacing w:after="0"/>
              <w:rPr>
                <w:rFonts w:cstheme="minorHAnsi"/>
              </w:rPr>
            </w:pPr>
            <w:r>
              <w:rPr>
                <w:rFonts w:cstheme="minorHAnsi"/>
              </w:rPr>
              <w:t>Drew Greely/Viviana Wilhelm</w:t>
            </w:r>
          </w:p>
        </w:tc>
        <w:tc>
          <w:tcPr>
            <w:tcW w:w="2610" w:type="dxa"/>
            <w:vAlign w:val="center"/>
          </w:tcPr>
          <w:p w:rsidRPr="00BB1116" w:rsidR="001B1583" w:rsidP="4C5B9440" w:rsidRDefault="00793485" w14:paraId="0E5B928D" w14:textId="0ECAA08A">
            <w:pPr>
              <w:spacing w:after="0"/>
            </w:pPr>
            <w:r>
              <w:t>Infor</w:t>
            </w:r>
          </w:p>
        </w:tc>
      </w:tr>
      <w:tr w:rsidRPr="00160CF4" w:rsidR="00A82B93" w:rsidTr="4C5B9440" w14:paraId="0E8BC1FB" w14:textId="77777777">
        <w:trPr>
          <w:trHeight w:val="288"/>
        </w:trPr>
        <w:tc>
          <w:tcPr>
            <w:tcW w:w="2070" w:type="dxa"/>
            <w:shd w:val="clear" w:color="auto" w:fill="D9D9D9" w:themeFill="background1" w:themeFillShade="D9"/>
            <w:vAlign w:val="center"/>
          </w:tcPr>
          <w:p w:rsidRPr="00BB1116" w:rsidR="001B1583" w:rsidP="006D766D" w:rsidRDefault="00833DFF" w14:paraId="67DF4CD5" w14:textId="2322686C">
            <w:pPr>
              <w:spacing w:after="0"/>
              <w:rPr>
                <w:rFonts w:cstheme="minorHAnsi"/>
              </w:rPr>
            </w:pPr>
            <w:r>
              <w:rPr>
                <w:rFonts w:cstheme="minorHAnsi"/>
              </w:rPr>
              <w:t>Reviewer 2</w:t>
            </w:r>
          </w:p>
        </w:tc>
        <w:tc>
          <w:tcPr>
            <w:tcW w:w="4680" w:type="dxa"/>
            <w:shd w:val="clear" w:color="auto" w:fill="D9D9D9" w:themeFill="background1" w:themeFillShade="D9"/>
            <w:vAlign w:val="center"/>
          </w:tcPr>
          <w:p w:rsidRPr="00BB1116" w:rsidR="001B1583" w:rsidP="006D766D" w:rsidRDefault="00833DFF" w14:paraId="7C937B37" w14:textId="61D22BF5">
            <w:pPr>
              <w:spacing w:after="0"/>
              <w:rPr>
                <w:rFonts w:cstheme="minorHAnsi"/>
              </w:rPr>
            </w:pPr>
            <w:r w:rsidRPr="005C19DB">
              <w:rPr>
                <w:rFonts w:cstheme="minorHAnsi"/>
                <w:highlight w:val="yellow"/>
              </w:rPr>
              <w:t>Title</w:t>
            </w:r>
          </w:p>
        </w:tc>
        <w:tc>
          <w:tcPr>
            <w:tcW w:w="2610" w:type="dxa"/>
            <w:shd w:val="clear" w:color="auto" w:fill="D9D9D9" w:themeFill="background1" w:themeFillShade="D9"/>
            <w:vAlign w:val="center"/>
          </w:tcPr>
          <w:p w:rsidRPr="00BB1116" w:rsidR="001B1583" w:rsidP="4C5B9440" w:rsidRDefault="3A4BD87E" w14:paraId="40EAE624" w14:textId="1AD3CDF0">
            <w:pPr>
              <w:spacing w:after="0"/>
            </w:pPr>
            <w:r w:rsidRPr="4C5B9440">
              <w:t>BAYCARE</w:t>
            </w:r>
          </w:p>
        </w:tc>
      </w:tr>
      <w:tr w:rsidRPr="00160CF4" w:rsidR="008D66F8" w:rsidTr="4C5B9440" w14:paraId="0CDE9829" w14:textId="77777777">
        <w:trPr>
          <w:trHeight w:val="288"/>
        </w:trPr>
        <w:tc>
          <w:tcPr>
            <w:tcW w:w="2070" w:type="dxa"/>
            <w:vAlign w:val="center"/>
          </w:tcPr>
          <w:p w:rsidR="008D66F8" w:rsidP="006D766D" w:rsidRDefault="008D66F8" w14:paraId="32FC7A88" w14:textId="330747A4">
            <w:pPr>
              <w:spacing w:after="0"/>
              <w:rPr>
                <w:rFonts w:cstheme="minorHAnsi"/>
              </w:rPr>
            </w:pPr>
            <w:r>
              <w:rPr>
                <w:rFonts w:cstheme="minorHAnsi"/>
              </w:rPr>
              <w:t>Vendor 1</w:t>
            </w:r>
          </w:p>
        </w:tc>
        <w:tc>
          <w:tcPr>
            <w:tcW w:w="4680" w:type="dxa"/>
            <w:vAlign w:val="center"/>
          </w:tcPr>
          <w:p w:rsidR="008D66F8" w:rsidP="006D766D" w:rsidRDefault="008D66F8" w14:paraId="1AF57772" w14:textId="57AAB741">
            <w:pPr>
              <w:spacing w:after="0"/>
              <w:rPr>
                <w:rFonts w:cstheme="minorHAnsi"/>
              </w:rPr>
            </w:pPr>
            <w:r>
              <w:rPr>
                <w:rFonts w:cstheme="minorHAnsi"/>
              </w:rPr>
              <w:t>Title</w:t>
            </w:r>
          </w:p>
        </w:tc>
        <w:tc>
          <w:tcPr>
            <w:tcW w:w="2610" w:type="dxa"/>
            <w:vAlign w:val="center"/>
          </w:tcPr>
          <w:p w:rsidR="008D66F8" w:rsidP="006D766D" w:rsidRDefault="008D66F8" w14:paraId="55F40131" w14:textId="25A37629">
            <w:pPr>
              <w:spacing w:after="0"/>
              <w:rPr>
                <w:rFonts w:cstheme="minorHAnsi"/>
              </w:rPr>
            </w:pPr>
            <w:r>
              <w:rPr>
                <w:rFonts w:cstheme="minorHAnsi"/>
              </w:rPr>
              <w:t>VENDOR</w:t>
            </w:r>
          </w:p>
        </w:tc>
      </w:tr>
    </w:tbl>
    <w:p w:rsidR="001B1583" w:rsidP="001B1583" w:rsidRDefault="001B1583" w14:paraId="280B4E17" w14:textId="548D1A2B">
      <w:pPr>
        <w:rPr>
          <w:rFonts w:cstheme="minorHAnsi"/>
        </w:rPr>
      </w:pPr>
    </w:p>
    <w:p w:rsidR="008E3ED7" w:rsidP="001B1583" w:rsidRDefault="008E3ED7" w14:paraId="5BEB175C" w14:textId="77777777">
      <w:pPr>
        <w:rPr>
          <w:rFonts w:cstheme="minorHAnsi"/>
        </w:rPr>
      </w:pPr>
    </w:p>
    <w:p w:rsidR="008E3ED7" w:rsidP="001B1583" w:rsidRDefault="008E3ED7" w14:paraId="4F6600E7" w14:textId="77777777">
      <w:pPr>
        <w:rPr>
          <w:rFonts w:cstheme="minorHAnsi"/>
        </w:rPr>
      </w:pPr>
    </w:p>
    <w:p w:rsidR="008E3ED7" w:rsidP="001B1583" w:rsidRDefault="008E3ED7" w14:paraId="2EF6BED1" w14:textId="77777777">
      <w:pPr>
        <w:rPr>
          <w:rFonts w:cstheme="minorHAnsi"/>
        </w:rPr>
      </w:pPr>
    </w:p>
    <w:p w:rsidR="008E3ED7" w:rsidP="001B1583" w:rsidRDefault="008E3ED7" w14:paraId="555C7514" w14:textId="77777777">
      <w:pPr>
        <w:rPr>
          <w:rFonts w:cstheme="minorHAnsi"/>
        </w:rPr>
      </w:pPr>
    </w:p>
    <w:p w:rsidR="008E3ED7" w:rsidP="001B1583" w:rsidRDefault="008E3ED7" w14:paraId="60EFA237" w14:textId="77777777">
      <w:pPr>
        <w:rPr>
          <w:rFonts w:cstheme="minorHAnsi"/>
        </w:rPr>
      </w:pPr>
    </w:p>
    <w:p w:rsidRPr="009A4218" w:rsidR="009A4218" w:rsidP="009A4218" w:rsidRDefault="009A4218" w14:paraId="4431C208" w14:textId="5E01DB26">
      <w:pPr>
        <w:spacing w:after="0"/>
        <w:rPr>
          <w:rFonts w:cstheme="minorHAnsi"/>
          <w:b/>
          <w:color w:val="0C195E"/>
          <w:sz w:val="26"/>
          <w:szCs w:val="26"/>
        </w:rPr>
      </w:pPr>
      <w:r w:rsidRPr="009A4218">
        <w:rPr>
          <w:rStyle w:val="InforHeadline"/>
          <w:rFonts w:asciiTheme="minorHAnsi" w:hAnsiTheme="minorHAnsi" w:cstheme="minorHAnsi"/>
          <w:b w:val="0"/>
          <w:color w:val="0C195E"/>
          <w:sz w:val="26"/>
          <w:szCs w:val="26"/>
        </w:rPr>
        <w:t>Version Control</w:t>
      </w:r>
    </w:p>
    <w:tbl>
      <w:tblPr>
        <w:tblW w:w="13041" w:type="dxa"/>
        <w:tblInd w:w="-5"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993"/>
        <w:gridCol w:w="1417"/>
        <w:gridCol w:w="1134"/>
        <w:gridCol w:w="2126"/>
        <w:gridCol w:w="7371"/>
      </w:tblGrid>
      <w:tr w:rsidRPr="00160CF4" w:rsidR="001D3FDB" w:rsidTr="76B8F782" w14:paraId="13066024" w14:textId="77777777">
        <w:trPr>
          <w:trHeight w:val="288"/>
          <w:tblHeader/>
        </w:trPr>
        <w:tc>
          <w:tcPr>
            <w:tcW w:w="993" w:type="dxa"/>
            <w:shd w:val="clear" w:color="auto" w:fill="0C195E"/>
            <w:vAlign w:val="center"/>
          </w:tcPr>
          <w:p w:rsidRPr="009A4218" w:rsidR="001B1583" w:rsidP="006D766D" w:rsidRDefault="001B1583" w14:paraId="23E5BC72" w14:textId="77777777">
            <w:pPr>
              <w:spacing w:after="0"/>
              <w:rPr>
                <w:rFonts w:cstheme="minorHAnsi"/>
                <w:b/>
                <w:bCs/>
                <w:color w:val="FFFFFF" w:themeColor="background1"/>
              </w:rPr>
            </w:pPr>
            <w:bookmarkStart w:name="_Hlk120739399" w:id="3"/>
            <w:r w:rsidRPr="009A4218">
              <w:rPr>
                <w:rFonts w:cstheme="minorHAnsi"/>
                <w:b/>
                <w:bCs/>
                <w:color w:val="FFFFFF" w:themeColor="background1"/>
              </w:rPr>
              <w:t>Version</w:t>
            </w:r>
          </w:p>
        </w:tc>
        <w:tc>
          <w:tcPr>
            <w:tcW w:w="1417" w:type="dxa"/>
            <w:shd w:val="clear" w:color="auto" w:fill="0C195E"/>
            <w:vAlign w:val="center"/>
          </w:tcPr>
          <w:p w:rsidRPr="009A4218" w:rsidR="001B1583" w:rsidP="006D766D" w:rsidRDefault="001B1583" w14:paraId="3F7B381B" w14:textId="77777777">
            <w:pPr>
              <w:spacing w:after="0"/>
              <w:rPr>
                <w:rFonts w:cstheme="minorHAnsi"/>
                <w:b/>
                <w:bCs/>
                <w:color w:val="FFFFFF" w:themeColor="background1"/>
              </w:rPr>
            </w:pPr>
            <w:r w:rsidRPr="009A4218">
              <w:rPr>
                <w:rFonts w:cstheme="minorHAnsi"/>
                <w:b/>
                <w:bCs/>
                <w:color w:val="FFFFFF" w:themeColor="background1"/>
              </w:rPr>
              <w:t>Date</w:t>
            </w:r>
          </w:p>
        </w:tc>
        <w:tc>
          <w:tcPr>
            <w:tcW w:w="1134" w:type="dxa"/>
            <w:shd w:val="clear" w:color="auto" w:fill="0C195E"/>
            <w:vAlign w:val="center"/>
          </w:tcPr>
          <w:p w:rsidRPr="009A4218" w:rsidR="001B1583" w:rsidP="006D766D" w:rsidRDefault="001B1583" w14:paraId="752443B7" w14:textId="77777777">
            <w:pPr>
              <w:spacing w:after="0"/>
              <w:rPr>
                <w:rFonts w:cstheme="minorHAnsi"/>
                <w:b/>
                <w:bCs/>
                <w:color w:val="FFFFFF" w:themeColor="background1"/>
              </w:rPr>
            </w:pPr>
            <w:r w:rsidRPr="009A4218">
              <w:rPr>
                <w:rFonts w:cstheme="minorHAnsi"/>
                <w:b/>
                <w:bCs/>
                <w:color w:val="FFFFFF" w:themeColor="background1"/>
              </w:rPr>
              <w:t>Status</w:t>
            </w:r>
          </w:p>
        </w:tc>
        <w:tc>
          <w:tcPr>
            <w:tcW w:w="2126" w:type="dxa"/>
            <w:shd w:val="clear" w:color="auto" w:fill="0C195E"/>
            <w:vAlign w:val="center"/>
          </w:tcPr>
          <w:p w:rsidRPr="009A4218" w:rsidR="001B1583" w:rsidP="006D766D" w:rsidRDefault="001B1583" w14:paraId="0B46B081" w14:textId="77777777">
            <w:pPr>
              <w:spacing w:after="0"/>
              <w:rPr>
                <w:rFonts w:cstheme="minorHAnsi"/>
                <w:b/>
                <w:bCs/>
                <w:color w:val="FFFFFF" w:themeColor="background1"/>
              </w:rPr>
            </w:pPr>
            <w:r w:rsidRPr="009A4218">
              <w:rPr>
                <w:rFonts w:cstheme="minorHAnsi"/>
                <w:b/>
                <w:bCs/>
                <w:color w:val="FFFFFF" w:themeColor="background1"/>
              </w:rPr>
              <w:t>Reviewer</w:t>
            </w:r>
          </w:p>
        </w:tc>
        <w:tc>
          <w:tcPr>
            <w:tcW w:w="7371" w:type="dxa"/>
            <w:shd w:val="clear" w:color="auto" w:fill="0C195E"/>
            <w:vAlign w:val="center"/>
          </w:tcPr>
          <w:p w:rsidRPr="009A4218" w:rsidR="001B1583" w:rsidP="006D766D" w:rsidRDefault="001B1583" w14:paraId="31EE036E" w14:textId="77777777">
            <w:pPr>
              <w:spacing w:after="0"/>
              <w:rPr>
                <w:rFonts w:cstheme="minorHAnsi"/>
                <w:b/>
                <w:bCs/>
                <w:color w:val="FFFFFF" w:themeColor="background1"/>
              </w:rPr>
            </w:pPr>
            <w:r w:rsidRPr="009A4218">
              <w:rPr>
                <w:rFonts w:cstheme="minorHAnsi"/>
                <w:b/>
                <w:bCs/>
                <w:color w:val="FFFFFF" w:themeColor="background1"/>
              </w:rPr>
              <w:t>Changes</w:t>
            </w:r>
          </w:p>
        </w:tc>
      </w:tr>
      <w:tr w:rsidRPr="00160CF4" w:rsidR="001D3FDB" w:rsidTr="76B8F782" w14:paraId="61A85E29" w14:textId="77777777">
        <w:trPr>
          <w:trHeight w:val="288"/>
        </w:trPr>
        <w:tc>
          <w:tcPr>
            <w:tcW w:w="993" w:type="dxa"/>
            <w:shd w:val="clear" w:color="auto" w:fill="FFFFFF" w:themeFill="background1"/>
            <w:vAlign w:val="center"/>
          </w:tcPr>
          <w:p w:rsidRPr="00BB1116" w:rsidR="001B1583" w:rsidP="006D766D" w:rsidRDefault="00DF4B7C" w14:paraId="76A2FBFF" w14:textId="2DEEF636">
            <w:pPr>
              <w:spacing w:after="0"/>
              <w:rPr>
                <w:rFonts w:cstheme="minorHAnsi"/>
              </w:rPr>
            </w:pPr>
            <w:r>
              <w:rPr>
                <w:rFonts w:cstheme="minorHAnsi"/>
              </w:rPr>
              <w:t>1.0</w:t>
            </w:r>
          </w:p>
        </w:tc>
        <w:tc>
          <w:tcPr>
            <w:tcW w:w="1417" w:type="dxa"/>
            <w:shd w:val="clear" w:color="auto" w:fill="FFFFFF" w:themeFill="background1"/>
            <w:vAlign w:val="center"/>
          </w:tcPr>
          <w:p w:rsidRPr="00BB1116" w:rsidR="001B1583" w:rsidP="006D766D" w:rsidRDefault="00DE72B1" w14:paraId="65AA6B4F" w14:textId="7B44DE9E">
            <w:pPr>
              <w:spacing w:after="0"/>
              <w:rPr>
                <w:rFonts w:cstheme="minorHAnsi"/>
              </w:rPr>
            </w:pPr>
            <w:r>
              <w:rPr>
                <w:rFonts w:cstheme="minorHAnsi"/>
              </w:rPr>
              <w:t>9</w:t>
            </w:r>
            <w:r w:rsidR="00007267">
              <w:rPr>
                <w:rFonts w:cstheme="minorHAnsi"/>
              </w:rPr>
              <w:t>/</w:t>
            </w:r>
            <w:r w:rsidR="00382627">
              <w:rPr>
                <w:rFonts w:cstheme="minorHAnsi"/>
              </w:rPr>
              <w:t>16</w:t>
            </w:r>
            <w:r w:rsidR="00007267">
              <w:rPr>
                <w:rFonts w:cstheme="minorHAnsi"/>
              </w:rPr>
              <w:t>/2020</w:t>
            </w:r>
          </w:p>
        </w:tc>
        <w:tc>
          <w:tcPr>
            <w:tcW w:w="1134" w:type="dxa"/>
            <w:shd w:val="clear" w:color="auto" w:fill="FFFFFF" w:themeFill="background1"/>
            <w:vAlign w:val="center"/>
          </w:tcPr>
          <w:p w:rsidRPr="00BB1116" w:rsidR="001B1583" w:rsidP="006D766D" w:rsidRDefault="00DF4B7C" w14:paraId="55E39156" w14:textId="3F6354E5">
            <w:pPr>
              <w:spacing w:after="0"/>
              <w:rPr>
                <w:rFonts w:cstheme="minorHAnsi"/>
              </w:rPr>
            </w:pPr>
            <w:r>
              <w:rPr>
                <w:rFonts w:cstheme="minorHAnsi"/>
              </w:rPr>
              <w:t>Draft</w:t>
            </w:r>
          </w:p>
        </w:tc>
        <w:tc>
          <w:tcPr>
            <w:tcW w:w="2126" w:type="dxa"/>
            <w:shd w:val="clear" w:color="auto" w:fill="FFFFFF" w:themeFill="background1"/>
            <w:vAlign w:val="center"/>
          </w:tcPr>
          <w:p w:rsidRPr="00BB1116" w:rsidR="001B1583" w:rsidP="006D766D" w:rsidRDefault="009147E3" w14:paraId="164B6FB4" w14:textId="65DF3F5D">
            <w:pPr>
              <w:spacing w:after="0"/>
              <w:rPr>
                <w:rFonts w:cstheme="minorHAnsi"/>
              </w:rPr>
            </w:pPr>
            <w:r>
              <w:rPr>
                <w:rFonts w:cstheme="minorHAnsi"/>
              </w:rPr>
              <w:t>David Humphrey</w:t>
            </w:r>
          </w:p>
        </w:tc>
        <w:tc>
          <w:tcPr>
            <w:tcW w:w="7371" w:type="dxa"/>
            <w:shd w:val="clear" w:color="auto" w:fill="FFFFFF" w:themeFill="background1"/>
            <w:vAlign w:val="center"/>
          </w:tcPr>
          <w:p w:rsidRPr="00BB1116" w:rsidR="001B1583" w:rsidP="006D766D" w:rsidRDefault="001B1583" w14:paraId="67090F99" w14:textId="549A45AF">
            <w:pPr>
              <w:spacing w:after="0"/>
              <w:rPr>
                <w:rFonts w:cstheme="minorHAnsi"/>
              </w:rPr>
            </w:pPr>
          </w:p>
        </w:tc>
      </w:tr>
      <w:tr w:rsidRPr="00160CF4" w:rsidR="001D3FDB" w:rsidTr="76B8F782" w14:paraId="247E8678" w14:textId="77777777">
        <w:trPr>
          <w:trHeight w:val="288"/>
        </w:trPr>
        <w:tc>
          <w:tcPr>
            <w:tcW w:w="993" w:type="dxa"/>
            <w:shd w:val="clear" w:color="auto" w:fill="DDDDDD"/>
            <w:vAlign w:val="center"/>
          </w:tcPr>
          <w:p w:rsidRPr="00BB1116" w:rsidR="001B1583" w:rsidP="006D766D" w:rsidRDefault="00E64579" w14:paraId="13313539" w14:textId="0B98C738">
            <w:pPr>
              <w:spacing w:after="0"/>
              <w:rPr>
                <w:rFonts w:cstheme="minorHAnsi"/>
              </w:rPr>
            </w:pPr>
            <w:r>
              <w:rPr>
                <w:rFonts w:cstheme="minorHAnsi"/>
              </w:rPr>
              <w:t>1.1</w:t>
            </w:r>
          </w:p>
        </w:tc>
        <w:tc>
          <w:tcPr>
            <w:tcW w:w="1417" w:type="dxa"/>
            <w:shd w:val="clear" w:color="auto" w:fill="DDDDDD"/>
            <w:vAlign w:val="center"/>
          </w:tcPr>
          <w:p w:rsidRPr="00BB1116" w:rsidR="001B1583" w:rsidP="006D766D" w:rsidRDefault="00E65C2B" w14:paraId="61D37584" w14:textId="54A4CE60">
            <w:pPr>
              <w:spacing w:after="0"/>
              <w:rPr>
                <w:rFonts w:cstheme="minorHAnsi"/>
              </w:rPr>
            </w:pPr>
            <w:r>
              <w:rPr>
                <w:rFonts w:cstheme="minorHAnsi"/>
              </w:rPr>
              <w:t>7/4/2022</w:t>
            </w:r>
          </w:p>
        </w:tc>
        <w:tc>
          <w:tcPr>
            <w:tcW w:w="1134" w:type="dxa"/>
            <w:shd w:val="clear" w:color="auto" w:fill="DDDDDD"/>
            <w:vAlign w:val="center"/>
          </w:tcPr>
          <w:p w:rsidRPr="00BB1116" w:rsidR="001B1583" w:rsidP="006D766D" w:rsidRDefault="00E64579" w14:paraId="0850306F" w14:textId="04490E20">
            <w:pPr>
              <w:spacing w:after="0"/>
              <w:rPr>
                <w:rFonts w:cstheme="minorHAnsi"/>
              </w:rPr>
            </w:pPr>
            <w:r>
              <w:rPr>
                <w:rFonts w:cstheme="minorHAnsi"/>
              </w:rPr>
              <w:t>Draft</w:t>
            </w:r>
          </w:p>
        </w:tc>
        <w:tc>
          <w:tcPr>
            <w:tcW w:w="2126" w:type="dxa"/>
            <w:shd w:val="clear" w:color="auto" w:fill="DDDDDD"/>
            <w:vAlign w:val="center"/>
          </w:tcPr>
          <w:p w:rsidRPr="00BB1116" w:rsidR="001B1583" w:rsidP="006D766D" w:rsidRDefault="00E64579" w14:paraId="075EBFE2" w14:textId="10F06691">
            <w:pPr>
              <w:spacing w:after="0"/>
              <w:rPr>
                <w:rFonts w:cstheme="minorHAnsi"/>
              </w:rPr>
            </w:pPr>
            <w:r>
              <w:rPr>
                <w:rFonts w:cstheme="minorHAnsi"/>
              </w:rPr>
              <w:t>Irie Mack Pable</w:t>
            </w:r>
          </w:p>
        </w:tc>
        <w:tc>
          <w:tcPr>
            <w:tcW w:w="7371" w:type="dxa"/>
            <w:shd w:val="clear" w:color="auto" w:fill="DDDDDD"/>
            <w:vAlign w:val="center"/>
          </w:tcPr>
          <w:p w:rsidRPr="00BB1116" w:rsidR="001B1583" w:rsidP="006D766D" w:rsidRDefault="00EB3D6A" w14:paraId="58F4055C" w14:textId="1F1C6A6C">
            <w:pPr>
              <w:spacing w:after="0"/>
              <w:rPr>
                <w:rFonts w:cstheme="minorHAnsi"/>
              </w:rPr>
            </w:pPr>
            <w:r>
              <w:rPr>
                <w:rFonts w:cstheme="minorHAnsi"/>
              </w:rPr>
              <w:t>General update to functional specification after business requirements gathering.</w:t>
            </w:r>
          </w:p>
        </w:tc>
      </w:tr>
      <w:tr w:rsidRPr="00160CF4" w:rsidR="001D3FDB" w:rsidTr="76B8F782" w14:paraId="1A29F811" w14:textId="77777777">
        <w:trPr>
          <w:trHeight w:val="288"/>
        </w:trPr>
        <w:tc>
          <w:tcPr>
            <w:tcW w:w="993" w:type="dxa"/>
            <w:shd w:val="clear" w:color="auto" w:fill="FFFFFF" w:themeFill="background1"/>
            <w:vAlign w:val="center"/>
          </w:tcPr>
          <w:p w:rsidRPr="00BB1116" w:rsidR="001B1583" w:rsidP="006D766D" w:rsidRDefault="00B43415" w14:paraId="24F98096" w14:textId="14267503">
            <w:pPr>
              <w:spacing w:after="0"/>
              <w:rPr>
                <w:rFonts w:cstheme="minorHAnsi"/>
              </w:rPr>
            </w:pPr>
            <w:r>
              <w:rPr>
                <w:rFonts w:cstheme="minorHAnsi"/>
              </w:rPr>
              <w:t>1.2</w:t>
            </w:r>
          </w:p>
        </w:tc>
        <w:tc>
          <w:tcPr>
            <w:tcW w:w="1417" w:type="dxa"/>
            <w:shd w:val="clear" w:color="auto" w:fill="FFFFFF" w:themeFill="background1"/>
            <w:vAlign w:val="center"/>
          </w:tcPr>
          <w:p w:rsidRPr="00BB1116" w:rsidR="001B1583" w:rsidP="006D766D" w:rsidRDefault="00B43415" w14:paraId="12C6CFEA" w14:textId="6F766E57">
            <w:pPr>
              <w:spacing w:after="0"/>
              <w:rPr>
                <w:rFonts w:cstheme="minorHAnsi"/>
              </w:rPr>
            </w:pPr>
            <w:r>
              <w:rPr>
                <w:rFonts w:cstheme="minorHAnsi"/>
              </w:rPr>
              <w:t>7/12/2022</w:t>
            </w:r>
          </w:p>
        </w:tc>
        <w:tc>
          <w:tcPr>
            <w:tcW w:w="1134" w:type="dxa"/>
            <w:shd w:val="clear" w:color="auto" w:fill="FFFFFF" w:themeFill="background1"/>
            <w:vAlign w:val="center"/>
          </w:tcPr>
          <w:p w:rsidRPr="00BB1116" w:rsidR="001B1583" w:rsidP="006D766D" w:rsidRDefault="00B43415" w14:paraId="7022FA2E" w14:textId="01F6DF52">
            <w:pPr>
              <w:spacing w:after="0"/>
              <w:rPr>
                <w:rFonts w:cstheme="minorHAnsi"/>
              </w:rPr>
            </w:pPr>
            <w:r>
              <w:rPr>
                <w:rFonts w:cstheme="minorHAnsi"/>
              </w:rPr>
              <w:t>Draft</w:t>
            </w:r>
          </w:p>
        </w:tc>
        <w:tc>
          <w:tcPr>
            <w:tcW w:w="2126" w:type="dxa"/>
            <w:shd w:val="clear" w:color="auto" w:fill="FFFFFF" w:themeFill="background1"/>
            <w:vAlign w:val="center"/>
          </w:tcPr>
          <w:p w:rsidRPr="00BB1116" w:rsidR="001B1583" w:rsidP="006D766D" w:rsidRDefault="00B43415" w14:paraId="08E49D11" w14:textId="72C95371">
            <w:pPr>
              <w:spacing w:after="0"/>
              <w:rPr>
                <w:rFonts w:cstheme="minorHAnsi"/>
              </w:rPr>
            </w:pPr>
            <w:r>
              <w:rPr>
                <w:rFonts w:cstheme="minorHAnsi"/>
              </w:rPr>
              <w:t>Irie Mack Pable</w:t>
            </w:r>
          </w:p>
        </w:tc>
        <w:tc>
          <w:tcPr>
            <w:tcW w:w="7371" w:type="dxa"/>
            <w:shd w:val="clear" w:color="auto" w:fill="FFFFFF" w:themeFill="background1"/>
            <w:vAlign w:val="center"/>
          </w:tcPr>
          <w:p w:rsidRPr="00BB1116" w:rsidR="001B1583" w:rsidP="006D766D" w:rsidRDefault="00B43415" w14:paraId="456A4D72" w14:textId="316114A4">
            <w:pPr>
              <w:spacing w:after="0"/>
              <w:rPr>
                <w:rFonts w:cstheme="minorHAnsi"/>
              </w:rPr>
            </w:pPr>
            <w:r>
              <w:rPr>
                <w:rFonts w:cstheme="minorHAnsi"/>
              </w:rPr>
              <w:t>Added business process flow.</w:t>
            </w:r>
          </w:p>
        </w:tc>
      </w:tr>
      <w:tr w:rsidRPr="00160CF4" w:rsidR="001D3FDB" w:rsidTr="76B8F782" w14:paraId="2E7EE72F" w14:textId="77777777">
        <w:trPr>
          <w:trHeight w:val="288"/>
        </w:trPr>
        <w:tc>
          <w:tcPr>
            <w:tcW w:w="993" w:type="dxa"/>
            <w:shd w:val="clear" w:color="auto" w:fill="DDDDDD"/>
            <w:vAlign w:val="center"/>
          </w:tcPr>
          <w:p w:rsidRPr="00BB1116" w:rsidR="001B1583" w:rsidP="006D766D" w:rsidRDefault="00D308A0" w14:paraId="571E5BFF" w14:textId="76CC3990">
            <w:pPr>
              <w:spacing w:after="0"/>
              <w:rPr>
                <w:rFonts w:cstheme="minorHAnsi"/>
              </w:rPr>
            </w:pPr>
            <w:r>
              <w:rPr>
                <w:rFonts w:cstheme="minorHAnsi"/>
              </w:rPr>
              <w:t>1.3</w:t>
            </w:r>
          </w:p>
        </w:tc>
        <w:tc>
          <w:tcPr>
            <w:tcW w:w="1417" w:type="dxa"/>
            <w:shd w:val="clear" w:color="auto" w:fill="DDDDDD"/>
            <w:vAlign w:val="center"/>
          </w:tcPr>
          <w:p w:rsidRPr="00BB1116" w:rsidR="001B1583" w:rsidP="006D766D" w:rsidRDefault="00D308A0" w14:paraId="42BC2BD7" w14:textId="1955B365">
            <w:pPr>
              <w:spacing w:after="0"/>
              <w:rPr>
                <w:rFonts w:cstheme="minorHAnsi"/>
              </w:rPr>
            </w:pPr>
            <w:r>
              <w:rPr>
                <w:rFonts w:cstheme="minorHAnsi"/>
              </w:rPr>
              <w:t>9/16/2022</w:t>
            </w:r>
          </w:p>
        </w:tc>
        <w:tc>
          <w:tcPr>
            <w:tcW w:w="1134" w:type="dxa"/>
            <w:shd w:val="clear" w:color="auto" w:fill="DDDDDD"/>
            <w:vAlign w:val="center"/>
          </w:tcPr>
          <w:p w:rsidRPr="00BB1116" w:rsidR="001B1583" w:rsidP="006D766D" w:rsidRDefault="00D308A0" w14:paraId="47EAA7A7" w14:textId="4FF1A1B5">
            <w:pPr>
              <w:spacing w:after="0"/>
              <w:rPr>
                <w:rFonts w:cstheme="minorHAnsi"/>
              </w:rPr>
            </w:pPr>
            <w:r>
              <w:rPr>
                <w:rFonts w:cstheme="minorHAnsi"/>
              </w:rPr>
              <w:t>Draft</w:t>
            </w:r>
          </w:p>
        </w:tc>
        <w:tc>
          <w:tcPr>
            <w:tcW w:w="2126" w:type="dxa"/>
            <w:shd w:val="clear" w:color="auto" w:fill="DDDDDD"/>
            <w:vAlign w:val="center"/>
          </w:tcPr>
          <w:p w:rsidRPr="00BB1116" w:rsidR="001B1583" w:rsidP="006D766D" w:rsidRDefault="00D308A0" w14:paraId="102E95A0" w14:textId="4A387200">
            <w:pPr>
              <w:spacing w:after="0"/>
              <w:rPr>
                <w:rFonts w:cstheme="minorHAnsi"/>
              </w:rPr>
            </w:pPr>
            <w:r>
              <w:rPr>
                <w:rFonts w:cstheme="minorHAnsi"/>
              </w:rPr>
              <w:t>Irie Mack Pable</w:t>
            </w:r>
          </w:p>
        </w:tc>
        <w:tc>
          <w:tcPr>
            <w:tcW w:w="7371" w:type="dxa"/>
            <w:shd w:val="clear" w:color="auto" w:fill="DDDDDD"/>
            <w:vAlign w:val="center"/>
          </w:tcPr>
          <w:p w:rsidRPr="00BB1116" w:rsidR="001B1583" w:rsidP="006D766D" w:rsidRDefault="00D308A0" w14:paraId="662EDA70" w14:textId="7D525B78">
            <w:pPr>
              <w:spacing w:after="0"/>
              <w:rPr>
                <w:rFonts w:cstheme="minorHAnsi"/>
              </w:rPr>
            </w:pPr>
            <w:r>
              <w:rPr>
                <w:rFonts w:cstheme="minorHAnsi"/>
              </w:rPr>
              <w:t>Added TES-070 document object</w:t>
            </w:r>
          </w:p>
        </w:tc>
      </w:tr>
      <w:tr w:rsidRPr="00160CF4" w:rsidR="001D3FDB" w:rsidTr="76B8F782" w14:paraId="667BC9C7" w14:textId="77777777">
        <w:trPr>
          <w:trHeight w:val="288"/>
        </w:trPr>
        <w:tc>
          <w:tcPr>
            <w:tcW w:w="993" w:type="dxa"/>
            <w:shd w:val="clear" w:color="auto" w:fill="FFFFFF" w:themeFill="background1"/>
            <w:vAlign w:val="center"/>
          </w:tcPr>
          <w:p w:rsidRPr="00BB1116" w:rsidR="001B1583" w:rsidP="006D766D" w:rsidRDefault="00085664" w14:paraId="5577D083" w14:textId="6AB06582">
            <w:pPr>
              <w:spacing w:after="0"/>
              <w:rPr>
                <w:rFonts w:cstheme="minorHAnsi"/>
              </w:rPr>
            </w:pPr>
            <w:r>
              <w:rPr>
                <w:rFonts w:cstheme="minorHAnsi"/>
              </w:rPr>
              <w:t>2.0</w:t>
            </w:r>
          </w:p>
        </w:tc>
        <w:tc>
          <w:tcPr>
            <w:tcW w:w="1417" w:type="dxa"/>
            <w:shd w:val="clear" w:color="auto" w:fill="FFFFFF" w:themeFill="background1"/>
            <w:vAlign w:val="center"/>
          </w:tcPr>
          <w:p w:rsidRPr="00BB1116" w:rsidR="001B1583" w:rsidP="006D766D" w:rsidRDefault="00085664" w14:paraId="708714A4" w14:textId="012F5ABB">
            <w:pPr>
              <w:spacing w:after="0"/>
              <w:rPr>
                <w:rFonts w:cstheme="minorHAnsi"/>
              </w:rPr>
            </w:pPr>
            <w:r>
              <w:rPr>
                <w:rFonts w:cstheme="minorHAnsi"/>
              </w:rPr>
              <w:t>10/19/2022</w:t>
            </w:r>
          </w:p>
        </w:tc>
        <w:tc>
          <w:tcPr>
            <w:tcW w:w="1134" w:type="dxa"/>
            <w:shd w:val="clear" w:color="auto" w:fill="FFFFFF" w:themeFill="background1"/>
            <w:vAlign w:val="center"/>
          </w:tcPr>
          <w:p w:rsidRPr="00BB1116" w:rsidR="001B1583" w:rsidP="006D766D" w:rsidRDefault="002A2231" w14:paraId="092FDCBB" w14:textId="64D6576A">
            <w:pPr>
              <w:spacing w:after="0"/>
              <w:rPr>
                <w:rFonts w:cstheme="minorHAnsi"/>
              </w:rPr>
            </w:pPr>
            <w:r>
              <w:rPr>
                <w:rFonts w:cstheme="minorHAnsi"/>
              </w:rPr>
              <w:t>Approved</w:t>
            </w:r>
          </w:p>
        </w:tc>
        <w:tc>
          <w:tcPr>
            <w:tcW w:w="2126" w:type="dxa"/>
            <w:shd w:val="clear" w:color="auto" w:fill="FFFFFF" w:themeFill="background1"/>
            <w:vAlign w:val="center"/>
          </w:tcPr>
          <w:p w:rsidRPr="00BB1116" w:rsidR="001B1583" w:rsidP="006D766D" w:rsidRDefault="006C0F32" w14:paraId="0C339CDF" w14:textId="398E1053">
            <w:pPr>
              <w:spacing w:after="0"/>
              <w:rPr>
                <w:rFonts w:cstheme="minorHAnsi"/>
              </w:rPr>
            </w:pPr>
            <w:r>
              <w:rPr>
                <w:rFonts w:cstheme="minorHAnsi"/>
              </w:rPr>
              <w:t>Irie Mack Pable/Nikko Yabut</w:t>
            </w:r>
          </w:p>
        </w:tc>
        <w:tc>
          <w:tcPr>
            <w:tcW w:w="7371" w:type="dxa"/>
            <w:shd w:val="clear" w:color="auto" w:fill="FFFFFF" w:themeFill="background1"/>
            <w:vAlign w:val="center"/>
          </w:tcPr>
          <w:p w:rsidRPr="00BB1116" w:rsidR="001B1583" w:rsidP="006D766D" w:rsidRDefault="006C0F32" w14:paraId="3315CD90" w14:textId="3712C6BE">
            <w:pPr>
              <w:spacing w:after="0"/>
              <w:rPr>
                <w:rFonts w:cstheme="minorHAnsi"/>
              </w:rPr>
            </w:pPr>
            <w:r>
              <w:rPr>
                <w:rFonts w:cstheme="minorHAnsi"/>
              </w:rPr>
              <w:t>2</w:t>
            </w:r>
            <w:r w:rsidRPr="006C0F32">
              <w:rPr>
                <w:rFonts w:cstheme="minorHAnsi"/>
                <w:vertAlign w:val="superscript"/>
              </w:rPr>
              <w:t>nd</w:t>
            </w:r>
            <w:r>
              <w:rPr>
                <w:rFonts w:cstheme="minorHAnsi"/>
              </w:rPr>
              <w:t xml:space="preserve"> iteration updates</w:t>
            </w:r>
            <w:r w:rsidR="00805BFB">
              <w:rPr>
                <w:rFonts w:cstheme="minorHAnsi"/>
              </w:rPr>
              <w:t xml:space="preserve"> and </w:t>
            </w:r>
            <w:r w:rsidR="006D5229">
              <w:rPr>
                <w:rFonts w:cstheme="minorHAnsi"/>
              </w:rPr>
              <w:t>addition of technical specifications</w:t>
            </w:r>
          </w:p>
        </w:tc>
      </w:tr>
      <w:tr w:rsidRPr="00160CF4" w:rsidR="002A2231" w:rsidTr="76B8F782" w14:paraId="2B423590" w14:textId="77777777">
        <w:trPr>
          <w:trHeight w:val="288"/>
        </w:trPr>
        <w:tc>
          <w:tcPr>
            <w:tcW w:w="993" w:type="dxa"/>
            <w:shd w:val="clear" w:color="auto" w:fill="FFFFFF" w:themeFill="background1"/>
            <w:vAlign w:val="center"/>
          </w:tcPr>
          <w:p w:rsidR="002A2231" w:rsidP="006D766D" w:rsidRDefault="002A2231" w14:paraId="39733B8F" w14:textId="3EC9A6E7">
            <w:pPr>
              <w:spacing w:after="0"/>
              <w:rPr>
                <w:rFonts w:cstheme="minorHAnsi"/>
              </w:rPr>
            </w:pPr>
            <w:r>
              <w:rPr>
                <w:rFonts w:cstheme="minorHAnsi"/>
              </w:rPr>
              <w:t>3.0</w:t>
            </w:r>
          </w:p>
        </w:tc>
        <w:tc>
          <w:tcPr>
            <w:tcW w:w="1417" w:type="dxa"/>
            <w:shd w:val="clear" w:color="auto" w:fill="FFFFFF" w:themeFill="background1"/>
            <w:vAlign w:val="center"/>
          </w:tcPr>
          <w:p w:rsidR="002A2231" w:rsidP="006D766D" w:rsidRDefault="002A2231" w14:paraId="14C0BDAF" w14:textId="228698AB">
            <w:pPr>
              <w:spacing w:after="0"/>
              <w:rPr>
                <w:rFonts w:cstheme="minorHAnsi"/>
              </w:rPr>
            </w:pPr>
            <w:r>
              <w:rPr>
                <w:rFonts w:cstheme="minorHAnsi"/>
              </w:rPr>
              <w:t>11/30/2022</w:t>
            </w:r>
          </w:p>
        </w:tc>
        <w:tc>
          <w:tcPr>
            <w:tcW w:w="1134" w:type="dxa"/>
            <w:shd w:val="clear" w:color="auto" w:fill="FFFFFF" w:themeFill="background1"/>
            <w:vAlign w:val="center"/>
          </w:tcPr>
          <w:p w:rsidR="002A2231" w:rsidP="006D766D" w:rsidRDefault="003C60DD" w14:paraId="4139A928" w14:textId="73AFBEAF">
            <w:pPr>
              <w:spacing w:after="0"/>
              <w:rPr>
                <w:rFonts w:cstheme="minorHAnsi"/>
              </w:rPr>
            </w:pPr>
            <w:r>
              <w:rPr>
                <w:rFonts w:cstheme="minorHAnsi"/>
              </w:rPr>
              <w:t>Approved</w:t>
            </w:r>
          </w:p>
        </w:tc>
        <w:tc>
          <w:tcPr>
            <w:tcW w:w="2126" w:type="dxa"/>
            <w:shd w:val="clear" w:color="auto" w:fill="FFFFFF" w:themeFill="background1"/>
            <w:vAlign w:val="center"/>
          </w:tcPr>
          <w:p w:rsidR="002A2231" w:rsidP="006D766D" w:rsidRDefault="00812A28" w14:paraId="5C1B416A" w14:textId="1336FB80">
            <w:pPr>
              <w:spacing w:after="0"/>
              <w:rPr>
                <w:rFonts w:cstheme="minorHAnsi"/>
              </w:rPr>
            </w:pPr>
            <w:r>
              <w:rPr>
                <w:rFonts w:cstheme="minorHAnsi"/>
              </w:rPr>
              <w:t>Irie Mack Pable</w:t>
            </w:r>
          </w:p>
        </w:tc>
        <w:tc>
          <w:tcPr>
            <w:tcW w:w="7371" w:type="dxa"/>
            <w:shd w:val="clear" w:color="auto" w:fill="FFFFFF" w:themeFill="background1"/>
            <w:vAlign w:val="center"/>
          </w:tcPr>
          <w:p w:rsidR="002A2231" w:rsidP="006D766D" w:rsidRDefault="00812A28" w14:paraId="1CA97034" w14:textId="1ABBE904">
            <w:pPr>
              <w:spacing w:after="0"/>
              <w:rPr>
                <w:rFonts w:cstheme="minorHAnsi"/>
              </w:rPr>
            </w:pPr>
            <w:r>
              <w:rPr>
                <w:rFonts w:cstheme="minorHAnsi"/>
              </w:rPr>
              <w:t xml:space="preserve">Email notification </w:t>
            </w:r>
            <w:r w:rsidR="00F90033">
              <w:rPr>
                <w:rFonts w:cstheme="minorHAnsi"/>
              </w:rPr>
              <w:t xml:space="preserve">and process narrative </w:t>
            </w:r>
            <w:r>
              <w:rPr>
                <w:rFonts w:cstheme="minorHAnsi"/>
              </w:rPr>
              <w:t>update for re-route due to dummy account</w:t>
            </w:r>
            <w:r w:rsidR="00F90033">
              <w:rPr>
                <w:rFonts w:cstheme="minorHAnsi"/>
              </w:rPr>
              <w:t>.</w:t>
            </w:r>
          </w:p>
        </w:tc>
      </w:tr>
      <w:tr w:rsidRPr="00160CF4" w:rsidR="003C60DD" w:rsidTr="76B8F782" w14:paraId="5A1FFB85" w14:textId="77777777">
        <w:trPr>
          <w:trHeight w:val="288"/>
        </w:trPr>
        <w:tc>
          <w:tcPr>
            <w:tcW w:w="993" w:type="dxa"/>
            <w:shd w:val="clear" w:color="auto" w:fill="FFFFFF" w:themeFill="background1"/>
            <w:vAlign w:val="center"/>
          </w:tcPr>
          <w:p w:rsidR="003C60DD" w:rsidP="006D766D" w:rsidRDefault="003C60DD" w14:paraId="2CF4125F" w14:textId="367DDD5F">
            <w:pPr>
              <w:spacing w:after="0"/>
              <w:rPr>
                <w:rFonts w:cstheme="minorHAnsi"/>
              </w:rPr>
            </w:pPr>
            <w:r>
              <w:rPr>
                <w:rFonts w:cstheme="minorHAnsi"/>
              </w:rPr>
              <w:t>4.0</w:t>
            </w:r>
          </w:p>
        </w:tc>
        <w:tc>
          <w:tcPr>
            <w:tcW w:w="1417" w:type="dxa"/>
            <w:shd w:val="clear" w:color="auto" w:fill="FFFFFF" w:themeFill="background1"/>
            <w:vAlign w:val="center"/>
          </w:tcPr>
          <w:p w:rsidR="003C60DD" w:rsidP="006D766D" w:rsidRDefault="003C60DD" w14:paraId="2A718F92" w14:textId="5DD6874E">
            <w:pPr>
              <w:spacing w:after="0"/>
              <w:rPr>
                <w:rFonts w:cstheme="minorHAnsi"/>
              </w:rPr>
            </w:pPr>
            <w:r>
              <w:rPr>
                <w:rFonts w:cstheme="minorHAnsi"/>
              </w:rPr>
              <w:t>12/22/2022</w:t>
            </w:r>
          </w:p>
        </w:tc>
        <w:tc>
          <w:tcPr>
            <w:tcW w:w="1134" w:type="dxa"/>
            <w:shd w:val="clear" w:color="auto" w:fill="FFFFFF" w:themeFill="background1"/>
            <w:vAlign w:val="center"/>
          </w:tcPr>
          <w:p w:rsidR="003C60DD" w:rsidP="006D766D" w:rsidRDefault="003C60DD" w14:paraId="619D8B56" w14:textId="6D86AD93">
            <w:pPr>
              <w:spacing w:after="0"/>
              <w:rPr>
                <w:rFonts w:cstheme="minorHAnsi"/>
              </w:rPr>
            </w:pPr>
            <w:r>
              <w:rPr>
                <w:rFonts w:cstheme="minorHAnsi"/>
              </w:rPr>
              <w:t>Draft</w:t>
            </w:r>
          </w:p>
        </w:tc>
        <w:tc>
          <w:tcPr>
            <w:tcW w:w="2126" w:type="dxa"/>
            <w:shd w:val="clear" w:color="auto" w:fill="FFFFFF" w:themeFill="background1"/>
            <w:vAlign w:val="center"/>
          </w:tcPr>
          <w:p w:rsidR="003C60DD" w:rsidP="006D766D" w:rsidRDefault="003C60DD" w14:paraId="73F73E07" w14:textId="2E884745">
            <w:pPr>
              <w:spacing w:after="0"/>
              <w:rPr>
                <w:rFonts w:cstheme="minorHAnsi"/>
              </w:rPr>
            </w:pPr>
            <w:r>
              <w:rPr>
                <w:rFonts w:cstheme="minorHAnsi"/>
              </w:rPr>
              <w:t>Irie Mack Pable</w:t>
            </w:r>
          </w:p>
        </w:tc>
        <w:tc>
          <w:tcPr>
            <w:tcW w:w="7371" w:type="dxa"/>
            <w:shd w:val="clear" w:color="auto" w:fill="FFFFFF" w:themeFill="background1"/>
            <w:vAlign w:val="center"/>
          </w:tcPr>
          <w:p w:rsidR="003C60DD" w:rsidP="1D177039" w:rsidRDefault="332E48B0" w14:paraId="6F137FF0" w14:textId="5072FF78">
            <w:pPr>
              <w:spacing w:after="0"/>
              <w:rPr>
                <w:rFonts w:ascii="Calibri" w:hAnsi="Calibri" w:eastAsia="Calibri" w:cs="Calibri"/>
              </w:rPr>
            </w:pPr>
            <w:r w:rsidRPr="1D177039">
              <w:rPr>
                <w:rFonts w:ascii="Calibri" w:hAnsi="Calibri" w:eastAsia="Calibri" w:cs="Calibri"/>
                <w:color w:val="000000" w:themeColor="text1"/>
              </w:rPr>
              <w:t>Update on authority limit and exception handling when Supervisor Type is blank</w:t>
            </w:r>
          </w:p>
        </w:tc>
      </w:tr>
      <w:tr w:rsidR="1D177039" w:rsidTr="76B8F782" w14:paraId="0AAFD797" w14:textId="77777777">
        <w:trPr>
          <w:trHeight w:val="288"/>
        </w:trPr>
        <w:tc>
          <w:tcPr>
            <w:tcW w:w="993" w:type="dxa"/>
            <w:shd w:val="clear" w:color="auto" w:fill="FFFFFF" w:themeFill="background1"/>
            <w:vAlign w:val="center"/>
          </w:tcPr>
          <w:p w:rsidR="332E48B0" w:rsidP="1D177039" w:rsidRDefault="332E48B0" w14:paraId="0B6469E9" w14:textId="3300F0F7">
            <w:r w:rsidRPr="1D177039">
              <w:t>4.1</w:t>
            </w:r>
          </w:p>
        </w:tc>
        <w:tc>
          <w:tcPr>
            <w:tcW w:w="1417" w:type="dxa"/>
            <w:shd w:val="clear" w:color="auto" w:fill="FFFFFF" w:themeFill="background1"/>
            <w:vAlign w:val="center"/>
          </w:tcPr>
          <w:p w:rsidR="332E48B0" w:rsidP="1D177039" w:rsidRDefault="332E48B0" w14:paraId="756B3E86" w14:textId="2E42D4D7">
            <w:r w:rsidRPr="1D177039">
              <w:t>1/5/2023</w:t>
            </w:r>
          </w:p>
        </w:tc>
        <w:tc>
          <w:tcPr>
            <w:tcW w:w="1134" w:type="dxa"/>
            <w:shd w:val="clear" w:color="auto" w:fill="FFFFFF" w:themeFill="background1"/>
            <w:vAlign w:val="center"/>
          </w:tcPr>
          <w:p w:rsidR="332E48B0" w:rsidP="1D177039" w:rsidRDefault="332E48B0" w14:paraId="36933B86" w14:textId="1BFFEC8C">
            <w:r w:rsidRPr="1D177039">
              <w:t>Approved</w:t>
            </w:r>
          </w:p>
        </w:tc>
        <w:tc>
          <w:tcPr>
            <w:tcW w:w="2126" w:type="dxa"/>
            <w:shd w:val="clear" w:color="auto" w:fill="FFFFFF" w:themeFill="background1"/>
            <w:vAlign w:val="center"/>
          </w:tcPr>
          <w:p w:rsidR="332E48B0" w:rsidP="1D177039" w:rsidRDefault="332E48B0" w14:paraId="1E38225E" w14:textId="437CB857">
            <w:r w:rsidRPr="1D177039">
              <w:t>Irie Mack Pable</w:t>
            </w:r>
          </w:p>
        </w:tc>
        <w:tc>
          <w:tcPr>
            <w:tcW w:w="7371" w:type="dxa"/>
            <w:shd w:val="clear" w:color="auto" w:fill="FFFFFF" w:themeFill="background1"/>
            <w:vAlign w:val="center"/>
          </w:tcPr>
          <w:p w:rsidR="332E48B0" w:rsidP="1D177039" w:rsidRDefault="332E48B0" w14:paraId="13BA4817" w14:textId="763B263F">
            <w:pPr>
              <w:rPr>
                <w:rFonts w:ascii="Calibri" w:hAnsi="Calibri" w:eastAsia="Calibri" w:cs="Calibri"/>
              </w:rPr>
            </w:pPr>
            <w:r w:rsidRPr="1D177039">
              <w:rPr>
                <w:rFonts w:ascii="Calibri" w:hAnsi="Calibri" w:eastAsia="Calibri" w:cs="Calibri"/>
                <w:color w:val="000000" w:themeColor="text1"/>
              </w:rPr>
              <w:t>Update on authority limit.</w:t>
            </w:r>
          </w:p>
        </w:tc>
      </w:tr>
      <w:tr w:rsidR="00E23722" w:rsidTr="76B8F782" w14:paraId="3836EBE0" w14:textId="77777777">
        <w:trPr>
          <w:trHeight w:val="288"/>
        </w:trPr>
        <w:tc>
          <w:tcPr>
            <w:tcW w:w="993" w:type="dxa"/>
            <w:shd w:val="clear" w:color="auto" w:fill="FFFFFF" w:themeFill="background1"/>
            <w:vAlign w:val="center"/>
          </w:tcPr>
          <w:p w:rsidRPr="1D177039" w:rsidR="00E23722" w:rsidP="1D177039" w:rsidRDefault="00E23722" w14:paraId="04CDA50B" w14:textId="469D48F4">
            <w:r>
              <w:t>5.1</w:t>
            </w:r>
          </w:p>
        </w:tc>
        <w:tc>
          <w:tcPr>
            <w:tcW w:w="1417" w:type="dxa"/>
            <w:shd w:val="clear" w:color="auto" w:fill="FFFFFF" w:themeFill="background1"/>
            <w:vAlign w:val="center"/>
          </w:tcPr>
          <w:p w:rsidRPr="1D177039" w:rsidR="00E23722" w:rsidP="1D177039" w:rsidRDefault="00E23722" w14:paraId="60415B67" w14:textId="0149EC3B">
            <w:r>
              <w:t>5/20/2024</w:t>
            </w:r>
          </w:p>
        </w:tc>
        <w:tc>
          <w:tcPr>
            <w:tcW w:w="1134" w:type="dxa"/>
            <w:shd w:val="clear" w:color="auto" w:fill="FFFFFF" w:themeFill="background1"/>
            <w:vAlign w:val="center"/>
          </w:tcPr>
          <w:p w:rsidRPr="1D177039" w:rsidR="00E23722" w:rsidP="1D177039" w:rsidRDefault="00E23722" w14:paraId="465C7867" w14:textId="48BAE1E0">
            <w:r>
              <w:t>Approved</w:t>
            </w:r>
          </w:p>
        </w:tc>
        <w:tc>
          <w:tcPr>
            <w:tcW w:w="2126" w:type="dxa"/>
            <w:shd w:val="clear" w:color="auto" w:fill="FFFFFF" w:themeFill="background1"/>
            <w:vAlign w:val="center"/>
          </w:tcPr>
          <w:p w:rsidRPr="1D177039" w:rsidR="00E23722" w:rsidP="1D177039" w:rsidRDefault="00E23722" w14:paraId="6483D62A" w14:textId="5329BAF1">
            <w:r w:rsidRPr="1D177039">
              <w:t>Irie Mack Pable</w:t>
            </w:r>
          </w:p>
        </w:tc>
        <w:tc>
          <w:tcPr>
            <w:tcW w:w="7371" w:type="dxa"/>
            <w:shd w:val="clear" w:color="auto" w:fill="FFFFFF" w:themeFill="background1"/>
            <w:vAlign w:val="center"/>
          </w:tcPr>
          <w:p w:rsidR="00E23722" w:rsidP="008E3ED7" w:rsidRDefault="00E23722" w14:paraId="51CA390F" w14:textId="77777777">
            <w:pPr>
              <w:spacing w:after="0"/>
              <w:rPr>
                <w:rFonts w:ascii="Calibri" w:hAnsi="Calibri" w:eastAsia="Calibri" w:cs="Calibri"/>
                <w:color w:val="000000" w:themeColor="text1"/>
              </w:rPr>
            </w:pPr>
            <w:r>
              <w:rPr>
                <w:rFonts w:ascii="Calibri" w:hAnsi="Calibri" w:eastAsia="Calibri" w:cs="Calibri"/>
                <w:color w:val="000000" w:themeColor="text1"/>
              </w:rPr>
              <w:t>Updates in the following sections:</w:t>
            </w:r>
          </w:p>
          <w:p w:rsidR="00E23722" w:rsidP="008E3ED7" w:rsidRDefault="00E23722" w14:paraId="66B8A7AB" w14:textId="77777777">
            <w:pPr>
              <w:pStyle w:val="ListParagraph"/>
              <w:numPr>
                <w:ilvl w:val="0"/>
                <w:numId w:val="41"/>
              </w:numPr>
              <w:spacing w:after="0"/>
              <w:rPr>
                <w:rFonts w:ascii="Calibri" w:hAnsi="Calibri" w:eastAsia="Calibri" w:cs="Calibri"/>
                <w:color w:val="000000" w:themeColor="text1"/>
              </w:rPr>
            </w:pPr>
            <w:r>
              <w:rPr>
                <w:rFonts w:ascii="Calibri" w:hAnsi="Calibri" w:eastAsia="Calibri" w:cs="Calibri"/>
                <w:color w:val="000000" w:themeColor="text1"/>
              </w:rPr>
              <w:t>Assumptions and Risks</w:t>
            </w:r>
          </w:p>
          <w:p w:rsidR="00E23722" w:rsidP="008E3ED7" w:rsidRDefault="00E23722" w14:paraId="1676F391" w14:textId="4B25A281">
            <w:pPr>
              <w:pStyle w:val="ListParagraph"/>
              <w:numPr>
                <w:ilvl w:val="0"/>
                <w:numId w:val="41"/>
              </w:numPr>
              <w:spacing w:after="0"/>
              <w:rPr>
                <w:rFonts w:ascii="Calibri" w:hAnsi="Calibri" w:eastAsia="Calibri" w:cs="Calibri"/>
                <w:color w:val="000000" w:themeColor="text1"/>
              </w:rPr>
            </w:pPr>
            <w:r>
              <w:rPr>
                <w:rFonts w:ascii="Calibri" w:hAnsi="Calibri" w:eastAsia="Calibri" w:cs="Calibri"/>
                <w:color w:val="000000" w:themeColor="text1"/>
              </w:rPr>
              <w:t xml:space="preserve">Email </w:t>
            </w:r>
            <w:r w:rsidR="00353791">
              <w:rPr>
                <w:rFonts w:ascii="Calibri" w:hAnsi="Calibri" w:eastAsia="Calibri" w:cs="Calibri"/>
                <w:color w:val="000000" w:themeColor="text1"/>
              </w:rPr>
              <w:t>notification</w:t>
            </w:r>
          </w:p>
          <w:p w:rsidR="00E23722" w:rsidP="008E3ED7" w:rsidRDefault="00353791" w14:paraId="44D7B83F" w14:textId="77777777">
            <w:pPr>
              <w:pStyle w:val="ListParagraph"/>
              <w:numPr>
                <w:ilvl w:val="0"/>
                <w:numId w:val="41"/>
              </w:numPr>
              <w:spacing w:after="0"/>
              <w:rPr>
                <w:rFonts w:ascii="Calibri" w:hAnsi="Calibri" w:eastAsia="Calibri" w:cs="Calibri"/>
                <w:color w:val="000000" w:themeColor="text1"/>
              </w:rPr>
            </w:pPr>
            <w:r>
              <w:rPr>
                <w:rFonts w:ascii="Calibri" w:hAnsi="Calibri" w:eastAsia="Calibri" w:cs="Calibri"/>
                <w:color w:val="000000" w:themeColor="text1"/>
              </w:rPr>
              <w:t>Parameters and Selection Logic</w:t>
            </w:r>
          </w:p>
          <w:p w:rsidR="00353791" w:rsidP="008E3ED7" w:rsidRDefault="00353791" w14:paraId="6639D762" w14:textId="77777777">
            <w:pPr>
              <w:pStyle w:val="ListParagraph"/>
              <w:numPr>
                <w:ilvl w:val="0"/>
                <w:numId w:val="41"/>
              </w:numPr>
              <w:spacing w:after="0"/>
              <w:rPr>
                <w:rFonts w:ascii="Calibri" w:hAnsi="Calibri" w:eastAsia="Calibri" w:cs="Calibri"/>
                <w:color w:val="000000" w:themeColor="text1"/>
              </w:rPr>
            </w:pPr>
            <w:r>
              <w:rPr>
                <w:rFonts w:ascii="Calibri" w:hAnsi="Calibri" w:eastAsia="Calibri" w:cs="Calibri"/>
                <w:color w:val="000000" w:themeColor="text1"/>
              </w:rPr>
              <w:t>Process Requirements</w:t>
            </w:r>
          </w:p>
          <w:p w:rsidRPr="00E23722" w:rsidR="00353791" w:rsidP="008E3ED7" w:rsidRDefault="00353791" w14:paraId="30BC05CA" w14:textId="6EB462E2">
            <w:pPr>
              <w:pStyle w:val="ListParagraph"/>
              <w:numPr>
                <w:ilvl w:val="0"/>
                <w:numId w:val="41"/>
              </w:numPr>
              <w:spacing w:after="0"/>
              <w:rPr>
                <w:rFonts w:ascii="Calibri" w:hAnsi="Calibri" w:eastAsia="Calibri" w:cs="Calibri"/>
                <w:color w:val="000000" w:themeColor="text1"/>
              </w:rPr>
            </w:pPr>
            <w:r>
              <w:rPr>
                <w:rFonts w:ascii="Calibri" w:hAnsi="Calibri" w:eastAsia="Calibri" w:cs="Calibri"/>
                <w:color w:val="000000" w:themeColor="text1"/>
              </w:rPr>
              <w:t>GHR Setup</w:t>
            </w:r>
          </w:p>
        </w:tc>
      </w:tr>
      <w:tr w:rsidR="00C647CA" w:rsidTr="76B8F782" w14:paraId="5B67BCE7" w14:textId="77777777">
        <w:trPr>
          <w:trHeight w:val="288"/>
        </w:trPr>
        <w:tc>
          <w:tcPr>
            <w:tcW w:w="993" w:type="dxa"/>
            <w:shd w:val="clear" w:color="auto" w:fill="FFFFFF" w:themeFill="background1"/>
            <w:vAlign w:val="center"/>
          </w:tcPr>
          <w:p w:rsidR="00C647CA" w:rsidP="1D177039" w:rsidRDefault="00C647CA" w14:paraId="2D46898C" w14:textId="16DF54E5">
            <w:r>
              <w:t>5.2</w:t>
            </w:r>
          </w:p>
        </w:tc>
        <w:tc>
          <w:tcPr>
            <w:tcW w:w="1417" w:type="dxa"/>
            <w:shd w:val="clear" w:color="auto" w:fill="FFFFFF" w:themeFill="background1"/>
            <w:vAlign w:val="center"/>
          </w:tcPr>
          <w:p w:rsidR="00C647CA" w:rsidP="1D177039" w:rsidRDefault="00C647CA" w14:paraId="061779A2" w14:textId="4B250B4E">
            <w:r>
              <w:t>9/18/2024</w:t>
            </w:r>
          </w:p>
        </w:tc>
        <w:tc>
          <w:tcPr>
            <w:tcW w:w="1134" w:type="dxa"/>
            <w:shd w:val="clear" w:color="auto" w:fill="FFFFFF" w:themeFill="background1"/>
            <w:vAlign w:val="center"/>
          </w:tcPr>
          <w:p w:rsidR="00C647CA" w:rsidP="1D177039" w:rsidRDefault="00C647CA" w14:paraId="4DA1F10D" w14:textId="5786B7F5">
            <w:r>
              <w:t>Approved</w:t>
            </w:r>
          </w:p>
        </w:tc>
        <w:tc>
          <w:tcPr>
            <w:tcW w:w="2126" w:type="dxa"/>
            <w:shd w:val="clear" w:color="auto" w:fill="FFFFFF" w:themeFill="background1"/>
            <w:vAlign w:val="center"/>
          </w:tcPr>
          <w:p w:rsidRPr="1D177039" w:rsidR="00C647CA" w:rsidP="1D177039" w:rsidRDefault="00C647CA" w14:paraId="58A95836" w14:textId="42325D05">
            <w:r>
              <w:t>Irie Mack Pable</w:t>
            </w:r>
          </w:p>
        </w:tc>
        <w:tc>
          <w:tcPr>
            <w:tcW w:w="7371" w:type="dxa"/>
            <w:shd w:val="clear" w:color="auto" w:fill="FFFFFF" w:themeFill="background1"/>
            <w:vAlign w:val="center"/>
          </w:tcPr>
          <w:p w:rsidR="00C647CA" w:rsidP="1D177039" w:rsidRDefault="00470F7C" w14:paraId="73A9FD4F" w14:textId="3D56E32B">
            <w:pPr>
              <w:rPr>
                <w:rFonts w:ascii="Calibri" w:hAnsi="Calibri" w:eastAsia="Calibri" w:cs="Calibri"/>
                <w:color w:val="000000" w:themeColor="text1"/>
              </w:rPr>
            </w:pPr>
            <w:r>
              <w:rPr>
                <w:rFonts w:ascii="Calibri" w:hAnsi="Calibri" w:eastAsia="Calibri" w:cs="Calibri"/>
                <w:color w:val="000000" w:themeColor="text1"/>
              </w:rPr>
              <w:t>Updates related to Proxy and Relationship Status evaluation sequence. Addition of auto-reject for invoices over 30 business days in the flow.</w:t>
            </w:r>
          </w:p>
        </w:tc>
      </w:tr>
      <w:tr w:rsidR="000868B7" w:rsidTr="76B8F782" w14:paraId="6EBEE262" w14:textId="77777777">
        <w:trPr>
          <w:trHeight w:val="300"/>
        </w:trPr>
        <w:tc>
          <w:tcPr>
            <w:tcW w:w="993" w:type="dxa"/>
            <w:shd w:val="clear" w:color="auto" w:fill="FFFFFF" w:themeFill="background1"/>
            <w:vAlign w:val="center"/>
          </w:tcPr>
          <w:p w:rsidRPr="0023775A" w:rsidR="000868B7" w:rsidP="1D177039" w:rsidRDefault="009F4740" w14:paraId="6198128C" w14:textId="3849D0CE">
            <w:pPr>
              <w:rPr>
                <w:highlight w:val="yellow"/>
              </w:rPr>
            </w:pPr>
            <w:r w:rsidRPr="0023775A">
              <w:rPr>
                <w:highlight w:val="yellow"/>
              </w:rPr>
              <w:t>6.0</w:t>
            </w:r>
          </w:p>
        </w:tc>
        <w:tc>
          <w:tcPr>
            <w:tcW w:w="1417" w:type="dxa"/>
            <w:shd w:val="clear" w:color="auto" w:fill="FFFFFF" w:themeFill="background1"/>
            <w:vAlign w:val="center"/>
          </w:tcPr>
          <w:p w:rsidRPr="0023775A" w:rsidR="000868B7" w:rsidP="1D177039" w:rsidRDefault="009F4740" w14:paraId="220C7D45" w14:textId="62D59D0C">
            <w:pPr>
              <w:rPr>
                <w:highlight w:val="yellow"/>
              </w:rPr>
            </w:pPr>
            <w:r w:rsidRPr="76B8F782">
              <w:rPr>
                <w:highlight w:val="yellow"/>
              </w:rPr>
              <w:t>0</w:t>
            </w:r>
            <w:r w:rsidRPr="76B8F782" w:rsidR="3E310BEE">
              <w:rPr>
                <w:highlight w:val="yellow"/>
              </w:rPr>
              <w:t>8</w:t>
            </w:r>
            <w:r w:rsidRPr="76B8F782">
              <w:rPr>
                <w:highlight w:val="yellow"/>
              </w:rPr>
              <w:t>/</w:t>
            </w:r>
            <w:r w:rsidRPr="76B8F782" w:rsidR="33CD1CB5">
              <w:rPr>
                <w:highlight w:val="yellow"/>
              </w:rPr>
              <w:t>08</w:t>
            </w:r>
            <w:r w:rsidRPr="76B8F782">
              <w:rPr>
                <w:highlight w:val="yellow"/>
              </w:rPr>
              <w:t>/2025</w:t>
            </w:r>
          </w:p>
        </w:tc>
        <w:tc>
          <w:tcPr>
            <w:tcW w:w="1134" w:type="dxa"/>
            <w:shd w:val="clear" w:color="auto" w:fill="FFFFFF" w:themeFill="background1"/>
            <w:vAlign w:val="center"/>
          </w:tcPr>
          <w:p w:rsidRPr="0023775A" w:rsidR="000868B7" w:rsidP="1D177039" w:rsidRDefault="009F4740" w14:paraId="542E95EF" w14:textId="7EEE3CCD">
            <w:pPr>
              <w:rPr>
                <w:highlight w:val="yellow"/>
              </w:rPr>
            </w:pPr>
            <w:r w:rsidRPr="0023775A">
              <w:rPr>
                <w:highlight w:val="yellow"/>
              </w:rPr>
              <w:t>Draft</w:t>
            </w:r>
          </w:p>
        </w:tc>
        <w:tc>
          <w:tcPr>
            <w:tcW w:w="2126" w:type="dxa"/>
            <w:shd w:val="clear" w:color="auto" w:fill="FFFFFF" w:themeFill="background1"/>
            <w:vAlign w:val="center"/>
          </w:tcPr>
          <w:p w:rsidRPr="0023775A" w:rsidR="000868B7" w:rsidP="1D177039" w:rsidRDefault="009F4740" w14:paraId="1A3AD1CF" w14:textId="0FF21A2A">
            <w:pPr>
              <w:rPr>
                <w:highlight w:val="yellow"/>
              </w:rPr>
            </w:pPr>
            <w:r w:rsidRPr="0023775A">
              <w:rPr>
                <w:highlight w:val="yellow"/>
              </w:rPr>
              <w:t>Julianne Isabel Sitoy</w:t>
            </w:r>
          </w:p>
        </w:tc>
        <w:tc>
          <w:tcPr>
            <w:tcW w:w="7371" w:type="dxa"/>
            <w:shd w:val="clear" w:color="auto" w:fill="FFFFFF" w:themeFill="background1"/>
            <w:vAlign w:val="center"/>
          </w:tcPr>
          <w:p w:rsidRPr="0023775A" w:rsidR="000868B7" w:rsidP="1D177039" w:rsidRDefault="00FD795C" w14:paraId="3614C041" w14:textId="77777777">
            <w:pPr>
              <w:rPr>
                <w:rFonts w:ascii="Calibri" w:hAnsi="Calibri" w:eastAsia="Calibri" w:cs="Calibri"/>
                <w:color w:val="000000" w:themeColor="text1"/>
                <w:highlight w:val="yellow"/>
              </w:rPr>
            </w:pPr>
            <w:r w:rsidRPr="0023775A">
              <w:rPr>
                <w:rFonts w:ascii="Calibri" w:hAnsi="Calibri" w:eastAsia="Calibri" w:cs="Calibri"/>
                <w:color w:val="000000" w:themeColor="text1"/>
                <w:highlight w:val="yellow"/>
              </w:rPr>
              <w:t>Updates in the following sections:</w:t>
            </w:r>
          </w:p>
          <w:p w:rsidRPr="0023775A" w:rsidR="00FD795C" w:rsidP="00FD795C" w:rsidRDefault="00A75291" w14:paraId="1EF11EF5" w14:textId="77777777">
            <w:pPr>
              <w:pStyle w:val="ListParagraph"/>
              <w:numPr>
                <w:ilvl w:val="0"/>
                <w:numId w:val="42"/>
              </w:numPr>
              <w:rPr>
                <w:rFonts w:ascii="Calibri" w:hAnsi="Calibri" w:eastAsia="Calibri" w:cs="Calibri"/>
                <w:color w:val="000000" w:themeColor="text1"/>
                <w:highlight w:val="yellow"/>
              </w:rPr>
            </w:pPr>
            <w:r w:rsidRPr="0023775A">
              <w:rPr>
                <w:rFonts w:ascii="Calibri" w:hAnsi="Calibri" w:eastAsia="Calibri" w:cs="Calibri"/>
                <w:color w:val="000000" w:themeColor="text1"/>
                <w:highlight w:val="yellow"/>
              </w:rPr>
              <w:t>2.5 Process Requirements</w:t>
            </w:r>
          </w:p>
          <w:p w:rsidRPr="0023775A" w:rsidR="00A75291" w:rsidP="00FD795C" w:rsidRDefault="00A75291" w14:paraId="28B71BE0" w14:textId="77777777">
            <w:pPr>
              <w:pStyle w:val="ListParagraph"/>
              <w:numPr>
                <w:ilvl w:val="0"/>
                <w:numId w:val="42"/>
              </w:numPr>
              <w:rPr>
                <w:rFonts w:ascii="Calibri" w:hAnsi="Calibri" w:eastAsia="Calibri" w:cs="Calibri"/>
                <w:color w:val="000000" w:themeColor="text1"/>
                <w:highlight w:val="yellow"/>
              </w:rPr>
            </w:pPr>
            <w:r w:rsidRPr="0023775A">
              <w:rPr>
                <w:rFonts w:ascii="Calibri" w:hAnsi="Calibri" w:eastAsia="Calibri" w:cs="Calibri"/>
                <w:color w:val="000000" w:themeColor="text1"/>
                <w:highlight w:val="yellow"/>
              </w:rPr>
              <w:t>Level 3 Approval</w:t>
            </w:r>
          </w:p>
          <w:p w:rsidRPr="0023775A" w:rsidR="00A75291" w:rsidP="00FD795C" w:rsidRDefault="00CA6887" w14:paraId="78E2F2B7" w14:textId="77777777">
            <w:pPr>
              <w:pStyle w:val="ListParagraph"/>
              <w:numPr>
                <w:ilvl w:val="0"/>
                <w:numId w:val="42"/>
              </w:numPr>
              <w:rPr>
                <w:rFonts w:ascii="Calibri" w:hAnsi="Calibri" w:eastAsia="Calibri" w:cs="Calibri"/>
                <w:color w:val="000000" w:themeColor="text1"/>
                <w:highlight w:val="yellow"/>
              </w:rPr>
            </w:pPr>
            <w:r w:rsidRPr="0023775A">
              <w:rPr>
                <w:rFonts w:ascii="Calibri" w:hAnsi="Calibri" w:eastAsia="Calibri" w:cs="Calibri"/>
                <w:color w:val="000000" w:themeColor="text1"/>
                <w:highlight w:val="yellow"/>
              </w:rPr>
              <w:t>APIA_NONPOROUTING_APPROVAL_MATRIX</w:t>
            </w:r>
          </w:p>
          <w:p w:rsidRPr="0023775A" w:rsidR="00CA6887" w:rsidP="00CA6887" w:rsidRDefault="00CA6887" w14:paraId="5D8FBFD3" w14:textId="022285D7">
            <w:pPr>
              <w:pStyle w:val="ListParagraph"/>
              <w:numPr>
                <w:ilvl w:val="0"/>
                <w:numId w:val="42"/>
              </w:numPr>
              <w:rPr>
                <w:rFonts w:ascii="Calibri" w:hAnsi="Calibri" w:eastAsia="Calibri" w:cs="Calibri"/>
                <w:color w:val="000000" w:themeColor="text1"/>
                <w:highlight w:val="yellow"/>
              </w:rPr>
            </w:pPr>
            <w:r w:rsidRPr="0023775A">
              <w:rPr>
                <w:rFonts w:ascii="Calibri" w:hAnsi="Calibri" w:eastAsia="Calibri" w:cs="Calibri"/>
                <w:color w:val="000000" w:themeColor="text1"/>
                <w:highlight w:val="yellow"/>
              </w:rPr>
              <w:t>System Configuration</w:t>
            </w:r>
          </w:p>
        </w:tc>
      </w:tr>
      <w:bookmarkEnd w:id="3"/>
    </w:tbl>
    <w:p w:rsidR="009E0220" w:rsidP="00833DFF" w:rsidRDefault="009E0220" w14:paraId="754C7F22" w14:textId="77777777">
      <w:pPr>
        <w:spacing w:after="0"/>
        <w:rPr>
          <w:rStyle w:val="InforHeadline"/>
          <w:rFonts w:asciiTheme="minorHAnsi" w:hAnsiTheme="minorHAnsi" w:cstheme="minorHAnsi"/>
          <w:b w:val="0"/>
          <w:color w:val="0C195E"/>
          <w:sz w:val="26"/>
          <w:szCs w:val="26"/>
        </w:rPr>
      </w:pPr>
    </w:p>
    <w:p w:rsidRPr="009A4218" w:rsidR="00833DFF" w:rsidP="00833DFF" w:rsidRDefault="00833DFF" w14:paraId="57A42CFA" w14:textId="16417F91">
      <w:pPr>
        <w:spacing w:after="0"/>
        <w:rPr>
          <w:rFonts w:cstheme="minorHAnsi"/>
          <w:b/>
          <w:color w:val="0C195E"/>
          <w:sz w:val="26"/>
          <w:szCs w:val="26"/>
        </w:rPr>
      </w:pPr>
      <w:r>
        <w:rPr>
          <w:rStyle w:val="InforHeadline"/>
          <w:rFonts w:asciiTheme="minorHAnsi" w:hAnsiTheme="minorHAnsi" w:cstheme="minorHAnsi"/>
          <w:b w:val="0"/>
          <w:color w:val="0C195E"/>
          <w:sz w:val="26"/>
          <w:szCs w:val="26"/>
        </w:rPr>
        <w:t>Approvals</w:t>
      </w:r>
    </w:p>
    <w:tbl>
      <w:tblPr>
        <w:tblW w:w="9360" w:type="dxa"/>
        <w:tblInd w:w="-5"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2700"/>
        <w:gridCol w:w="4050"/>
        <w:gridCol w:w="2610"/>
      </w:tblGrid>
      <w:tr w:rsidRPr="00160CF4" w:rsidR="00A82B93" w:rsidTr="1545A13C" w14:paraId="581B9B48" w14:textId="77777777">
        <w:trPr>
          <w:trHeight w:val="288"/>
        </w:trPr>
        <w:tc>
          <w:tcPr>
            <w:tcW w:w="2700" w:type="dxa"/>
            <w:shd w:val="clear" w:color="auto" w:fill="0C195E"/>
            <w:vAlign w:val="center"/>
          </w:tcPr>
          <w:p w:rsidRPr="000A65BC" w:rsidR="00833DFF" w:rsidP="008309CC" w:rsidRDefault="00833DFF" w14:paraId="611390C6" w14:textId="77777777">
            <w:pPr>
              <w:spacing w:after="0"/>
              <w:rPr>
                <w:rFonts w:cstheme="minorHAnsi"/>
                <w:color w:val="FFFFFF" w:themeColor="background1"/>
              </w:rPr>
            </w:pPr>
            <w:r w:rsidRPr="000A65BC">
              <w:rPr>
                <w:rFonts w:cstheme="minorHAnsi"/>
                <w:color w:val="FFFFFF" w:themeColor="background1"/>
              </w:rPr>
              <w:t>Name</w:t>
            </w:r>
          </w:p>
        </w:tc>
        <w:tc>
          <w:tcPr>
            <w:tcW w:w="4050" w:type="dxa"/>
            <w:shd w:val="clear" w:color="auto" w:fill="0C195E"/>
            <w:vAlign w:val="center"/>
          </w:tcPr>
          <w:p w:rsidRPr="000A65BC" w:rsidR="00833DFF" w:rsidP="008309CC" w:rsidRDefault="00833DFF" w14:paraId="46A5EFFE" w14:textId="77777777">
            <w:pPr>
              <w:spacing w:after="0"/>
              <w:rPr>
                <w:rFonts w:cstheme="minorHAnsi"/>
                <w:color w:val="FFFFFF" w:themeColor="background1"/>
              </w:rPr>
            </w:pPr>
            <w:r w:rsidRPr="000A65BC">
              <w:rPr>
                <w:rFonts w:cstheme="minorHAnsi"/>
                <w:color w:val="FFFFFF" w:themeColor="background1"/>
              </w:rPr>
              <w:t>Role</w:t>
            </w:r>
          </w:p>
        </w:tc>
        <w:tc>
          <w:tcPr>
            <w:tcW w:w="2610" w:type="dxa"/>
            <w:shd w:val="clear" w:color="auto" w:fill="0C195E"/>
          </w:tcPr>
          <w:p w:rsidRPr="000A65BC" w:rsidR="00833DFF" w:rsidP="008309CC" w:rsidRDefault="00833DFF" w14:paraId="7ABCD78D" w14:textId="1888A1B4">
            <w:pPr>
              <w:spacing w:after="0"/>
              <w:rPr>
                <w:rFonts w:cstheme="minorHAnsi"/>
                <w:color w:val="FFFFFF" w:themeColor="background1"/>
              </w:rPr>
            </w:pPr>
            <w:r>
              <w:rPr>
                <w:rFonts w:cstheme="minorHAnsi"/>
                <w:color w:val="FFFFFF" w:themeColor="background1"/>
              </w:rPr>
              <w:t>Signature and Date</w:t>
            </w:r>
          </w:p>
        </w:tc>
      </w:tr>
      <w:tr w:rsidRPr="00160CF4" w:rsidR="00A82B93" w:rsidTr="1545A13C" w14:paraId="216CAE8C" w14:textId="77777777">
        <w:trPr>
          <w:trHeight w:val="288"/>
        </w:trPr>
        <w:tc>
          <w:tcPr>
            <w:tcW w:w="2700" w:type="dxa"/>
            <w:shd w:val="clear" w:color="auto" w:fill="DDDDDD"/>
            <w:vAlign w:val="center"/>
          </w:tcPr>
          <w:p w:rsidRPr="00BB1116" w:rsidR="00DE72B1" w:rsidP="00DE72B1" w:rsidRDefault="00DE72B1" w14:paraId="3620F76B" w14:textId="72DB4B69">
            <w:pPr>
              <w:spacing w:after="0"/>
              <w:rPr>
                <w:rFonts w:cstheme="minorHAnsi"/>
              </w:rPr>
            </w:pPr>
            <w:r>
              <w:t>David Humphrey</w:t>
            </w:r>
          </w:p>
        </w:tc>
        <w:tc>
          <w:tcPr>
            <w:tcW w:w="4050" w:type="dxa"/>
            <w:shd w:val="clear" w:color="auto" w:fill="DDDDDD"/>
            <w:vAlign w:val="center"/>
          </w:tcPr>
          <w:p w:rsidRPr="00BB1116" w:rsidR="00DE72B1" w:rsidP="00DE72B1" w:rsidRDefault="00DE72B1" w14:paraId="29C08AAE" w14:textId="403C0B75">
            <w:pPr>
              <w:spacing w:after="0"/>
              <w:rPr>
                <w:rFonts w:cstheme="minorHAnsi"/>
              </w:rPr>
            </w:pPr>
            <w:r w:rsidRPr="002D57F5">
              <w:rPr>
                <w:rFonts w:cstheme="minorHAnsi"/>
              </w:rPr>
              <w:t>Manager Financial Systems</w:t>
            </w:r>
            <w:r>
              <w:rPr>
                <w:rFonts w:cstheme="minorHAnsi"/>
              </w:rPr>
              <w:t>, BayCare Health System</w:t>
            </w:r>
          </w:p>
        </w:tc>
        <w:tc>
          <w:tcPr>
            <w:tcW w:w="2610" w:type="dxa"/>
            <w:shd w:val="clear" w:color="auto" w:fill="DDDDDD"/>
          </w:tcPr>
          <w:p w:rsidR="00DE72B1" w:rsidP="00DE72B1" w:rsidRDefault="00DE72B1" w14:paraId="37BF867C" w14:textId="77777777">
            <w:pPr>
              <w:spacing w:after="0"/>
              <w:rPr>
                <w:rFonts w:cstheme="minorHAnsi"/>
              </w:rPr>
            </w:pPr>
          </w:p>
        </w:tc>
      </w:tr>
      <w:tr w:rsidRPr="00160CF4" w:rsidR="00A82B93" w:rsidTr="1545A13C" w14:paraId="18BDA7CA" w14:textId="77777777">
        <w:trPr>
          <w:trHeight w:val="288"/>
        </w:trPr>
        <w:tc>
          <w:tcPr>
            <w:tcW w:w="2700" w:type="dxa"/>
            <w:shd w:val="clear" w:color="auto" w:fill="FFFFFF" w:themeFill="background1"/>
            <w:vAlign w:val="center"/>
          </w:tcPr>
          <w:p w:rsidRPr="00BB1116" w:rsidR="00833DFF" w:rsidP="008309CC" w:rsidRDefault="00833DFF" w14:paraId="6170ECA7" w14:textId="71325048">
            <w:pPr>
              <w:spacing w:after="0"/>
              <w:rPr>
                <w:rFonts w:cstheme="minorHAnsi"/>
              </w:rPr>
            </w:pPr>
          </w:p>
        </w:tc>
        <w:tc>
          <w:tcPr>
            <w:tcW w:w="4050" w:type="dxa"/>
            <w:shd w:val="clear" w:color="auto" w:fill="FFFFFF" w:themeFill="background1"/>
            <w:vAlign w:val="center"/>
          </w:tcPr>
          <w:p w:rsidRPr="00BB1116" w:rsidR="00833DFF" w:rsidP="008309CC" w:rsidRDefault="00833DFF" w14:paraId="44339A8F" w14:textId="5A9069A9">
            <w:pPr>
              <w:spacing w:after="0"/>
              <w:rPr>
                <w:rFonts w:cstheme="minorHAnsi"/>
              </w:rPr>
            </w:pPr>
          </w:p>
        </w:tc>
        <w:tc>
          <w:tcPr>
            <w:tcW w:w="2610" w:type="dxa"/>
            <w:shd w:val="clear" w:color="auto" w:fill="FFFFFF" w:themeFill="background1"/>
          </w:tcPr>
          <w:p w:rsidR="00833DFF" w:rsidP="008309CC" w:rsidRDefault="00833DFF" w14:paraId="45A09D9C" w14:textId="77777777">
            <w:pPr>
              <w:spacing w:after="0"/>
              <w:rPr>
                <w:rFonts w:cstheme="minorHAnsi"/>
              </w:rPr>
            </w:pPr>
          </w:p>
        </w:tc>
      </w:tr>
      <w:bookmarkEnd w:id="0"/>
      <w:bookmarkEnd w:id="1"/>
    </w:tbl>
    <w:p w:rsidR="00960593" w:rsidP="000361F2" w:rsidRDefault="004A044E" w14:paraId="78A088B0" w14:textId="752A0085">
      <w:pPr>
        <w:rPr>
          <w:rFonts w:cstheme="minorHAnsi"/>
          <w:b/>
          <w:bCs/>
          <w:color w:val="0B1B5E"/>
          <w:sz w:val="36"/>
        </w:rPr>
      </w:pPr>
      <w:r>
        <w:rPr>
          <w:rFonts w:cstheme="minorHAnsi"/>
          <w:b/>
          <w:bCs/>
          <w:color w:val="0B1B5E"/>
          <w:sz w:val="36"/>
        </w:rPr>
        <w:br w:type="page"/>
      </w:r>
      <w:r w:rsidR="00960593">
        <w:rPr>
          <w:rFonts w:cstheme="minorHAnsi"/>
          <w:b/>
          <w:bCs/>
          <w:color w:val="0B1B5E"/>
          <w:sz w:val="36"/>
        </w:rPr>
        <w:t>Table of Contents</w:t>
      </w:r>
    </w:p>
    <w:p w:rsidR="00960593" w:rsidP="00125B64" w:rsidRDefault="00960593" w14:paraId="01E7EC47" w14:textId="77777777">
      <w:pPr>
        <w:pStyle w:val="TOC1"/>
      </w:pPr>
    </w:p>
    <w:p w:rsidR="008E3ED7" w:rsidRDefault="001A5AAB" w14:paraId="4787C720" w14:textId="115B70DE">
      <w:pPr>
        <w:pStyle w:val="TOC1"/>
        <w:rPr>
          <w:rFonts w:eastAsiaTheme="minorEastAsia" w:cstheme="minorBidi"/>
          <w:noProof/>
          <w:kern w:val="2"/>
          <w:sz w:val="24"/>
          <w:lang w:val="en-PH" w:eastAsia="en-PH"/>
          <w14:ligatures w14:val="standardContextual"/>
        </w:rPr>
      </w:pPr>
      <w:r>
        <w:rPr>
          <w:rFonts w:cstheme="minorHAnsi"/>
        </w:rPr>
        <w:fldChar w:fldCharType="begin"/>
      </w:r>
      <w:r>
        <w:rPr>
          <w:rFonts w:cstheme="minorHAnsi"/>
        </w:rPr>
        <w:instrText xml:space="preserve"> TOC \o "1-3" \h \z \u </w:instrText>
      </w:r>
      <w:r>
        <w:rPr>
          <w:rFonts w:cstheme="minorHAnsi"/>
        </w:rPr>
        <w:fldChar w:fldCharType="separate"/>
      </w:r>
      <w:hyperlink w:history="1" w:anchor="_Toc185321051">
        <w:r w:rsidRPr="003118FC" w:rsidR="008E3ED7">
          <w:rPr>
            <w:rStyle w:val="Hyperlink"/>
            <w:rFonts w:eastAsiaTheme="minorHAnsi" w:cstheme="minorHAnsi"/>
            <w:noProof/>
          </w:rPr>
          <w:t>1.0</w:t>
        </w:r>
        <w:r w:rsidR="008E3ED7">
          <w:rPr>
            <w:rFonts w:eastAsiaTheme="minorEastAsia" w:cstheme="minorBidi"/>
            <w:noProof/>
            <w:kern w:val="2"/>
            <w:sz w:val="24"/>
            <w:lang w:val="en-PH" w:eastAsia="en-PH"/>
            <w14:ligatures w14:val="standardContextual"/>
          </w:rPr>
          <w:tab/>
        </w:r>
        <w:r w:rsidRPr="003118FC" w:rsidR="008E3ED7">
          <w:rPr>
            <w:rStyle w:val="Hyperlink"/>
            <w:rFonts w:eastAsiaTheme="minorHAnsi" w:cstheme="minorHAnsi"/>
            <w:noProof/>
          </w:rPr>
          <w:t>Functional overview</w:t>
        </w:r>
        <w:r w:rsidR="008E3ED7">
          <w:rPr>
            <w:noProof/>
            <w:webHidden/>
          </w:rPr>
          <w:tab/>
        </w:r>
        <w:r w:rsidR="008E3ED7">
          <w:rPr>
            <w:noProof/>
            <w:webHidden/>
          </w:rPr>
          <w:fldChar w:fldCharType="begin"/>
        </w:r>
        <w:r w:rsidR="008E3ED7">
          <w:rPr>
            <w:noProof/>
            <w:webHidden/>
          </w:rPr>
          <w:instrText xml:space="preserve"> PAGEREF _Toc185321051 \h </w:instrText>
        </w:r>
        <w:r w:rsidR="008E3ED7">
          <w:rPr>
            <w:noProof/>
            <w:webHidden/>
          </w:rPr>
        </w:r>
        <w:r w:rsidR="008E3ED7">
          <w:rPr>
            <w:noProof/>
            <w:webHidden/>
          </w:rPr>
          <w:fldChar w:fldCharType="separate"/>
        </w:r>
        <w:r w:rsidR="008E3ED7">
          <w:rPr>
            <w:noProof/>
            <w:webHidden/>
          </w:rPr>
          <w:t>5</w:t>
        </w:r>
        <w:r w:rsidR="008E3ED7">
          <w:rPr>
            <w:noProof/>
            <w:webHidden/>
          </w:rPr>
          <w:fldChar w:fldCharType="end"/>
        </w:r>
      </w:hyperlink>
    </w:p>
    <w:p w:rsidR="008E3ED7" w:rsidRDefault="008E3ED7" w14:paraId="3EEEF137" w14:textId="1AE379BE">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2">
        <w:r w:rsidRPr="003118FC">
          <w:rPr>
            <w:rStyle w:val="Hyperlink"/>
            <w:rFonts w:cstheme="minorHAnsi"/>
            <w:noProof/>
          </w:rPr>
          <w:t>1.1</w:t>
        </w:r>
        <w:r>
          <w:rPr>
            <w:rFonts w:eastAsiaTheme="minorEastAsia" w:cstheme="minorBidi"/>
            <w:noProof/>
            <w:kern w:val="2"/>
            <w:sz w:val="24"/>
            <w:lang w:val="en-PH" w:eastAsia="en-PH"/>
            <w14:ligatures w14:val="standardContextual"/>
          </w:rPr>
          <w:tab/>
        </w:r>
        <w:r w:rsidRPr="003118FC">
          <w:rPr>
            <w:rStyle w:val="Hyperlink"/>
            <w:rFonts w:cstheme="minorHAnsi"/>
            <w:noProof/>
          </w:rPr>
          <w:t>Functional Description and Justification</w:t>
        </w:r>
        <w:r>
          <w:rPr>
            <w:noProof/>
            <w:webHidden/>
          </w:rPr>
          <w:tab/>
        </w:r>
        <w:r>
          <w:rPr>
            <w:noProof/>
            <w:webHidden/>
          </w:rPr>
          <w:fldChar w:fldCharType="begin"/>
        </w:r>
        <w:r>
          <w:rPr>
            <w:noProof/>
            <w:webHidden/>
          </w:rPr>
          <w:instrText xml:space="preserve"> PAGEREF _Toc185321052 \h </w:instrText>
        </w:r>
        <w:r>
          <w:rPr>
            <w:noProof/>
            <w:webHidden/>
          </w:rPr>
        </w:r>
        <w:r>
          <w:rPr>
            <w:noProof/>
            <w:webHidden/>
          </w:rPr>
          <w:fldChar w:fldCharType="separate"/>
        </w:r>
        <w:r>
          <w:rPr>
            <w:noProof/>
            <w:webHidden/>
          </w:rPr>
          <w:t>5</w:t>
        </w:r>
        <w:r>
          <w:rPr>
            <w:noProof/>
            <w:webHidden/>
          </w:rPr>
          <w:fldChar w:fldCharType="end"/>
        </w:r>
      </w:hyperlink>
    </w:p>
    <w:p w:rsidR="008E3ED7" w:rsidRDefault="008E3ED7" w14:paraId="6FA8959B" w14:textId="5374296B">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3">
        <w:r w:rsidRPr="003118FC">
          <w:rPr>
            <w:rStyle w:val="Hyperlink"/>
            <w:rFonts w:cstheme="minorHAnsi"/>
            <w:noProof/>
          </w:rPr>
          <w:t>1.2</w:t>
        </w:r>
        <w:r>
          <w:rPr>
            <w:rFonts w:eastAsiaTheme="minorEastAsia" w:cstheme="minorBidi"/>
            <w:noProof/>
            <w:kern w:val="2"/>
            <w:sz w:val="24"/>
            <w:lang w:val="en-PH" w:eastAsia="en-PH"/>
            <w14:ligatures w14:val="standardContextual"/>
          </w:rPr>
          <w:tab/>
        </w:r>
        <w:r w:rsidRPr="003118FC">
          <w:rPr>
            <w:rStyle w:val="Hyperlink"/>
            <w:rFonts w:cstheme="minorHAnsi"/>
            <w:noProof/>
          </w:rPr>
          <w:t>Assumptions and Risks</w:t>
        </w:r>
        <w:r>
          <w:rPr>
            <w:noProof/>
            <w:webHidden/>
          </w:rPr>
          <w:tab/>
        </w:r>
        <w:r>
          <w:rPr>
            <w:noProof/>
            <w:webHidden/>
          </w:rPr>
          <w:fldChar w:fldCharType="begin"/>
        </w:r>
        <w:r>
          <w:rPr>
            <w:noProof/>
            <w:webHidden/>
          </w:rPr>
          <w:instrText xml:space="preserve"> PAGEREF _Toc185321053 \h </w:instrText>
        </w:r>
        <w:r>
          <w:rPr>
            <w:noProof/>
            <w:webHidden/>
          </w:rPr>
        </w:r>
        <w:r>
          <w:rPr>
            <w:noProof/>
            <w:webHidden/>
          </w:rPr>
          <w:fldChar w:fldCharType="separate"/>
        </w:r>
        <w:r>
          <w:rPr>
            <w:noProof/>
            <w:webHidden/>
          </w:rPr>
          <w:t>5</w:t>
        </w:r>
        <w:r>
          <w:rPr>
            <w:noProof/>
            <w:webHidden/>
          </w:rPr>
          <w:fldChar w:fldCharType="end"/>
        </w:r>
      </w:hyperlink>
    </w:p>
    <w:p w:rsidR="008E3ED7" w:rsidRDefault="008E3ED7" w14:paraId="31805837" w14:textId="52F9B8C5">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4">
        <w:r w:rsidRPr="003118FC">
          <w:rPr>
            <w:rStyle w:val="Hyperlink"/>
            <w:rFonts w:cstheme="minorHAnsi"/>
            <w:noProof/>
          </w:rPr>
          <w:t>1.3</w:t>
        </w:r>
        <w:r>
          <w:rPr>
            <w:rFonts w:eastAsiaTheme="minorEastAsia" w:cstheme="minorBidi"/>
            <w:noProof/>
            <w:kern w:val="2"/>
            <w:sz w:val="24"/>
            <w:lang w:val="en-PH" w:eastAsia="en-PH"/>
            <w14:ligatures w14:val="standardContextual"/>
          </w:rPr>
          <w:tab/>
        </w:r>
        <w:r w:rsidRPr="003118FC">
          <w:rPr>
            <w:rStyle w:val="Hyperlink"/>
            <w:rFonts w:cstheme="minorHAnsi"/>
            <w:noProof/>
          </w:rPr>
          <w:t>Dependencies</w:t>
        </w:r>
        <w:r>
          <w:rPr>
            <w:noProof/>
            <w:webHidden/>
          </w:rPr>
          <w:tab/>
        </w:r>
        <w:r>
          <w:rPr>
            <w:noProof/>
            <w:webHidden/>
          </w:rPr>
          <w:fldChar w:fldCharType="begin"/>
        </w:r>
        <w:r>
          <w:rPr>
            <w:noProof/>
            <w:webHidden/>
          </w:rPr>
          <w:instrText xml:space="preserve"> PAGEREF _Toc185321054 \h </w:instrText>
        </w:r>
        <w:r>
          <w:rPr>
            <w:noProof/>
            <w:webHidden/>
          </w:rPr>
        </w:r>
        <w:r>
          <w:rPr>
            <w:noProof/>
            <w:webHidden/>
          </w:rPr>
          <w:fldChar w:fldCharType="separate"/>
        </w:r>
        <w:r>
          <w:rPr>
            <w:noProof/>
            <w:webHidden/>
          </w:rPr>
          <w:t>6</w:t>
        </w:r>
        <w:r>
          <w:rPr>
            <w:noProof/>
            <w:webHidden/>
          </w:rPr>
          <w:fldChar w:fldCharType="end"/>
        </w:r>
      </w:hyperlink>
    </w:p>
    <w:p w:rsidR="008E3ED7" w:rsidRDefault="008E3ED7" w14:paraId="23C50807" w14:textId="4FF3807F">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5">
        <w:r w:rsidRPr="003118FC">
          <w:rPr>
            <w:rStyle w:val="Hyperlink"/>
            <w:rFonts w:cstheme="minorHAnsi"/>
            <w:noProof/>
          </w:rPr>
          <w:t>1.4</w:t>
        </w:r>
        <w:r>
          <w:rPr>
            <w:rFonts w:eastAsiaTheme="minorEastAsia" w:cstheme="minorBidi"/>
            <w:noProof/>
            <w:kern w:val="2"/>
            <w:sz w:val="24"/>
            <w:lang w:val="en-PH" w:eastAsia="en-PH"/>
            <w14:ligatures w14:val="standardContextual"/>
          </w:rPr>
          <w:tab/>
        </w:r>
        <w:r w:rsidRPr="003118FC">
          <w:rPr>
            <w:rStyle w:val="Hyperlink"/>
            <w:rFonts w:cstheme="minorHAnsi"/>
            <w:noProof/>
          </w:rPr>
          <w:t>Functionality in Scope</w:t>
        </w:r>
        <w:r>
          <w:rPr>
            <w:noProof/>
            <w:webHidden/>
          </w:rPr>
          <w:tab/>
        </w:r>
        <w:r>
          <w:rPr>
            <w:noProof/>
            <w:webHidden/>
          </w:rPr>
          <w:fldChar w:fldCharType="begin"/>
        </w:r>
        <w:r>
          <w:rPr>
            <w:noProof/>
            <w:webHidden/>
          </w:rPr>
          <w:instrText xml:space="preserve"> PAGEREF _Toc185321055 \h </w:instrText>
        </w:r>
        <w:r>
          <w:rPr>
            <w:noProof/>
            <w:webHidden/>
          </w:rPr>
        </w:r>
        <w:r>
          <w:rPr>
            <w:noProof/>
            <w:webHidden/>
          </w:rPr>
          <w:fldChar w:fldCharType="separate"/>
        </w:r>
        <w:r>
          <w:rPr>
            <w:noProof/>
            <w:webHidden/>
          </w:rPr>
          <w:t>7</w:t>
        </w:r>
        <w:r>
          <w:rPr>
            <w:noProof/>
            <w:webHidden/>
          </w:rPr>
          <w:fldChar w:fldCharType="end"/>
        </w:r>
      </w:hyperlink>
    </w:p>
    <w:p w:rsidR="008E3ED7" w:rsidRDefault="008E3ED7" w14:paraId="58D1CA69" w14:textId="70D4EDE2">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6">
        <w:r w:rsidRPr="003118FC">
          <w:rPr>
            <w:rStyle w:val="Hyperlink"/>
            <w:rFonts w:cstheme="minorHAnsi"/>
            <w:noProof/>
          </w:rPr>
          <w:t>2.1</w:t>
        </w:r>
        <w:r>
          <w:rPr>
            <w:rFonts w:eastAsiaTheme="minorEastAsia" w:cstheme="minorBidi"/>
            <w:noProof/>
            <w:kern w:val="2"/>
            <w:sz w:val="24"/>
            <w:lang w:val="en-PH" w:eastAsia="en-PH"/>
            <w14:ligatures w14:val="standardContextual"/>
          </w:rPr>
          <w:tab/>
        </w:r>
        <w:r w:rsidRPr="003118FC">
          <w:rPr>
            <w:rStyle w:val="Hyperlink"/>
            <w:rFonts w:cstheme="minorHAnsi"/>
            <w:noProof/>
          </w:rPr>
          <w:t>Current Functionality</w:t>
        </w:r>
        <w:r>
          <w:rPr>
            <w:noProof/>
            <w:webHidden/>
          </w:rPr>
          <w:tab/>
        </w:r>
        <w:r>
          <w:rPr>
            <w:noProof/>
            <w:webHidden/>
          </w:rPr>
          <w:fldChar w:fldCharType="begin"/>
        </w:r>
        <w:r>
          <w:rPr>
            <w:noProof/>
            <w:webHidden/>
          </w:rPr>
          <w:instrText xml:space="preserve"> PAGEREF _Toc185321056 \h </w:instrText>
        </w:r>
        <w:r>
          <w:rPr>
            <w:noProof/>
            <w:webHidden/>
          </w:rPr>
        </w:r>
        <w:r>
          <w:rPr>
            <w:noProof/>
            <w:webHidden/>
          </w:rPr>
          <w:fldChar w:fldCharType="separate"/>
        </w:r>
        <w:r>
          <w:rPr>
            <w:noProof/>
            <w:webHidden/>
          </w:rPr>
          <w:t>19</w:t>
        </w:r>
        <w:r>
          <w:rPr>
            <w:noProof/>
            <w:webHidden/>
          </w:rPr>
          <w:fldChar w:fldCharType="end"/>
        </w:r>
      </w:hyperlink>
    </w:p>
    <w:p w:rsidR="008E3ED7" w:rsidRDefault="008E3ED7" w14:paraId="034EFE22" w14:textId="32199266">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7">
        <w:r w:rsidRPr="003118FC">
          <w:rPr>
            <w:rStyle w:val="Hyperlink"/>
            <w:rFonts w:cstheme="minorHAnsi"/>
            <w:noProof/>
          </w:rPr>
          <w:t>2.2</w:t>
        </w:r>
        <w:r>
          <w:rPr>
            <w:rFonts w:eastAsiaTheme="minorEastAsia" w:cstheme="minorBidi"/>
            <w:noProof/>
            <w:kern w:val="2"/>
            <w:sz w:val="24"/>
            <w:lang w:val="en-PH" w:eastAsia="en-PH"/>
            <w14:ligatures w14:val="standardContextual"/>
          </w:rPr>
          <w:tab/>
        </w:r>
        <w:r w:rsidRPr="003118FC">
          <w:rPr>
            <w:rStyle w:val="Hyperlink"/>
            <w:rFonts w:cstheme="minorHAnsi"/>
            <w:noProof/>
          </w:rPr>
          <w:t>Parameters and Selection Logic</w:t>
        </w:r>
        <w:r>
          <w:rPr>
            <w:noProof/>
            <w:webHidden/>
          </w:rPr>
          <w:tab/>
        </w:r>
        <w:r>
          <w:rPr>
            <w:noProof/>
            <w:webHidden/>
          </w:rPr>
          <w:fldChar w:fldCharType="begin"/>
        </w:r>
        <w:r>
          <w:rPr>
            <w:noProof/>
            <w:webHidden/>
          </w:rPr>
          <w:instrText xml:space="preserve"> PAGEREF _Toc185321057 \h </w:instrText>
        </w:r>
        <w:r>
          <w:rPr>
            <w:noProof/>
            <w:webHidden/>
          </w:rPr>
        </w:r>
        <w:r>
          <w:rPr>
            <w:noProof/>
            <w:webHidden/>
          </w:rPr>
          <w:fldChar w:fldCharType="separate"/>
        </w:r>
        <w:r>
          <w:rPr>
            <w:noProof/>
            <w:webHidden/>
          </w:rPr>
          <w:t>20</w:t>
        </w:r>
        <w:r>
          <w:rPr>
            <w:noProof/>
            <w:webHidden/>
          </w:rPr>
          <w:fldChar w:fldCharType="end"/>
        </w:r>
      </w:hyperlink>
    </w:p>
    <w:p w:rsidR="008E3ED7" w:rsidRDefault="008E3ED7" w14:paraId="0878059E" w14:textId="56F06262">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8">
        <w:r w:rsidRPr="003118FC">
          <w:rPr>
            <w:rStyle w:val="Hyperlink"/>
            <w:rFonts w:cstheme="minorHAnsi"/>
            <w:noProof/>
          </w:rPr>
          <w:t>2.3</w:t>
        </w:r>
        <w:r>
          <w:rPr>
            <w:rFonts w:eastAsiaTheme="minorEastAsia" w:cstheme="minorBidi"/>
            <w:noProof/>
            <w:kern w:val="2"/>
            <w:sz w:val="24"/>
            <w:lang w:val="en-PH" w:eastAsia="en-PH"/>
            <w14:ligatures w14:val="standardContextual"/>
          </w:rPr>
          <w:tab/>
        </w:r>
        <w:r w:rsidRPr="003118FC">
          <w:rPr>
            <w:rStyle w:val="Hyperlink"/>
            <w:rFonts w:cstheme="minorHAnsi"/>
            <w:noProof/>
          </w:rPr>
          <w:t>Vendor Requirements (where applicable)</w:t>
        </w:r>
        <w:r>
          <w:rPr>
            <w:noProof/>
            <w:webHidden/>
          </w:rPr>
          <w:tab/>
        </w:r>
        <w:r>
          <w:rPr>
            <w:noProof/>
            <w:webHidden/>
          </w:rPr>
          <w:fldChar w:fldCharType="begin"/>
        </w:r>
        <w:r>
          <w:rPr>
            <w:noProof/>
            <w:webHidden/>
          </w:rPr>
          <w:instrText xml:space="preserve"> PAGEREF _Toc185321058 \h </w:instrText>
        </w:r>
        <w:r>
          <w:rPr>
            <w:noProof/>
            <w:webHidden/>
          </w:rPr>
        </w:r>
        <w:r>
          <w:rPr>
            <w:noProof/>
            <w:webHidden/>
          </w:rPr>
          <w:fldChar w:fldCharType="separate"/>
        </w:r>
        <w:r>
          <w:rPr>
            <w:noProof/>
            <w:webHidden/>
          </w:rPr>
          <w:t>22</w:t>
        </w:r>
        <w:r>
          <w:rPr>
            <w:noProof/>
            <w:webHidden/>
          </w:rPr>
          <w:fldChar w:fldCharType="end"/>
        </w:r>
      </w:hyperlink>
    </w:p>
    <w:p w:rsidR="008E3ED7" w:rsidRDefault="008E3ED7" w14:paraId="7F7C38C4" w14:textId="1786A028">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59">
        <w:r w:rsidRPr="003118FC">
          <w:rPr>
            <w:rStyle w:val="Hyperlink"/>
            <w:rFonts w:cstheme="minorHAnsi"/>
            <w:noProof/>
          </w:rPr>
          <w:t>2.4</w:t>
        </w:r>
        <w:r>
          <w:rPr>
            <w:rFonts w:eastAsiaTheme="minorEastAsia" w:cstheme="minorBidi"/>
            <w:noProof/>
            <w:kern w:val="2"/>
            <w:sz w:val="24"/>
            <w:lang w:val="en-PH" w:eastAsia="en-PH"/>
            <w14:ligatures w14:val="standardContextual"/>
          </w:rPr>
          <w:tab/>
        </w:r>
        <w:r w:rsidRPr="003118FC">
          <w:rPr>
            <w:rStyle w:val="Hyperlink"/>
            <w:rFonts w:cstheme="minorHAnsi"/>
            <w:noProof/>
          </w:rPr>
          <w:t>Vendor Security</w:t>
        </w:r>
        <w:r>
          <w:rPr>
            <w:noProof/>
            <w:webHidden/>
          </w:rPr>
          <w:tab/>
        </w:r>
        <w:r>
          <w:rPr>
            <w:noProof/>
            <w:webHidden/>
          </w:rPr>
          <w:fldChar w:fldCharType="begin"/>
        </w:r>
        <w:r>
          <w:rPr>
            <w:noProof/>
            <w:webHidden/>
          </w:rPr>
          <w:instrText xml:space="preserve"> PAGEREF _Toc185321059 \h </w:instrText>
        </w:r>
        <w:r>
          <w:rPr>
            <w:noProof/>
            <w:webHidden/>
          </w:rPr>
        </w:r>
        <w:r>
          <w:rPr>
            <w:noProof/>
            <w:webHidden/>
          </w:rPr>
          <w:fldChar w:fldCharType="separate"/>
        </w:r>
        <w:r>
          <w:rPr>
            <w:noProof/>
            <w:webHidden/>
          </w:rPr>
          <w:t>22</w:t>
        </w:r>
        <w:r>
          <w:rPr>
            <w:noProof/>
            <w:webHidden/>
          </w:rPr>
          <w:fldChar w:fldCharType="end"/>
        </w:r>
      </w:hyperlink>
    </w:p>
    <w:p w:rsidR="008E3ED7" w:rsidRDefault="008E3ED7" w14:paraId="5B9ABB24" w14:textId="7DF45A22">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0">
        <w:r w:rsidRPr="003118FC">
          <w:rPr>
            <w:rStyle w:val="Hyperlink"/>
            <w:rFonts w:cstheme="minorHAnsi"/>
            <w:noProof/>
          </w:rPr>
          <w:t>2.5</w:t>
        </w:r>
        <w:r>
          <w:rPr>
            <w:rFonts w:eastAsiaTheme="minorEastAsia" w:cstheme="minorBidi"/>
            <w:noProof/>
            <w:kern w:val="2"/>
            <w:sz w:val="24"/>
            <w:lang w:val="en-PH" w:eastAsia="en-PH"/>
            <w14:ligatures w14:val="standardContextual"/>
          </w:rPr>
          <w:tab/>
        </w:r>
        <w:r w:rsidRPr="003118FC">
          <w:rPr>
            <w:rStyle w:val="Hyperlink"/>
            <w:rFonts w:cstheme="minorHAnsi"/>
            <w:noProof/>
          </w:rPr>
          <w:t>Process Requirements</w:t>
        </w:r>
        <w:r>
          <w:rPr>
            <w:noProof/>
            <w:webHidden/>
          </w:rPr>
          <w:tab/>
        </w:r>
        <w:r>
          <w:rPr>
            <w:noProof/>
            <w:webHidden/>
          </w:rPr>
          <w:fldChar w:fldCharType="begin"/>
        </w:r>
        <w:r>
          <w:rPr>
            <w:noProof/>
            <w:webHidden/>
          </w:rPr>
          <w:instrText xml:space="preserve"> PAGEREF _Toc185321060 \h </w:instrText>
        </w:r>
        <w:r>
          <w:rPr>
            <w:noProof/>
            <w:webHidden/>
          </w:rPr>
        </w:r>
        <w:r>
          <w:rPr>
            <w:noProof/>
            <w:webHidden/>
          </w:rPr>
          <w:fldChar w:fldCharType="separate"/>
        </w:r>
        <w:r>
          <w:rPr>
            <w:noProof/>
            <w:webHidden/>
          </w:rPr>
          <w:t>23</w:t>
        </w:r>
        <w:r>
          <w:rPr>
            <w:noProof/>
            <w:webHidden/>
          </w:rPr>
          <w:fldChar w:fldCharType="end"/>
        </w:r>
      </w:hyperlink>
    </w:p>
    <w:p w:rsidR="008E3ED7" w:rsidRDefault="008E3ED7" w14:paraId="5A0A400C" w14:textId="628AFF81">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1">
        <w:r w:rsidRPr="003118FC">
          <w:rPr>
            <w:rStyle w:val="Hyperlink"/>
            <w:rFonts w:cstheme="minorHAnsi"/>
            <w:noProof/>
          </w:rPr>
          <w:t>2.6</w:t>
        </w:r>
        <w:r>
          <w:rPr>
            <w:rFonts w:eastAsiaTheme="minorEastAsia" w:cstheme="minorBidi"/>
            <w:noProof/>
            <w:kern w:val="2"/>
            <w:sz w:val="24"/>
            <w:lang w:val="en-PH" w:eastAsia="en-PH"/>
            <w14:ligatures w14:val="standardContextual"/>
          </w:rPr>
          <w:tab/>
        </w:r>
        <w:r w:rsidRPr="003118FC">
          <w:rPr>
            <w:rStyle w:val="Hyperlink"/>
            <w:rFonts w:cstheme="minorHAnsi"/>
            <w:noProof/>
          </w:rPr>
          <w:t>Cross Reference Tables</w:t>
        </w:r>
        <w:r>
          <w:rPr>
            <w:noProof/>
            <w:webHidden/>
          </w:rPr>
          <w:tab/>
        </w:r>
        <w:r>
          <w:rPr>
            <w:noProof/>
            <w:webHidden/>
          </w:rPr>
          <w:fldChar w:fldCharType="begin"/>
        </w:r>
        <w:r>
          <w:rPr>
            <w:noProof/>
            <w:webHidden/>
          </w:rPr>
          <w:instrText xml:space="preserve"> PAGEREF _Toc185321061 \h </w:instrText>
        </w:r>
        <w:r>
          <w:rPr>
            <w:noProof/>
            <w:webHidden/>
          </w:rPr>
        </w:r>
        <w:r>
          <w:rPr>
            <w:noProof/>
            <w:webHidden/>
          </w:rPr>
          <w:fldChar w:fldCharType="separate"/>
        </w:r>
        <w:r>
          <w:rPr>
            <w:noProof/>
            <w:webHidden/>
          </w:rPr>
          <w:t>37</w:t>
        </w:r>
        <w:r>
          <w:rPr>
            <w:noProof/>
            <w:webHidden/>
          </w:rPr>
          <w:fldChar w:fldCharType="end"/>
        </w:r>
      </w:hyperlink>
    </w:p>
    <w:p w:rsidR="008E3ED7" w:rsidRDefault="008E3ED7" w14:paraId="564802BF" w14:textId="3207DA98">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2">
        <w:r w:rsidRPr="003118FC">
          <w:rPr>
            <w:rStyle w:val="Hyperlink"/>
            <w:rFonts w:cstheme="minorHAnsi"/>
            <w:noProof/>
          </w:rPr>
          <w:t>2.7</w:t>
        </w:r>
        <w:r>
          <w:rPr>
            <w:rFonts w:eastAsiaTheme="minorEastAsia" w:cstheme="minorBidi"/>
            <w:noProof/>
            <w:kern w:val="2"/>
            <w:sz w:val="24"/>
            <w:lang w:val="en-PH" w:eastAsia="en-PH"/>
            <w14:ligatures w14:val="standardContextual"/>
          </w:rPr>
          <w:tab/>
        </w:r>
        <w:r w:rsidRPr="003118FC">
          <w:rPr>
            <w:rStyle w:val="Hyperlink"/>
            <w:rFonts w:cstheme="minorHAnsi"/>
            <w:noProof/>
          </w:rPr>
          <w:t>Technical Details</w:t>
        </w:r>
        <w:r>
          <w:rPr>
            <w:noProof/>
            <w:webHidden/>
          </w:rPr>
          <w:tab/>
        </w:r>
        <w:r>
          <w:rPr>
            <w:noProof/>
            <w:webHidden/>
          </w:rPr>
          <w:fldChar w:fldCharType="begin"/>
        </w:r>
        <w:r>
          <w:rPr>
            <w:noProof/>
            <w:webHidden/>
          </w:rPr>
          <w:instrText xml:space="preserve"> PAGEREF _Toc185321062 \h </w:instrText>
        </w:r>
        <w:r>
          <w:rPr>
            <w:noProof/>
            <w:webHidden/>
          </w:rPr>
        </w:r>
        <w:r>
          <w:rPr>
            <w:noProof/>
            <w:webHidden/>
          </w:rPr>
          <w:fldChar w:fldCharType="separate"/>
        </w:r>
        <w:r>
          <w:rPr>
            <w:noProof/>
            <w:webHidden/>
          </w:rPr>
          <w:t>42</w:t>
        </w:r>
        <w:r>
          <w:rPr>
            <w:noProof/>
            <w:webHidden/>
          </w:rPr>
          <w:fldChar w:fldCharType="end"/>
        </w:r>
      </w:hyperlink>
    </w:p>
    <w:p w:rsidR="008E3ED7" w:rsidRDefault="008E3ED7" w14:paraId="239E32EE" w14:textId="69CF545D">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3">
        <w:r w:rsidRPr="003118FC">
          <w:rPr>
            <w:rStyle w:val="Hyperlink"/>
            <w:noProof/>
          </w:rPr>
          <w:t>2.8</w:t>
        </w:r>
        <w:r>
          <w:rPr>
            <w:rFonts w:eastAsiaTheme="minorEastAsia" w:cstheme="minorBidi"/>
            <w:noProof/>
            <w:kern w:val="2"/>
            <w:sz w:val="24"/>
            <w:lang w:val="en-PH" w:eastAsia="en-PH"/>
            <w14:ligatures w14:val="standardContextual"/>
          </w:rPr>
          <w:tab/>
        </w:r>
        <w:r w:rsidRPr="003118FC">
          <w:rPr>
            <w:rStyle w:val="Hyperlink"/>
            <w:noProof/>
          </w:rPr>
          <w:t>Technical Data Source</w:t>
        </w:r>
        <w:r>
          <w:rPr>
            <w:noProof/>
            <w:webHidden/>
          </w:rPr>
          <w:tab/>
        </w:r>
        <w:r>
          <w:rPr>
            <w:noProof/>
            <w:webHidden/>
          </w:rPr>
          <w:fldChar w:fldCharType="begin"/>
        </w:r>
        <w:r>
          <w:rPr>
            <w:noProof/>
            <w:webHidden/>
          </w:rPr>
          <w:instrText xml:space="preserve"> PAGEREF _Toc185321063 \h </w:instrText>
        </w:r>
        <w:r>
          <w:rPr>
            <w:noProof/>
            <w:webHidden/>
          </w:rPr>
        </w:r>
        <w:r>
          <w:rPr>
            <w:noProof/>
            <w:webHidden/>
          </w:rPr>
          <w:fldChar w:fldCharType="separate"/>
        </w:r>
        <w:r>
          <w:rPr>
            <w:noProof/>
            <w:webHidden/>
          </w:rPr>
          <w:t>47</w:t>
        </w:r>
        <w:r>
          <w:rPr>
            <w:noProof/>
            <w:webHidden/>
          </w:rPr>
          <w:fldChar w:fldCharType="end"/>
        </w:r>
      </w:hyperlink>
    </w:p>
    <w:p w:rsidR="008E3ED7" w:rsidRDefault="008E3ED7" w14:paraId="07148A43" w14:textId="124570F1">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4">
        <w:r w:rsidRPr="003118FC">
          <w:rPr>
            <w:rStyle w:val="Hyperlink"/>
            <w:rFonts w:cstheme="minorHAnsi"/>
            <w:noProof/>
          </w:rPr>
          <w:t>2.9</w:t>
        </w:r>
        <w:r>
          <w:rPr>
            <w:rFonts w:eastAsiaTheme="minorEastAsia" w:cstheme="minorBidi"/>
            <w:noProof/>
            <w:kern w:val="2"/>
            <w:sz w:val="24"/>
            <w:lang w:val="en-PH" w:eastAsia="en-PH"/>
            <w14:ligatures w14:val="standardContextual"/>
          </w:rPr>
          <w:tab/>
        </w:r>
        <w:r w:rsidRPr="003118FC">
          <w:rPr>
            <w:rStyle w:val="Hyperlink"/>
            <w:rFonts w:cstheme="minorHAnsi"/>
            <w:noProof/>
          </w:rPr>
          <w:t>Technical Diagram</w:t>
        </w:r>
        <w:r>
          <w:rPr>
            <w:noProof/>
            <w:webHidden/>
          </w:rPr>
          <w:tab/>
        </w:r>
        <w:r>
          <w:rPr>
            <w:noProof/>
            <w:webHidden/>
          </w:rPr>
          <w:fldChar w:fldCharType="begin"/>
        </w:r>
        <w:r>
          <w:rPr>
            <w:noProof/>
            <w:webHidden/>
          </w:rPr>
          <w:instrText xml:space="preserve"> PAGEREF _Toc185321064 \h </w:instrText>
        </w:r>
        <w:r>
          <w:rPr>
            <w:noProof/>
            <w:webHidden/>
          </w:rPr>
        </w:r>
        <w:r>
          <w:rPr>
            <w:noProof/>
            <w:webHidden/>
          </w:rPr>
          <w:fldChar w:fldCharType="separate"/>
        </w:r>
        <w:r>
          <w:rPr>
            <w:noProof/>
            <w:webHidden/>
          </w:rPr>
          <w:t>53</w:t>
        </w:r>
        <w:r>
          <w:rPr>
            <w:noProof/>
            <w:webHidden/>
          </w:rPr>
          <w:fldChar w:fldCharType="end"/>
        </w:r>
      </w:hyperlink>
    </w:p>
    <w:p w:rsidR="008E3ED7" w:rsidRDefault="008E3ED7" w14:paraId="3A08EFDA" w14:textId="31710084">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5">
        <w:r w:rsidRPr="003118FC">
          <w:rPr>
            <w:rStyle w:val="Hyperlink"/>
            <w:rFonts w:cstheme="minorHAnsi"/>
            <w:noProof/>
          </w:rPr>
          <w:t>2.10</w:t>
        </w:r>
        <w:r>
          <w:rPr>
            <w:rFonts w:eastAsiaTheme="minorEastAsia" w:cstheme="minorBidi"/>
            <w:noProof/>
            <w:kern w:val="2"/>
            <w:sz w:val="24"/>
            <w:lang w:val="en-PH" w:eastAsia="en-PH"/>
            <w14:ligatures w14:val="standardContextual"/>
          </w:rPr>
          <w:tab/>
        </w:r>
        <w:r w:rsidRPr="003118FC">
          <w:rPr>
            <w:rStyle w:val="Hyperlink"/>
            <w:rFonts w:cstheme="minorHAnsi"/>
            <w:noProof/>
          </w:rPr>
          <w:t>Sample Pseudocode</w:t>
        </w:r>
        <w:r>
          <w:rPr>
            <w:noProof/>
            <w:webHidden/>
          </w:rPr>
          <w:tab/>
        </w:r>
        <w:r>
          <w:rPr>
            <w:noProof/>
            <w:webHidden/>
          </w:rPr>
          <w:fldChar w:fldCharType="begin"/>
        </w:r>
        <w:r>
          <w:rPr>
            <w:noProof/>
            <w:webHidden/>
          </w:rPr>
          <w:instrText xml:space="preserve"> PAGEREF _Toc185321065 \h </w:instrText>
        </w:r>
        <w:r>
          <w:rPr>
            <w:noProof/>
            <w:webHidden/>
          </w:rPr>
        </w:r>
        <w:r>
          <w:rPr>
            <w:noProof/>
            <w:webHidden/>
          </w:rPr>
          <w:fldChar w:fldCharType="separate"/>
        </w:r>
        <w:r>
          <w:rPr>
            <w:noProof/>
            <w:webHidden/>
          </w:rPr>
          <w:t>55</w:t>
        </w:r>
        <w:r>
          <w:rPr>
            <w:noProof/>
            <w:webHidden/>
          </w:rPr>
          <w:fldChar w:fldCharType="end"/>
        </w:r>
      </w:hyperlink>
    </w:p>
    <w:p w:rsidR="008E3ED7" w:rsidRDefault="008E3ED7" w14:paraId="03E64AED" w14:textId="228471EC">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6">
        <w:r w:rsidRPr="003118FC">
          <w:rPr>
            <w:rStyle w:val="Hyperlink"/>
            <w:rFonts w:cstheme="minorHAnsi"/>
            <w:noProof/>
          </w:rPr>
          <w:t>2.11</w:t>
        </w:r>
        <w:r>
          <w:rPr>
            <w:rFonts w:eastAsiaTheme="minorEastAsia" w:cstheme="minorBidi"/>
            <w:noProof/>
            <w:kern w:val="2"/>
            <w:sz w:val="24"/>
            <w:lang w:val="en-PH" w:eastAsia="en-PH"/>
            <w14:ligatures w14:val="standardContextual"/>
          </w:rPr>
          <w:tab/>
        </w:r>
        <w:r w:rsidRPr="003118FC">
          <w:rPr>
            <w:rStyle w:val="Hyperlink"/>
            <w:rFonts w:cstheme="minorHAnsi"/>
            <w:noProof/>
          </w:rPr>
          <w:t>Technical Deployment Notes</w:t>
        </w:r>
        <w:r>
          <w:rPr>
            <w:noProof/>
            <w:webHidden/>
          </w:rPr>
          <w:tab/>
        </w:r>
        <w:r>
          <w:rPr>
            <w:noProof/>
            <w:webHidden/>
          </w:rPr>
          <w:fldChar w:fldCharType="begin"/>
        </w:r>
        <w:r>
          <w:rPr>
            <w:noProof/>
            <w:webHidden/>
          </w:rPr>
          <w:instrText xml:space="preserve"> PAGEREF _Toc185321066 \h </w:instrText>
        </w:r>
        <w:r>
          <w:rPr>
            <w:noProof/>
            <w:webHidden/>
          </w:rPr>
        </w:r>
        <w:r>
          <w:rPr>
            <w:noProof/>
            <w:webHidden/>
          </w:rPr>
          <w:fldChar w:fldCharType="separate"/>
        </w:r>
        <w:r>
          <w:rPr>
            <w:noProof/>
            <w:webHidden/>
          </w:rPr>
          <w:t>59</w:t>
        </w:r>
        <w:r>
          <w:rPr>
            <w:noProof/>
            <w:webHidden/>
          </w:rPr>
          <w:fldChar w:fldCharType="end"/>
        </w:r>
      </w:hyperlink>
    </w:p>
    <w:p w:rsidR="008E3ED7" w:rsidRDefault="008E3ED7" w14:paraId="34D51993" w14:textId="7F90FA82">
      <w:pPr>
        <w:pStyle w:val="TOC1"/>
        <w:rPr>
          <w:rFonts w:eastAsiaTheme="minorEastAsia" w:cstheme="minorBidi"/>
          <w:noProof/>
          <w:kern w:val="2"/>
          <w:sz w:val="24"/>
          <w:lang w:val="en-PH" w:eastAsia="en-PH"/>
          <w14:ligatures w14:val="standardContextual"/>
        </w:rPr>
      </w:pPr>
      <w:hyperlink w:history="1" w:anchor="_Toc185321067">
        <w:r w:rsidRPr="003118FC">
          <w:rPr>
            <w:rStyle w:val="Hyperlink"/>
            <w:rFonts w:eastAsiaTheme="minorHAnsi" w:cstheme="minorHAnsi"/>
            <w:noProof/>
          </w:rPr>
          <w:t>2.0</w:t>
        </w:r>
        <w:r>
          <w:rPr>
            <w:rFonts w:eastAsiaTheme="minorEastAsia" w:cstheme="minorBidi"/>
            <w:noProof/>
            <w:kern w:val="2"/>
            <w:sz w:val="24"/>
            <w:lang w:val="en-PH" w:eastAsia="en-PH"/>
            <w14:ligatures w14:val="standardContextual"/>
          </w:rPr>
          <w:tab/>
        </w:r>
        <w:r w:rsidRPr="003118FC">
          <w:rPr>
            <w:rStyle w:val="Hyperlink"/>
            <w:rFonts w:eastAsiaTheme="minorHAnsi" w:cstheme="minorHAnsi"/>
            <w:noProof/>
          </w:rPr>
          <w:t>Quality assurance</w:t>
        </w:r>
        <w:r>
          <w:rPr>
            <w:noProof/>
            <w:webHidden/>
          </w:rPr>
          <w:tab/>
        </w:r>
        <w:r>
          <w:rPr>
            <w:noProof/>
            <w:webHidden/>
          </w:rPr>
          <w:fldChar w:fldCharType="begin"/>
        </w:r>
        <w:r>
          <w:rPr>
            <w:noProof/>
            <w:webHidden/>
          </w:rPr>
          <w:instrText xml:space="preserve"> PAGEREF _Toc185321067 \h </w:instrText>
        </w:r>
        <w:r>
          <w:rPr>
            <w:noProof/>
            <w:webHidden/>
          </w:rPr>
        </w:r>
        <w:r>
          <w:rPr>
            <w:noProof/>
            <w:webHidden/>
          </w:rPr>
          <w:fldChar w:fldCharType="separate"/>
        </w:r>
        <w:r>
          <w:rPr>
            <w:noProof/>
            <w:webHidden/>
          </w:rPr>
          <w:t>60</w:t>
        </w:r>
        <w:r>
          <w:rPr>
            <w:noProof/>
            <w:webHidden/>
          </w:rPr>
          <w:fldChar w:fldCharType="end"/>
        </w:r>
      </w:hyperlink>
    </w:p>
    <w:p w:rsidR="008E3ED7" w:rsidRDefault="008E3ED7" w14:paraId="6E42EE12" w14:textId="1BE2BD51">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8">
        <w:r w:rsidRPr="003118FC">
          <w:rPr>
            <w:rStyle w:val="Hyperlink"/>
            <w:rFonts w:cstheme="minorHAnsi"/>
            <w:noProof/>
          </w:rPr>
          <w:t>2.1</w:t>
        </w:r>
        <w:r>
          <w:rPr>
            <w:rFonts w:eastAsiaTheme="minorEastAsia" w:cstheme="minorBidi"/>
            <w:noProof/>
            <w:kern w:val="2"/>
            <w:sz w:val="24"/>
            <w:lang w:val="en-PH" w:eastAsia="en-PH"/>
            <w14:ligatures w14:val="standardContextual"/>
          </w:rPr>
          <w:tab/>
        </w:r>
        <w:r w:rsidRPr="003118FC">
          <w:rPr>
            <w:rStyle w:val="Hyperlink"/>
            <w:rFonts w:cstheme="minorHAnsi"/>
            <w:noProof/>
          </w:rPr>
          <w:t>Test Plan</w:t>
        </w:r>
        <w:r>
          <w:rPr>
            <w:noProof/>
            <w:webHidden/>
          </w:rPr>
          <w:tab/>
        </w:r>
        <w:r>
          <w:rPr>
            <w:noProof/>
            <w:webHidden/>
          </w:rPr>
          <w:fldChar w:fldCharType="begin"/>
        </w:r>
        <w:r>
          <w:rPr>
            <w:noProof/>
            <w:webHidden/>
          </w:rPr>
          <w:instrText xml:space="preserve"> PAGEREF _Toc185321068 \h </w:instrText>
        </w:r>
        <w:r>
          <w:rPr>
            <w:noProof/>
            <w:webHidden/>
          </w:rPr>
        </w:r>
        <w:r>
          <w:rPr>
            <w:noProof/>
            <w:webHidden/>
          </w:rPr>
          <w:fldChar w:fldCharType="separate"/>
        </w:r>
        <w:r>
          <w:rPr>
            <w:noProof/>
            <w:webHidden/>
          </w:rPr>
          <w:t>60</w:t>
        </w:r>
        <w:r>
          <w:rPr>
            <w:noProof/>
            <w:webHidden/>
          </w:rPr>
          <w:fldChar w:fldCharType="end"/>
        </w:r>
      </w:hyperlink>
    </w:p>
    <w:p w:rsidR="008E3ED7" w:rsidRDefault="008E3ED7" w14:paraId="18B4284B" w14:textId="0585148F">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69">
        <w:r w:rsidRPr="003118FC">
          <w:rPr>
            <w:rStyle w:val="Hyperlink"/>
            <w:rFonts w:cstheme="minorHAnsi"/>
            <w:noProof/>
          </w:rPr>
          <w:t>2.2</w:t>
        </w:r>
        <w:r>
          <w:rPr>
            <w:rFonts w:eastAsiaTheme="minorEastAsia" w:cstheme="minorBidi"/>
            <w:noProof/>
            <w:kern w:val="2"/>
            <w:sz w:val="24"/>
            <w:lang w:val="en-PH" w:eastAsia="en-PH"/>
            <w14:ligatures w14:val="standardContextual"/>
          </w:rPr>
          <w:tab/>
        </w:r>
        <w:r w:rsidRPr="003118FC">
          <w:rPr>
            <w:rStyle w:val="Hyperlink"/>
            <w:rFonts w:cstheme="minorHAnsi"/>
            <w:noProof/>
          </w:rPr>
          <w:t>Testing Considerations</w:t>
        </w:r>
        <w:r>
          <w:rPr>
            <w:noProof/>
            <w:webHidden/>
          </w:rPr>
          <w:tab/>
        </w:r>
        <w:r>
          <w:rPr>
            <w:noProof/>
            <w:webHidden/>
          </w:rPr>
          <w:fldChar w:fldCharType="begin"/>
        </w:r>
        <w:r>
          <w:rPr>
            <w:noProof/>
            <w:webHidden/>
          </w:rPr>
          <w:instrText xml:space="preserve"> PAGEREF _Toc185321069 \h </w:instrText>
        </w:r>
        <w:r>
          <w:rPr>
            <w:noProof/>
            <w:webHidden/>
          </w:rPr>
        </w:r>
        <w:r>
          <w:rPr>
            <w:noProof/>
            <w:webHidden/>
          </w:rPr>
          <w:fldChar w:fldCharType="separate"/>
        </w:r>
        <w:r>
          <w:rPr>
            <w:noProof/>
            <w:webHidden/>
          </w:rPr>
          <w:t>60</w:t>
        </w:r>
        <w:r>
          <w:rPr>
            <w:noProof/>
            <w:webHidden/>
          </w:rPr>
          <w:fldChar w:fldCharType="end"/>
        </w:r>
      </w:hyperlink>
    </w:p>
    <w:p w:rsidR="008E3ED7" w:rsidRDefault="008E3ED7" w14:paraId="527A938C" w14:textId="7CCD8EDC">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70">
        <w:r w:rsidRPr="003118FC">
          <w:rPr>
            <w:rStyle w:val="Hyperlink"/>
            <w:rFonts w:cstheme="minorHAnsi"/>
            <w:noProof/>
          </w:rPr>
          <w:t>3.3</w:t>
        </w:r>
        <w:r>
          <w:rPr>
            <w:rFonts w:eastAsiaTheme="minorEastAsia" w:cstheme="minorBidi"/>
            <w:noProof/>
            <w:kern w:val="2"/>
            <w:sz w:val="24"/>
            <w:lang w:val="en-PH" w:eastAsia="en-PH"/>
            <w14:ligatures w14:val="standardContextual"/>
          </w:rPr>
          <w:tab/>
        </w:r>
        <w:r w:rsidRPr="003118FC">
          <w:rPr>
            <w:rStyle w:val="Hyperlink"/>
            <w:rFonts w:cstheme="minorHAnsi"/>
            <w:noProof/>
          </w:rPr>
          <w:t>Functional Testing Documentation</w:t>
        </w:r>
        <w:r>
          <w:rPr>
            <w:noProof/>
            <w:webHidden/>
          </w:rPr>
          <w:tab/>
        </w:r>
        <w:r>
          <w:rPr>
            <w:noProof/>
            <w:webHidden/>
          </w:rPr>
          <w:fldChar w:fldCharType="begin"/>
        </w:r>
        <w:r>
          <w:rPr>
            <w:noProof/>
            <w:webHidden/>
          </w:rPr>
          <w:instrText xml:space="preserve"> PAGEREF _Toc185321070 \h </w:instrText>
        </w:r>
        <w:r>
          <w:rPr>
            <w:noProof/>
            <w:webHidden/>
          </w:rPr>
        </w:r>
        <w:r>
          <w:rPr>
            <w:noProof/>
            <w:webHidden/>
          </w:rPr>
          <w:fldChar w:fldCharType="separate"/>
        </w:r>
        <w:r>
          <w:rPr>
            <w:noProof/>
            <w:webHidden/>
          </w:rPr>
          <w:t>61</w:t>
        </w:r>
        <w:r>
          <w:rPr>
            <w:noProof/>
            <w:webHidden/>
          </w:rPr>
          <w:fldChar w:fldCharType="end"/>
        </w:r>
      </w:hyperlink>
    </w:p>
    <w:p w:rsidR="008E3ED7" w:rsidRDefault="008E3ED7" w14:paraId="437B3495" w14:textId="4711E6CA">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71">
        <w:r w:rsidRPr="003118FC">
          <w:rPr>
            <w:rStyle w:val="Hyperlink"/>
            <w:rFonts w:cstheme="minorHAnsi"/>
            <w:noProof/>
          </w:rPr>
          <w:t>3.4</w:t>
        </w:r>
        <w:r>
          <w:rPr>
            <w:rFonts w:eastAsiaTheme="minorEastAsia" w:cstheme="minorBidi"/>
            <w:noProof/>
            <w:kern w:val="2"/>
            <w:sz w:val="24"/>
            <w:lang w:val="en-PH" w:eastAsia="en-PH"/>
            <w14:ligatures w14:val="standardContextual"/>
          </w:rPr>
          <w:tab/>
        </w:r>
        <w:r w:rsidRPr="003118FC">
          <w:rPr>
            <w:rStyle w:val="Hyperlink"/>
            <w:rFonts w:cstheme="minorHAnsi"/>
            <w:noProof/>
          </w:rPr>
          <w:t>End User Training</w:t>
        </w:r>
        <w:r>
          <w:rPr>
            <w:noProof/>
            <w:webHidden/>
          </w:rPr>
          <w:tab/>
        </w:r>
        <w:r>
          <w:rPr>
            <w:noProof/>
            <w:webHidden/>
          </w:rPr>
          <w:fldChar w:fldCharType="begin"/>
        </w:r>
        <w:r>
          <w:rPr>
            <w:noProof/>
            <w:webHidden/>
          </w:rPr>
          <w:instrText xml:space="preserve"> PAGEREF _Toc185321071 \h </w:instrText>
        </w:r>
        <w:r>
          <w:rPr>
            <w:noProof/>
            <w:webHidden/>
          </w:rPr>
        </w:r>
        <w:r>
          <w:rPr>
            <w:noProof/>
            <w:webHidden/>
          </w:rPr>
          <w:fldChar w:fldCharType="separate"/>
        </w:r>
        <w:r>
          <w:rPr>
            <w:noProof/>
            <w:webHidden/>
          </w:rPr>
          <w:t>61</w:t>
        </w:r>
        <w:r>
          <w:rPr>
            <w:noProof/>
            <w:webHidden/>
          </w:rPr>
          <w:fldChar w:fldCharType="end"/>
        </w:r>
      </w:hyperlink>
    </w:p>
    <w:p w:rsidR="008E3ED7" w:rsidRDefault="008E3ED7" w14:paraId="689CFFFC" w14:textId="154E2F42">
      <w:pPr>
        <w:pStyle w:val="TOC2"/>
        <w:tabs>
          <w:tab w:val="left" w:pos="960"/>
          <w:tab w:val="right" w:leader="dot" w:pos="12950"/>
        </w:tabs>
        <w:rPr>
          <w:rFonts w:eastAsiaTheme="minorEastAsia" w:cstheme="minorBidi"/>
          <w:noProof/>
          <w:kern w:val="2"/>
          <w:sz w:val="24"/>
          <w:lang w:val="en-PH" w:eastAsia="en-PH"/>
          <w14:ligatures w14:val="standardContextual"/>
        </w:rPr>
      </w:pPr>
      <w:hyperlink w:history="1" w:anchor="_Toc185321072">
        <w:r w:rsidRPr="003118FC">
          <w:rPr>
            <w:rStyle w:val="Hyperlink"/>
            <w:rFonts w:cstheme="minorHAnsi"/>
            <w:noProof/>
          </w:rPr>
          <w:t>3.5</w:t>
        </w:r>
        <w:r>
          <w:rPr>
            <w:rFonts w:eastAsiaTheme="minorEastAsia" w:cstheme="minorBidi"/>
            <w:noProof/>
            <w:kern w:val="2"/>
            <w:sz w:val="24"/>
            <w:lang w:val="en-PH" w:eastAsia="en-PH"/>
            <w14:ligatures w14:val="standardContextual"/>
          </w:rPr>
          <w:tab/>
        </w:r>
        <w:r w:rsidRPr="003118FC">
          <w:rPr>
            <w:rStyle w:val="Hyperlink"/>
            <w:rFonts w:cstheme="minorHAnsi"/>
            <w:noProof/>
          </w:rPr>
          <w:t>Terminology</w:t>
        </w:r>
        <w:r>
          <w:rPr>
            <w:noProof/>
            <w:webHidden/>
          </w:rPr>
          <w:tab/>
        </w:r>
        <w:r>
          <w:rPr>
            <w:noProof/>
            <w:webHidden/>
          </w:rPr>
          <w:fldChar w:fldCharType="begin"/>
        </w:r>
        <w:r>
          <w:rPr>
            <w:noProof/>
            <w:webHidden/>
          </w:rPr>
          <w:instrText xml:space="preserve"> PAGEREF _Toc185321072 \h </w:instrText>
        </w:r>
        <w:r>
          <w:rPr>
            <w:noProof/>
            <w:webHidden/>
          </w:rPr>
        </w:r>
        <w:r>
          <w:rPr>
            <w:noProof/>
            <w:webHidden/>
          </w:rPr>
          <w:fldChar w:fldCharType="separate"/>
        </w:r>
        <w:r>
          <w:rPr>
            <w:noProof/>
            <w:webHidden/>
          </w:rPr>
          <w:t>61</w:t>
        </w:r>
        <w:r>
          <w:rPr>
            <w:noProof/>
            <w:webHidden/>
          </w:rPr>
          <w:fldChar w:fldCharType="end"/>
        </w:r>
      </w:hyperlink>
    </w:p>
    <w:p w:rsidRPr="00BB1116" w:rsidR="001B1583" w:rsidP="001B1583" w:rsidRDefault="001A5AAB" w14:paraId="1C4AE425" w14:textId="6A1547CD">
      <w:pPr>
        <w:rPr>
          <w:rFonts w:cstheme="minorHAnsi"/>
        </w:rPr>
      </w:pPr>
      <w:r>
        <w:rPr>
          <w:rFonts w:eastAsia="Times New Roman" w:cstheme="minorHAnsi"/>
          <w:szCs w:val="24"/>
        </w:rPr>
        <w:fldChar w:fldCharType="end"/>
      </w:r>
    </w:p>
    <w:p w:rsidRPr="00BB1116" w:rsidR="001B1583" w:rsidP="001B1583" w:rsidRDefault="001B1583" w14:paraId="001F24E7" w14:textId="77777777">
      <w:pPr>
        <w:rPr>
          <w:rFonts w:cstheme="minorHAnsi"/>
        </w:rPr>
      </w:pPr>
    </w:p>
    <w:p w:rsidRPr="00BB1116" w:rsidR="001B1583" w:rsidP="001B1583" w:rsidRDefault="001B1583" w14:paraId="45D77401" w14:textId="77777777">
      <w:pPr>
        <w:rPr>
          <w:rFonts w:cstheme="minorHAnsi"/>
        </w:rPr>
      </w:pPr>
    </w:p>
    <w:p w:rsidRPr="00087596" w:rsidR="00EB50DD" w:rsidP="00BB3A9C" w:rsidRDefault="00833DFF" w14:paraId="16EC9406" w14:textId="557CF5EF">
      <w:pPr>
        <w:pStyle w:val="Heading1"/>
        <w:numPr>
          <w:ilvl w:val="0"/>
          <w:numId w:val="7"/>
        </w:numPr>
        <w:rPr>
          <w:rFonts w:asciiTheme="minorHAnsi" w:hAnsiTheme="minorHAnsi" w:eastAsiaTheme="minorHAnsi" w:cstheme="minorHAnsi"/>
          <w:b w:val="0"/>
          <w:color w:val="0B1B5E"/>
          <w:sz w:val="32"/>
        </w:rPr>
      </w:pPr>
      <w:bookmarkStart w:name="_Toc185321051" w:id="4"/>
      <w:r>
        <w:rPr>
          <w:rFonts w:asciiTheme="minorHAnsi" w:hAnsiTheme="minorHAnsi" w:eastAsiaTheme="minorHAnsi" w:cstheme="minorHAnsi"/>
          <w:b w:val="0"/>
          <w:color w:val="0B1B5E"/>
          <w:sz w:val="32"/>
        </w:rPr>
        <w:t>Functional overview</w:t>
      </w:r>
      <w:bookmarkEnd w:id="4"/>
    </w:p>
    <w:p w:rsidRPr="00BB1116" w:rsidR="001B1583" w:rsidP="4C5B9440" w:rsidRDefault="001B1583" w14:paraId="045BD8DC" w14:textId="3AF01169">
      <w:pPr>
        <w:jc w:val="both"/>
      </w:pPr>
      <w:r w:rsidRPr="4C5B9440">
        <w:t xml:space="preserve">The </w:t>
      </w:r>
      <w:r w:rsidRPr="4C5B9440" w:rsidR="00833DFF">
        <w:t>functional specification outlines the requirements to satisfy the successful creation of the customized program (</w:t>
      </w:r>
      <w:r w:rsidRPr="4C5B9440" w:rsidR="191014FA">
        <w:t>r</w:t>
      </w:r>
      <w:r w:rsidRPr="4C5B9440" w:rsidR="00833DFF">
        <w:t xml:space="preserve">eport, interface, conversion, and extension). The objective is to clearly articulate the functional, technical, application, and vendor specific details to result in the expected outcome. The remainder of the document provides context, logic, and justification for the custom program. </w:t>
      </w:r>
    </w:p>
    <w:p w:rsidRPr="00BB1116" w:rsidR="001B1583" w:rsidP="001B1583" w:rsidRDefault="00870651" w14:paraId="529B25CB" w14:textId="2C8EEC39">
      <w:pPr>
        <w:pStyle w:val="Heading2"/>
        <w:numPr>
          <w:ilvl w:val="1"/>
          <w:numId w:val="2"/>
        </w:numPr>
        <w:rPr>
          <w:rFonts w:asciiTheme="minorHAnsi" w:hAnsiTheme="minorHAnsi" w:cstheme="minorHAnsi"/>
          <w:szCs w:val="22"/>
        </w:rPr>
      </w:pPr>
      <w:bookmarkStart w:name="_Toc185321052" w:id="5"/>
      <w:r>
        <w:rPr>
          <w:rFonts w:asciiTheme="minorHAnsi" w:hAnsiTheme="minorHAnsi" w:cstheme="minorHAnsi"/>
          <w:szCs w:val="22"/>
        </w:rPr>
        <w:t>Functional Description and Justification</w:t>
      </w:r>
      <w:bookmarkEnd w:id="5"/>
    </w:p>
    <w:p w:rsidRPr="00BB1116" w:rsidR="001B1583" w:rsidP="001B1583" w:rsidRDefault="001B1583" w14:paraId="2505CD97" w14:textId="1652D450">
      <w:pPr>
        <w:spacing w:after="120"/>
        <w:rPr>
          <w:rFonts w:cstheme="minorHAnsi"/>
          <w:i/>
          <w:color w:val="808080"/>
        </w:rPr>
      </w:pPr>
      <w:r w:rsidRPr="00BB1116">
        <w:rPr>
          <w:rFonts w:cstheme="minorHAnsi"/>
          <w:i/>
          <w:color w:val="808080"/>
        </w:rPr>
        <w:t xml:space="preserve">Provide a brief overview of </w:t>
      </w:r>
      <w:r w:rsidR="00870651">
        <w:rPr>
          <w:rFonts w:cstheme="minorHAnsi"/>
          <w:i/>
          <w:color w:val="808080"/>
        </w:rPr>
        <w:t>the program objective, requirement, and business justification</w:t>
      </w:r>
      <w:r w:rsidRPr="00BB1116">
        <w:rPr>
          <w:rFonts w:cstheme="minorHAnsi"/>
          <w:i/>
          <w:color w:val="808080"/>
        </w:rPr>
        <w:t>.</w:t>
      </w:r>
      <w:r w:rsidR="00870651">
        <w:rPr>
          <w:rFonts w:cstheme="minorHAnsi"/>
          <w:i/>
          <w:color w:val="808080"/>
        </w:rPr>
        <w:t xml:space="preserve"> What are the objectives and goals for this program?</w:t>
      </w:r>
    </w:p>
    <w:tbl>
      <w:tblPr>
        <w:tblW w:w="9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55"/>
      </w:tblGrid>
      <w:tr w:rsidRPr="00160CF4" w:rsidR="001B1583" w:rsidTr="00BB1116" w14:paraId="0578A316" w14:textId="77777777">
        <w:trPr>
          <w:trHeight w:val="950"/>
        </w:trPr>
        <w:tc>
          <w:tcPr>
            <w:tcW w:w="9355" w:type="dxa"/>
          </w:tcPr>
          <w:p w:rsidRPr="003A45BA" w:rsidR="00382627" w:rsidP="00382627" w:rsidRDefault="00382627" w14:paraId="1B238C07" w14:textId="4C5437BA">
            <w:bookmarkStart w:name="_Hlk38659636" w:id="6"/>
            <w:r w:rsidRPr="003A45BA">
              <w:t xml:space="preserve">This document describes the system design and processes for Infor’s </w:t>
            </w:r>
            <w:r>
              <w:t>AP invoice Approval Automation</w:t>
            </w:r>
            <w:r w:rsidRPr="003A45BA">
              <w:t xml:space="preserve"> System, which routes invoices for</w:t>
            </w:r>
            <w:r>
              <w:t xml:space="preserve"> review, </w:t>
            </w:r>
            <w:r w:rsidR="00A15BA4">
              <w:t>coding, processing,</w:t>
            </w:r>
            <w:r>
              <w:t xml:space="preserve"> and </w:t>
            </w:r>
            <w:r w:rsidRPr="003A45BA">
              <w:t>approval.</w:t>
            </w:r>
          </w:p>
          <w:bookmarkEnd w:id="6"/>
          <w:p w:rsidRPr="00BB1116" w:rsidR="001B1583" w:rsidP="005F3A45" w:rsidRDefault="001B1583" w14:paraId="6AACE275" w14:textId="47BF90D1">
            <w:pPr>
              <w:rPr>
                <w:rFonts w:cstheme="minorHAnsi"/>
              </w:rPr>
            </w:pPr>
          </w:p>
        </w:tc>
      </w:tr>
    </w:tbl>
    <w:p w:rsidR="008B081C" w:rsidP="001B1583" w:rsidRDefault="003415A9" w14:paraId="043098DE" w14:textId="292F457B">
      <w:pPr>
        <w:pStyle w:val="Heading2"/>
        <w:numPr>
          <w:ilvl w:val="1"/>
          <w:numId w:val="2"/>
        </w:numPr>
        <w:spacing w:after="120"/>
        <w:rPr>
          <w:rFonts w:asciiTheme="minorHAnsi" w:hAnsiTheme="minorHAnsi" w:cstheme="minorHAnsi"/>
          <w:szCs w:val="22"/>
        </w:rPr>
      </w:pPr>
      <w:bookmarkStart w:name="_Toc185321053" w:id="7"/>
      <w:r>
        <w:rPr>
          <w:rFonts w:asciiTheme="minorHAnsi" w:hAnsiTheme="minorHAnsi" w:cstheme="minorHAnsi"/>
          <w:szCs w:val="22"/>
        </w:rPr>
        <w:t>Assumptions and Risks</w:t>
      </w:r>
      <w:bookmarkEnd w:id="7"/>
    </w:p>
    <w:p w:rsidRPr="008B081C" w:rsidR="003415A9" w:rsidP="003415A9" w:rsidRDefault="003415A9" w14:paraId="277D2BA3" w14:textId="72C610FA">
      <w:pPr>
        <w:spacing w:after="120"/>
        <w:rPr>
          <w:rFonts w:cstheme="minorHAnsi"/>
          <w:i/>
          <w:color w:val="808080"/>
        </w:rPr>
      </w:pPr>
      <w:r>
        <w:rPr>
          <w:rFonts w:cstheme="minorHAnsi"/>
          <w:i/>
          <w:color w:val="808080"/>
        </w:rPr>
        <w:t>What are the key assumptions and considerations on data flow, operational involvement, and logic in generating the output/input program? What are the risk factors for this program?</w:t>
      </w:r>
    </w:p>
    <w:tbl>
      <w:tblPr>
        <w:tblW w:w="93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9355"/>
      </w:tblGrid>
      <w:tr w:rsidRPr="00160CF4" w:rsidR="003415A9" w:rsidTr="1545A13C" w14:paraId="7E96DF5A" w14:textId="77777777">
        <w:trPr>
          <w:trHeight w:val="950"/>
        </w:trPr>
        <w:tc>
          <w:tcPr>
            <w:tcW w:w="9355" w:type="dxa"/>
          </w:tcPr>
          <w:p w:rsidR="00382627" w:rsidP="00382627" w:rsidRDefault="00382627" w14:paraId="4CBC978E" w14:textId="7B676EA5">
            <w:pPr>
              <w:pStyle w:val="ListParagraph"/>
              <w:numPr>
                <w:ilvl w:val="0"/>
                <w:numId w:val="20"/>
              </w:numPr>
            </w:pPr>
            <w:r>
              <w:t>Hyland will capture invoice images and create invoice files which will interface into Infor’s AP</w:t>
            </w:r>
            <w:r w:rsidR="0026777A">
              <w:t xml:space="preserve"> Invoice Approval</w:t>
            </w:r>
            <w:r>
              <w:t>.</w:t>
            </w:r>
          </w:p>
          <w:p w:rsidR="00382627" w:rsidP="00382627" w:rsidRDefault="00382627" w14:paraId="7A0F0111" w14:textId="42EC03C7">
            <w:pPr>
              <w:pStyle w:val="ListParagraph"/>
              <w:numPr>
                <w:ilvl w:val="0"/>
                <w:numId w:val="20"/>
              </w:numPr>
            </w:pPr>
            <w:r>
              <w:t xml:space="preserve">Hyland will interface invoices with incomplete distribution line data, which will be managed in </w:t>
            </w:r>
            <w:r w:rsidR="006F58CF">
              <w:t>FSM</w:t>
            </w:r>
            <w:r w:rsidR="005E7B94">
              <w:t xml:space="preserve"> Payables</w:t>
            </w:r>
            <w:r>
              <w:t>.</w:t>
            </w:r>
          </w:p>
          <w:p w:rsidR="00382627" w:rsidP="00382627" w:rsidRDefault="005E7B94" w14:paraId="2CA8EB41" w14:textId="10A2DA5E">
            <w:pPr>
              <w:pStyle w:val="ListParagraph"/>
              <w:numPr>
                <w:ilvl w:val="0"/>
                <w:numId w:val="20"/>
              </w:numPr>
            </w:pPr>
            <w:r>
              <w:t>Pa</w:t>
            </w:r>
            <w:r w:rsidR="004E7F8D">
              <w:t>yables Invoice approval</w:t>
            </w:r>
            <w:r w:rsidR="00733147">
              <w:t xml:space="preserve"> and IPA</w:t>
            </w:r>
            <w:r w:rsidR="00382627">
              <w:t xml:space="preserve"> will route invoices to approvers based on BayCare’s invoice approval matrix by Department and authorized dollar amount thresholds.</w:t>
            </w:r>
          </w:p>
          <w:p w:rsidR="00B178E0" w:rsidP="00B178E0" w:rsidRDefault="00B178E0" w14:paraId="1FCC42C4" w14:textId="13DEAD32">
            <w:pPr>
              <w:pStyle w:val="ListParagraph"/>
              <w:numPr>
                <w:ilvl w:val="0"/>
                <w:numId w:val="20"/>
              </w:numPr>
            </w:pPr>
            <w:r>
              <w:t>A custom Approval level table will need to be populated for dollars and levels</w:t>
            </w:r>
            <w:r w:rsidR="00022741">
              <w:t>.</w:t>
            </w:r>
          </w:p>
          <w:p w:rsidRPr="00B724DF" w:rsidR="00382627" w:rsidP="00382627" w:rsidRDefault="00382627" w14:paraId="6755DCAD" w14:textId="589F7FDD">
            <w:pPr>
              <w:pStyle w:val="ListParagraph"/>
              <w:numPr>
                <w:ilvl w:val="0"/>
                <w:numId w:val="20"/>
              </w:numPr>
            </w:pPr>
            <w:r w:rsidRPr="00B724DF">
              <w:t>AP Team will have security access to be able to view all invoices.</w:t>
            </w:r>
          </w:p>
          <w:p w:rsidR="002905AA" w:rsidP="00382627" w:rsidRDefault="00382627" w14:paraId="44BC43C7" w14:textId="77777777">
            <w:pPr>
              <w:pStyle w:val="ListParagraph"/>
              <w:numPr>
                <w:ilvl w:val="0"/>
                <w:numId w:val="20"/>
              </w:numPr>
            </w:pPr>
            <w:r>
              <w:t>All individuals authorized with security access to process or approve invoices will be setup as finance resources.</w:t>
            </w:r>
          </w:p>
          <w:p w:rsidR="00382627" w:rsidP="00382627" w:rsidRDefault="00382627" w14:paraId="049600DD" w14:textId="77777777">
            <w:pPr>
              <w:pStyle w:val="ListParagraph"/>
              <w:numPr>
                <w:ilvl w:val="0"/>
                <w:numId w:val="20"/>
              </w:numPr>
            </w:pPr>
            <w:r>
              <w:t>All AP Processors will be engaged in discovery, training, application exploration and scenario testing.</w:t>
            </w:r>
          </w:p>
          <w:p w:rsidR="00382627" w:rsidP="00382627" w:rsidRDefault="00382627" w14:paraId="09ABD596" w14:textId="77777777">
            <w:pPr>
              <w:pStyle w:val="ListParagraph"/>
              <w:numPr>
                <w:ilvl w:val="0"/>
                <w:numId w:val="20"/>
              </w:numPr>
            </w:pPr>
            <w:r>
              <w:t>Notifications will be enabled so that approvers are aware of items awaiting action.</w:t>
            </w:r>
          </w:p>
          <w:p w:rsidR="00382627" w:rsidP="00BD0D36" w:rsidRDefault="00382627" w14:paraId="0161AEEA" w14:textId="22C338A7">
            <w:pPr>
              <w:pStyle w:val="ListParagraph"/>
              <w:numPr>
                <w:ilvl w:val="0"/>
                <w:numId w:val="20"/>
              </w:numPr>
            </w:pPr>
            <w:r>
              <w:t xml:space="preserve">Approval routing for </w:t>
            </w:r>
            <w:r w:rsidR="00E36729">
              <w:t>some departments (</w:t>
            </w:r>
            <w:r w:rsidRPr="00741C12" w:rsidR="00AA22F4">
              <w:t>See</w:t>
            </w:r>
            <w:r w:rsidR="00AA22F4">
              <w:t xml:space="preserve"> </w:t>
            </w:r>
            <w:r w:rsidR="00056D3E">
              <w:t>embedded file in section 2.6</w:t>
            </w:r>
            <w:r w:rsidR="00E36729">
              <w:t>)</w:t>
            </w:r>
            <w:r>
              <w:t xml:space="preserve"> contains an exception where </w:t>
            </w:r>
            <w:r w:rsidRPr="00601600">
              <w:t xml:space="preserve">the </w:t>
            </w:r>
            <w:r w:rsidRPr="00601600" w:rsidR="00E36729">
              <w:t xml:space="preserve">first level approver is assigned as a coder to code the </w:t>
            </w:r>
            <w:r w:rsidR="00B0441D">
              <w:t>Payables Invoice Distribution</w:t>
            </w:r>
            <w:r w:rsidRPr="00601600" w:rsidR="00E36729">
              <w:t xml:space="preserve"> prior to formal approval</w:t>
            </w:r>
            <w:r w:rsidRPr="00601600">
              <w:t>.</w:t>
            </w:r>
            <w:r w:rsidR="009619F9">
              <w:t xml:space="preserve"> A custom Company/Department table will need to be populated for coders.</w:t>
            </w:r>
          </w:p>
          <w:p w:rsidR="00382627" w:rsidP="00382627" w:rsidRDefault="00261E87" w14:paraId="1B7FFBE9" w14:textId="24448E29">
            <w:pPr>
              <w:pStyle w:val="ListParagraph"/>
              <w:numPr>
                <w:ilvl w:val="0"/>
                <w:numId w:val="20"/>
              </w:numPr>
            </w:pPr>
            <w:r>
              <w:t>There will be one routing category to be identified</w:t>
            </w:r>
            <w:r w:rsidR="00091012">
              <w:t xml:space="preserve"> to trigger the custom IPA flow.</w:t>
            </w:r>
          </w:p>
          <w:p w:rsidR="00382627" w:rsidP="00382627" w:rsidRDefault="00382627" w14:paraId="17EFD644" w14:textId="6994EE53">
            <w:pPr>
              <w:pStyle w:val="ListParagraph"/>
              <w:numPr>
                <w:ilvl w:val="0"/>
                <w:numId w:val="20"/>
              </w:numPr>
            </w:pPr>
            <w:r>
              <w:t xml:space="preserve">Any cost centers or resources not listed in the supporting documentation are the responsibility of </w:t>
            </w:r>
            <w:r w:rsidR="00E36729">
              <w:t>BayCare</w:t>
            </w:r>
            <w:r>
              <w:t xml:space="preserve"> to complete configuration.  </w:t>
            </w:r>
          </w:p>
          <w:p w:rsidRPr="00494193" w:rsidR="00382627" w:rsidP="00382627" w:rsidRDefault="00382627" w14:paraId="66FBABA8" w14:textId="04BEC3D9">
            <w:pPr>
              <w:pStyle w:val="ListParagraph"/>
              <w:numPr>
                <w:ilvl w:val="0"/>
                <w:numId w:val="20"/>
              </w:numPr>
            </w:pPr>
            <w:r w:rsidRPr="00494193">
              <w:t>A</w:t>
            </w:r>
            <w:r w:rsidRPr="00494193" w:rsidR="00E36729">
              <w:t>P Invoice approval</w:t>
            </w:r>
            <w:r w:rsidRPr="00494193">
              <w:t xml:space="preserve"> escalation notification will occur after </w:t>
            </w:r>
            <w:r w:rsidRPr="00494193" w:rsidR="00EE0153">
              <w:t>number</w:t>
            </w:r>
            <w:r w:rsidRPr="00494193">
              <w:t xml:space="preserve"> days of no action from designated approver</w:t>
            </w:r>
            <w:r w:rsidRPr="00494193" w:rsidR="00EE0153">
              <w:t xml:space="preserve"> (see </w:t>
            </w:r>
            <w:r w:rsidRPr="00494193" w:rsidR="00494193">
              <w:t>section 1.4)</w:t>
            </w:r>
            <w:r w:rsidRPr="00494193">
              <w:t>.</w:t>
            </w:r>
            <w:r w:rsidRPr="00494193" w:rsidR="00E1664A">
              <w:t xml:space="preserve"> </w:t>
            </w:r>
          </w:p>
          <w:p w:rsidRPr="00494193" w:rsidR="00382627" w:rsidP="00382627" w:rsidRDefault="00382627" w14:paraId="5FF53005" w14:textId="6ECD7701">
            <w:pPr>
              <w:pStyle w:val="ListParagraph"/>
              <w:numPr>
                <w:ilvl w:val="0"/>
                <w:numId w:val="20"/>
              </w:numPr>
            </w:pPr>
            <w:r w:rsidRPr="00494193">
              <w:t>A</w:t>
            </w:r>
            <w:r w:rsidRPr="00494193" w:rsidR="00E36729">
              <w:t xml:space="preserve">P Invoice </w:t>
            </w:r>
            <w:r w:rsidRPr="00494193" w:rsidR="00494193">
              <w:t>a</w:t>
            </w:r>
            <w:r w:rsidRPr="00494193">
              <w:t xml:space="preserve">pprovers </w:t>
            </w:r>
            <w:r w:rsidRPr="00494193" w:rsidR="00494193">
              <w:t xml:space="preserve">will </w:t>
            </w:r>
            <w:r w:rsidRPr="00494193">
              <w:t>have ability to edit invoice distributions.</w:t>
            </w:r>
          </w:p>
          <w:p w:rsidRPr="00494193" w:rsidR="00C63C7B" w:rsidP="00382627" w:rsidRDefault="00C63C7B" w14:paraId="67C82D91" w14:textId="48AA677E">
            <w:pPr>
              <w:pStyle w:val="ListParagraph"/>
              <w:numPr>
                <w:ilvl w:val="0"/>
                <w:numId w:val="20"/>
              </w:numPr>
            </w:pPr>
            <w:r w:rsidRPr="00494193">
              <w:t xml:space="preserve">A proxy table will need to be populated for </w:t>
            </w:r>
            <w:r w:rsidRPr="00494193" w:rsidR="007F2DB6">
              <w:t>approvals</w:t>
            </w:r>
            <w:r w:rsidR="00FE26FC">
              <w:t>.</w:t>
            </w:r>
          </w:p>
          <w:p w:rsidR="00382627" w:rsidP="00382627" w:rsidRDefault="00382627" w14:paraId="051859B7" w14:textId="77777777">
            <w:pPr>
              <w:pStyle w:val="ListParagraph"/>
              <w:numPr>
                <w:ilvl w:val="0"/>
                <w:numId w:val="20"/>
              </w:numPr>
            </w:pPr>
            <w:r>
              <w:t xml:space="preserve">Special characters will be stripped from invoice numbers prior to being interfaced to </w:t>
            </w:r>
            <w:r w:rsidR="00E36729">
              <w:t>Payables</w:t>
            </w:r>
          </w:p>
          <w:p w:rsidR="00785B6A" w:rsidP="00785B6A" w:rsidRDefault="006512B0" w14:paraId="3B718479" w14:textId="77777777">
            <w:pPr>
              <w:pStyle w:val="ListParagraph"/>
              <w:numPr>
                <w:ilvl w:val="0"/>
                <w:numId w:val="20"/>
              </w:numPr>
            </w:pPr>
            <w:r>
              <w:t xml:space="preserve">Person Responsible </w:t>
            </w:r>
            <w:r w:rsidR="00CC2F05">
              <w:t xml:space="preserve">and Accounting Unit fields in the GHT Organization Units </w:t>
            </w:r>
            <w:r>
              <w:t>will be maintained by FITS team.</w:t>
            </w:r>
          </w:p>
          <w:p w:rsidRPr="00F83A36" w:rsidR="00785B6A" w:rsidP="00785B6A" w:rsidRDefault="00785B6A" w14:paraId="07FFE23C" w14:textId="501C024F">
            <w:pPr>
              <w:pStyle w:val="ListParagraph"/>
              <w:numPr>
                <w:ilvl w:val="0"/>
                <w:numId w:val="20"/>
              </w:numPr>
            </w:pPr>
            <w:r w:rsidRPr="00E10A3A">
              <w:t>When there are deletions or updates to the accounting string after the Submit For Approval action is made, the original Company + Department combination will be used</w:t>
            </w:r>
            <w:r w:rsidRPr="00E10A3A" w:rsidR="00EE48C2">
              <w:t xml:space="preserve"> for approval routing.</w:t>
            </w:r>
          </w:p>
        </w:tc>
      </w:tr>
    </w:tbl>
    <w:p w:rsidRPr="00BB1116" w:rsidR="003415A9" w:rsidP="003415A9" w:rsidRDefault="003415A9" w14:paraId="58937CCD" w14:textId="77777777">
      <w:pPr>
        <w:pStyle w:val="Heading2"/>
        <w:numPr>
          <w:ilvl w:val="1"/>
          <w:numId w:val="2"/>
        </w:numPr>
        <w:spacing w:after="120"/>
        <w:rPr>
          <w:rFonts w:asciiTheme="minorHAnsi" w:hAnsiTheme="minorHAnsi" w:cstheme="minorHAnsi"/>
          <w:szCs w:val="22"/>
        </w:rPr>
      </w:pPr>
      <w:bookmarkStart w:name="_Toc185321054" w:id="8"/>
      <w:r>
        <w:rPr>
          <w:rFonts w:asciiTheme="minorHAnsi" w:hAnsiTheme="minorHAnsi" w:cstheme="minorHAnsi"/>
          <w:szCs w:val="22"/>
        </w:rPr>
        <w:t>Dependencies</w:t>
      </w:r>
      <w:bookmarkEnd w:id="8"/>
    </w:p>
    <w:p w:rsidRPr="00BB1116" w:rsidR="003415A9" w:rsidP="003415A9" w:rsidRDefault="003415A9" w14:paraId="2D27A582" w14:textId="2D179D34">
      <w:pPr>
        <w:spacing w:after="120"/>
        <w:rPr>
          <w:rFonts w:cstheme="minorHAnsi"/>
          <w:i/>
          <w:color w:val="808080"/>
        </w:rPr>
      </w:pPr>
      <w:r>
        <w:rPr>
          <w:rFonts w:cstheme="minorHAnsi"/>
          <w:i/>
          <w:color w:val="808080"/>
        </w:rPr>
        <w:t>What are the requirements and dependencies to successfully create the expected output/input? Are there timing considerations, data restrictions and parameters, or user actions to generate the expected activity? Is this dependent upon other technical or operational activities prior to triggering? Should this be in a job stream?</w:t>
      </w:r>
    </w:p>
    <w:tbl>
      <w:tblPr>
        <w:tblW w:w="9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55"/>
      </w:tblGrid>
      <w:tr w:rsidRPr="00160CF4" w:rsidR="003415A9" w:rsidTr="008309CC" w14:paraId="11E89F31" w14:textId="77777777">
        <w:trPr>
          <w:trHeight w:val="950"/>
        </w:trPr>
        <w:tc>
          <w:tcPr>
            <w:tcW w:w="9355" w:type="dxa"/>
          </w:tcPr>
          <w:p w:rsidRPr="00E36729" w:rsidR="00E36729" w:rsidP="00E36729" w:rsidRDefault="00E36729" w14:paraId="25A2AF9B" w14:textId="41B1DDBA">
            <w:pPr>
              <w:pStyle w:val="ListParagraph"/>
              <w:numPr>
                <w:ilvl w:val="0"/>
                <w:numId w:val="21"/>
              </w:numPr>
              <w:rPr>
                <w:rFonts w:cstheme="minorHAnsi"/>
              </w:rPr>
            </w:pPr>
            <w:r w:rsidRPr="00E36729">
              <w:rPr>
                <w:rFonts w:cstheme="minorHAnsi"/>
              </w:rPr>
              <w:t>Hyland OnBase systems must be in place to scan, index, and interface invoices into Infor’s A</w:t>
            </w:r>
            <w:r>
              <w:rPr>
                <w:rFonts w:cstheme="minorHAnsi"/>
              </w:rPr>
              <w:t>P Invoice approval</w:t>
            </w:r>
            <w:r w:rsidRPr="00E36729">
              <w:rPr>
                <w:rFonts w:cstheme="minorHAnsi"/>
              </w:rPr>
              <w:t xml:space="preserve"> solution.</w:t>
            </w:r>
          </w:p>
          <w:p w:rsidRPr="00E36729" w:rsidR="00E36729" w:rsidP="00E36729" w:rsidRDefault="00E36729" w14:paraId="6D379516" w14:textId="15801971">
            <w:pPr>
              <w:pStyle w:val="ListParagraph"/>
              <w:numPr>
                <w:ilvl w:val="0"/>
                <w:numId w:val="21"/>
              </w:numPr>
              <w:rPr>
                <w:rFonts w:cstheme="minorHAnsi"/>
              </w:rPr>
            </w:pPr>
            <w:r w:rsidRPr="00E36729">
              <w:rPr>
                <w:rFonts w:cstheme="minorHAnsi"/>
              </w:rPr>
              <w:t>General Ledger and Payables configuration to support payables processing for automated</w:t>
            </w:r>
            <w:r w:rsidR="00FE26FC">
              <w:rPr>
                <w:rFonts w:cstheme="minorHAnsi"/>
              </w:rPr>
              <w:t xml:space="preserve"> </w:t>
            </w:r>
            <w:r w:rsidRPr="00E36729">
              <w:rPr>
                <w:rFonts w:cstheme="minorHAnsi"/>
              </w:rPr>
              <w:t>routing must be in place.</w:t>
            </w:r>
          </w:p>
          <w:p w:rsidRPr="00E36729" w:rsidR="00C93AED" w:rsidP="00E36729" w:rsidRDefault="00FE26FC" w14:paraId="65052851" w14:textId="22FCF892">
            <w:pPr>
              <w:pStyle w:val="ListParagraph"/>
              <w:numPr>
                <w:ilvl w:val="0"/>
                <w:numId w:val="21"/>
              </w:numPr>
              <w:rPr>
                <w:rFonts w:cstheme="minorHAnsi"/>
              </w:rPr>
            </w:pPr>
            <w:r>
              <w:rPr>
                <w:rFonts w:cstheme="minorHAnsi"/>
              </w:rPr>
              <w:t xml:space="preserve">Employee Record and Finance </w:t>
            </w:r>
            <w:r w:rsidRPr="00E36729" w:rsidR="00E36729">
              <w:rPr>
                <w:rFonts w:cstheme="minorHAnsi"/>
              </w:rPr>
              <w:t xml:space="preserve">Resources are defined in </w:t>
            </w:r>
            <w:r w:rsidR="00122A12">
              <w:rPr>
                <w:rFonts w:cstheme="minorHAnsi"/>
              </w:rPr>
              <w:t>FSM.</w:t>
            </w:r>
          </w:p>
        </w:tc>
      </w:tr>
    </w:tbl>
    <w:p w:rsidR="008B081C" w:rsidP="001B1583" w:rsidRDefault="008B081C" w14:paraId="33236E77" w14:textId="23547B06">
      <w:pPr>
        <w:pStyle w:val="Heading2"/>
        <w:numPr>
          <w:ilvl w:val="1"/>
          <w:numId w:val="2"/>
        </w:numPr>
        <w:spacing w:after="120"/>
        <w:rPr>
          <w:rFonts w:asciiTheme="minorHAnsi" w:hAnsiTheme="minorHAnsi" w:cstheme="minorHAnsi"/>
          <w:szCs w:val="22"/>
        </w:rPr>
      </w:pPr>
      <w:bookmarkStart w:name="_Toc185321055" w:id="9"/>
      <w:r>
        <w:rPr>
          <w:rFonts w:asciiTheme="minorHAnsi" w:hAnsiTheme="minorHAnsi" w:cstheme="minorHAnsi"/>
          <w:szCs w:val="22"/>
        </w:rPr>
        <w:t>Functionality in Scope</w:t>
      </w:r>
      <w:bookmarkEnd w:id="9"/>
    </w:p>
    <w:p w:rsidRPr="008B081C" w:rsidR="008B081C" w:rsidP="008B081C" w:rsidRDefault="003415A9" w14:paraId="092E94ED" w14:textId="0B3405AA">
      <w:pPr>
        <w:spacing w:after="120"/>
        <w:rPr>
          <w:rFonts w:cstheme="minorHAnsi"/>
          <w:i/>
          <w:color w:val="808080"/>
        </w:rPr>
      </w:pPr>
      <w:r>
        <w:rPr>
          <w:rFonts w:cstheme="minorHAnsi"/>
          <w:i/>
          <w:color w:val="808080"/>
        </w:rPr>
        <w:t>What is in scope for technical and functional activity? Is this an entire automated process, some manual involvement, or triggered by an individual/team? Will this send notification via email or tasks/action items, is this managed with an in</w:t>
      </w:r>
      <w:r w:rsidR="00D3264D">
        <w:rPr>
          <w:rFonts w:cstheme="minorHAnsi"/>
          <w:i/>
          <w:color w:val="808080"/>
        </w:rPr>
        <w:t>-</w:t>
      </w:r>
      <w:r>
        <w:rPr>
          <w:rFonts w:cstheme="minorHAnsi"/>
          <w:i/>
          <w:color w:val="808080"/>
        </w:rPr>
        <w:t xml:space="preserve">basket, and who manages troubleshooting? </w:t>
      </w:r>
    </w:p>
    <w:tbl>
      <w:tblPr>
        <w:tblW w:w="9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55"/>
      </w:tblGrid>
      <w:tr w:rsidRPr="00160CF4" w:rsidR="008B081C" w:rsidTr="1A5A2EA6" w14:paraId="2BC62420" w14:textId="77777777">
        <w:trPr>
          <w:trHeight w:val="950"/>
        </w:trPr>
        <w:tc>
          <w:tcPr>
            <w:tcW w:w="9355" w:type="dxa"/>
            <w:tcMar/>
          </w:tcPr>
          <w:p w:rsidR="006E58DB" w:rsidP="1545A13C" w:rsidRDefault="00E36729" w14:paraId="06BC2C44" w14:textId="77777777">
            <w:r w:rsidRPr="00E36729">
              <w:t>Automated routing and approval of all AP invoices generated from Hyland or manually entered in APIA</w:t>
            </w:r>
            <w:r w:rsidR="00360845">
              <w:t xml:space="preserve"> regardless of company</w:t>
            </w:r>
            <w:r w:rsidR="00154BC6">
              <w:t xml:space="preserve"> and process level. </w:t>
            </w:r>
          </w:p>
          <w:p w:rsidR="00DF6C3C" w:rsidP="00DF6C3C" w:rsidRDefault="7643AE4A" w14:paraId="5CB571FB" w14:textId="65CB8C68">
            <w:commentRangeStart w:id="10"/>
            <w:commentRangeStart w:id="11"/>
            <w:commentRangeStart w:id="12"/>
            <w:commentRangeStart w:id="13"/>
            <w:r w:rsidR="7643AE4A">
              <w:rPr/>
              <w:t>Coders, being the first level of approver on certain scenarios, shall have the ability to edit the Payables Invoice Distribution</w:t>
            </w:r>
            <w:r w:rsidR="4FF673F5">
              <w:rPr/>
              <w:t xml:space="preserve"> for non-PO invoices</w:t>
            </w:r>
            <w:r w:rsidR="7643AE4A">
              <w:rPr/>
              <w:t>.</w:t>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p>
          <w:p w:rsidR="00D6512A" w:rsidP="00DF6C3C" w:rsidRDefault="00D6512A" w14:paraId="48FC5987" w14:textId="13E79773">
            <w:r w:rsidRPr="00094589">
              <w:rPr>
                <w:highlight w:val="yellow"/>
              </w:rPr>
              <w:t xml:space="preserve">For Service POs, </w:t>
            </w:r>
            <w:r w:rsidRPr="00FA11F2" w:rsidR="00FA11F2">
              <w:rPr>
                <w:rFonts w:ascii="Segoe UI" w:hAnsi="Segoe UI" w:cs="Segoe UI"/>
                <w:sz w:val="18"/>
                <w:szCs w:val="18"/>
                <w:highlight w:val="yellow"/>
              </w:rPr>
              <w:t>t</w:t>
            </w:r>
            <w:r w:rsidRPr="00FA11F2" w:rsidR="00FA11F2">
              <w:rPr>
                <w:highlight w:val="yellow"/>
              </w:rPr>
              <w:t xml:space="preserve">here will be no dummy account override. </w:t>
            </w:r>
            <w:r w:rsidRPr="00094589">
              <w:rPr>
                <w:highlight w:val="yellow"/>
              </w:rPr>
              <w:t>The only actions available for the Coder level are to approve or reject.</w:t>
            </w:r>
          </w:p>
          <w:p w:rsidR="00DF6C3C" w:rsidP="00DF6C3C" w:rsidRDefault="00DF6C3C" w14:paraId="3489B334" w14:textId="258DB8EE">
            <w:r>
              <w:t xml:space="preserve">Approvers shall have the </w:t>
            </w:r>
            <w:r w:rsidR="00E900FD">
              <w:t>ability</w:t>
            </w:r>
            <w:r>
              <w:t xml:space="preserve"> to re-assign the invoice to employees with Supervisor Type of Supervisor, Manager and Director.</w:t>
            </w:r>
          </w:p>
          <w:p w:rsidRPr="00BB1116" w:rsidR="00847D62" w:rsidP="00DF6C3C" w:rsidRDefault="00DF6C3C" w14:paraId="5B141067" w14:textId="0D403AF8">
            <w:r>
              <w:t>Email notification shall be sent to approvers for the invoice approval, approval reminders before escalation and auto-reject scenarios.</w:t>
            </w:r>
          </w:p>
        </w:tc>
      </w:tr>
    </w:tbl>
    <w:p w:rsidR="00B4538D" w:rsidP="00B4538D" w:rsidRDefault="00B4538D" w14:paraId="6A268465" w14:textId="1AF82CDE">
      <w:pPr>
        <w:pStyle w:val="DocumentText"/>
        <w:ind w:left="720"/>
        <w:rPr>
          <w:rFonts w:asciiTheme="minorHAnsi" w:hAnsiTheme="minorHAnsi" w:cstheme="minorHAnsi"/>
          <w:b/>
          <w:bCs/>
          <w:color w:val="auto"/>
          <w:szCs w:val="20"/>
        </w:rPr>
      </w:pPr>
    </w:p>
    <w:p w:rsidR="004C59CF" w:rsidP="00B4538D" w:rsidRDefault="004C59CF" w14:paraId="3DDDF985" w14:textId="07BA37FD">
      <w:pPr>
        <w:pStyle w:val="DocumentText"/>
        <w:ind w:left="720"/>
        <w:rPr>
          <w:rFonts w:asciiTheme="minorHAnsi" w:hAnsiTheme="minorHAnsi" w:cstheme="minorHAnsi"/>
          <w:b/>
          <w:bCs/>
          <w:color w:val="auto"/>
          <w:szCs w:val="20"/>
        </w:rPr>
      </w:pPr>
    </w:p>
    <w:p w:rsidR="004C59CF" w:rsidP="00B4538D" w:rsidRDefault="004C59CF" w14:paraId="0E02A221" w14:textId="16128ED4">
      <w:pPr>
        <w:pStyle w:val="DocumentText"/>
        <w:ind w:left="720"/>
        <w:rPr>
          <w:rFonts w:asciiTheme="minorHAnsi" w:hAnsiTheme="minorHAnsi" w:cstheme="minorHAnsi"/>
          <w:b/>
          <w:bCs/>
          <w:color w:val="auto"/>
          <w:szCs w:val="20"/>
        </w:rPr>
      </w:pPr>
    </w:p>
    <w:p w:rsidR="004C59CF" w:rsidP="00B4538D" w:rsidRDefault="004C59CF" w14:paraId="60FE0F64" w14:textId="0DA147E6">
      <w:pPr>
        <w:pStyle w:val="DocumentText"/>
        <w:ind w:left="720"/>
        <w:rPr>
          <w:rFonts w:asciiTheme="minorHAnsi" w:hAnsiTheme="minorHAnsi" w:cstheme="minorHAnsi"/>
          <w:b/>
          <w:bCs/>
          <w:color w:val="auto"/>
          <w:szCs w:val="20"/>
        </w:rPr>
      </w:pPr>
    </w:p>
    <w:p w:rsidR="004C59CF" w:rsidP="00B4538D" w:rsidRDefault="004C59CF" w14:paraId="7F4FEA7D" w14:textId="37E3B67F">
      <w:pPr>
        <w:pStyle w:val="DocumentText"/>
        <w:ind w:left="720"/>
        <w:rPr>
          <w:rFonts w:asciiTheme="minorHAnsi" w:hAnsiTheme="minorHAnsi" w:cstheme="minorHAnsi"/>
          <w:b/>
          <w:bCs/>
          <w:color w:val="auto"/>
          <w:szCs w:val="20"/>
        </w:rPr>
      </w:pPr>
    </w:p>
    <w:p w:rsidR="004C59CF" w:rsidP="00B4538D" w:rsidRDefault="004C59CF" w14:paraId="35DCEDFE" w14:textId="77A30A87">
      <w:pPr>
        <w:pStyle w:val="DocumentText"/>
        <w:ind w:left="720"/>
        <w:rPr>
          <w:rFonts w:asciiTheme="minorHAnsi" w:hAnsiTheme="minorHAnsi" w:cstheme="minorHAnsi"/>
          <w:b/>
          <w:bCs/>
          <w:color w:val="auto"/>
          <w:szCs w:val="20"/>
        </w:rPr>
      </w:pPr>
    </w:p>
    <w:p w:rsidR="004C59CF" w:rsidP="00B4538D" w:rsidRDefault="004C59CF" w14:paraId="44D7D467" w14:textId="26FC5AE5">
      <w:pPr>
        <w:pStyle w:val="DocumentText"/>
        <w:ind w:left="720"/>
        <w:rPr>
          <w:rFonts w:asciiTheme="minorHAnsi" w:hAnsiTheme="minorHAnsi" w:cstheme="minorHAnsi"/>
          <w:b/>
          <w:bCs/>
          <w:color w:val="auto"/>
          <w:szCs w:val="20"/>
        </w:rPr>
      </w:pPr>
    </w:p>
    <w:p w:rsidR="004C59CF" w:rsidP="00B4538D" w:rsidRDefault="004C59CF" w14:paraId="3A37D71D" w14:textId="0B4437CC">
      <w:pPr>
        <w:pStyle w:val="DocumentText"/>
        <w:ind w:left="720"/>
        <w:rPr>
          <w:rFonts w:asciiTheme="minorHAnsi" w:hAnsiTheme="minorHAnsi" w:cstheme="minorHAnsi"/>
          <w:b/>
          <w:bCs/>
          <w:color w:val="auto"/>
          <w:szCs w:val="20"/>
        </w:rPr>
      </w:pPr>
    </w:p>
    <w:p w:rsidR="004C59CF" w:rsidP="00B4538D" w:rsidRDefault="004C59CF" w14:paraId="531D52CB" w14:textId="26FE0CBD">
      <w:pPr>
        <w:pStyle w:val="DocumentText"/>
        <w:ind w:left="720"/>
        <w:rPr>
          <w:rFonts w:asciiTheme="minorHAnsi" w:hAnsiTheme="minorHAnsi" w:cstheme="minorHAnsi"/>
          <w:b/>
          <w:bCs/>
          <w:color w:val="auto"/>
          <w:szCs w:val="20"/>
        </w:rPr>
      </w:pPr>
    </w:p>
    <w:p w:rsidR="004C59CF" w:rsidP="00B4538D" w:rsidRDefault="004C59CF" w14:paraId="7B3B8413" w14:textId="3546CFCE">
      <w:pPr>
        <w:pStyle w:val="DocumentText"/>
        <w:ind w:left="720"/>
        <w:rPr>
          <w:rFonts w:asciiTheme="minorHAnsi" w:hAnsiTheme="minorHAnsi" w:cstheme="minorHAnsi"/>
          <w:b/>
          <w:bCs/>
          <w:color w:val="auto"/>
          <w:szCs w:val="20"/>
        </w:rPr>
      </w:pPr>
    </w:p>
    <w:p w:rsidR="004C59CF" w:rsidP="00B4538D" w:rsidRDefault="004C59CF" w14:paraId="789ED1E6" w14:textId="7FE74A01">
      <w:pPr>
        <w:pStyle w:val="DocumentText"/>
        <w:ind w:left="720"/>
        <w:rPr>
          <w:rFonts w:asciiTheme="minorHAnsi" w:hAnsiTheme="minorHAnsi" w:cstheme="minorHAnsi"/>
          <w:b/>
          <w:bCs/>
          <w:color w:val="auto"/>
          <w:szCs w:val="20"/>
        </w:rPr>
      </w:pPr>
    </w:p>
    <w:p w:rsidR="004C59CF" w:rsidP="00B4538D" w:rsidRDefault="004C59CF" w14:paraId="670F0677" w14:textId="77777777">
      <w:pPr>
        <w:pStyle w:val="DocumentText"/>
        <w:ind w:left="720"/>
        <w:rPr>
          <w:rFonts w:asciiTheme="minorHAnsi" w:hAnsiTheme="minorHAnsi" w:cstheme="minorHAnsi"/>
          <w:b/>
          <w:bCs/>
          <w:color w:val="auto"/>
          <w:szCs w:val="20"/>
        </w:rPr>
      </w:pPr>
    </w:p>
    <w:p w:rsidRPr="007E2FA4" w:rsidR="00847B45" w:rsidP="00B4538D" w:rsidRDefault="00D64342" w14:paraId="5A205CD7" w14:textId="5E5125DD">
      <w:pPr>
        <w:pStyle w:val="DocumentText"/>
        <w:ind w:left="720"/>
        <w:rPr>
          <w:rFonts w:asciiTheme="minorHAnsi" w:hAnsiTheme="minorHAnsi" w:cstheme="minorHAnsi"/>
          <w:b/>
          <w:bCs/>
          <w:color w:val="auto"/>
          <w:szCs w:val="20"/>
        </w:rPr>
      </w:pPr>
      <w:r w:rsidRPr="007E2FA4">
        <w:rPr>
          <w:rFonts w:asciiTheme="minorHAnsi" w:hAnsiTheme="minorHAnsi" w:cstheme="minorHAnsi"/>
          <w:b/>
          <w:bCs/>
          <w:color w:val="auto"/>
          <w:szCs w:val="20"/>
        </w:rPr>
        <w:t>1. Email notification to Coder</w:t>
      </w:r>
    </w:p>
    <w:tbl>
      <w:tblPr>
        <w:tblStyle w:val="TableGrid"/>
        <w:tblW w:w="8748" w:type="dxa"/>
        <w:tblInd w:w="720" w:type="dxa"/>
        <w:tblLook w:val="04A0" w:firstRow="1" w:lastRow="0" w:firstColumn="1" w:lastColumn="0" w:noHBand="0" w:noVBand="1"/>
      </w:tblPr>
      <w:tblGrid>
        <w:gridCol w:w="1278"/>
        <w:gridCol w:w="7470"/>
      </w:tblGrid>
      <w:tr w:rsidRPr="007E2FA4" w:rsidR="00847B45" w:rsidTr="4F5D6BD0" w14:paraId="6C672355" w14:textId="77777777">
        <w:tc>
          <w:tcPr>
            <w:tcW w:w="1278" w:type="dxa"/>
            <w:hideMark/>
          </w:tcPr>
          <w:p w:rsidRPr="007E2FA4" w:rsidR="00847B45" w:rsidRDefault="00847B45" w14:paraId="75A42782"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847B45" w:rsidRDefault="00D22DF3" w14:paraId="358C8F6D" w14:textId="673BA827">
            <w:pPr>
              <w:spacing w:before="120" w:after="120"/>
              <w:rPr>
                <w:rFonts w:cstheme="minorHAnsi"/>
                <w:sz w:val="20"/>
                <w:szCs w:val="20"/>
                <w:lang w:val="en-AU" w:bidi="ar-BH"/>
              </w:rPr>
            </w:pPr>
            <w:r w:rsidRPr="007E2FA4">
              <w:rPr>
                <w:rFonts w:cstheme="minorHAnsi"/>
                <w:sz w:val="20"/>
                <w:szCs w:val="20"/>
                <w:lang w:val="en-AU" w:bidi="ar-BH"/>
              </w:rPr>
              <w:t>&lt;Coder&gt;</w:t>
            </w:r>
          </w:p>
        </w:tc>
      </w:tr>
      <w:tr w:rsidRPr="007E2FA4" w:rsidR="00847B45" w:rsidTr="4F5D6BD0" w14:paraId="5101E9F6" w14:textId="77777777">
        <w:tc>
          <w:tcPr>
            <w:tcW w:w="1278" w:type="dxa"/>
            <w:hideMark/>
          </w:tcPr>
          <w:p w:rsidRPr="007E2FA4" w:rsidR="00847B45" w:rsidRDefault="00847B45" w14:paraId="4BC372CF"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847B45" w:rsidRDefault="00847B45" w14:paraId="24183DA7" w14:textId="77777777">
            <w:pPr>
              <w:spacing w:before="120" w:after="120"/>
              <w:rPr>
                <w:rFonts w:cstheme="minorHAnsi"/>
                <w:sz w:val="20"/>
                <w:szCs w:val="20"/>
                <w:lang w:val="en-AU" w:bidi="ar-BH"/>
              </w:rPr>
            </w:pPr>
          </w:p>
        </w:tc>
      </w:tr>
      <w:tr w:rsidRPr="007E2FA4" w:rsidR="00847B45" w:rsidTr="4F5D6BD0" w14:paraId="044B15C7" w14:textId="77777777">
        <w:tc>
          <w:tcPr>
            <w:tcW w:w="1278" w:type="dxa"/>
            <w:hideMark/>
          </w:tcPr>
          <w:p w:rsidRPr="007E2FA4" w:rsidR="00847B45" w:rsidRDefault="00847B45" w14:paraId="51796858"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847B45" w:rsidRDefault="00847B45" w14:paraId="39A4D9FA"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847B45" w:rsidTr="4F5D6BD0" w14:paraId="5C2994EA" w14:textId="77777777">
        <w:tc>
          <w:tcPr>
            <w:tcW w:w="1278" w:type="dxa"/>
            <w:hideMark/>
          </w:tcPr>
          <w:p w:rsidRPr="007E2FA4" w:rsidR="00847B45" w:rsidRDefault="00847B45" w14:paraId="4F8F317C"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847B45" w:rsidRDefault="00C67BA2" w14:paraId="436A32BF" w14:textId="256BBAB6">
            <w:pPr>
              <w:spacing w:before="120" w:after="120"/>
              <w:rPr>
                <w:rFonts w:cstheme="minorHAnsi"/>
                <w:sz w:val="20"/>
                <w:szCs w:val="20"/>
                <w:lang w:val="en-AU"/>
              </w:rPr>
            </w:pPr>
            <w:r w:rsidRPr="007E2FA4">
              <w:rPr>
                <w:rFonts w:cstheme="minorHAnsi"/>
                <w:sz w:val="20"/>
                <w:szCs w:val="20"/>
                <w:lang w:val="en-AU"/>
              </w:rPr>
              <w:t xml:space="preserve">Invoice </w:t>
            </w:r>
            <w:r w:rsidRPr="007E2FA4" w:rsidR="00C337A3">
              <w:rPr>
                <w:rFonts w:cstheme="minorHAnsi"/>
                <w:sz w:val="20"/>
                <w:szCs w:val="20"/>
                <w:lang w:val="en-AU"/>
              </w:rPr>
              <w:t>&lt;Invoice&gt; to be coded for vendor &lt;VendorName&gt; and &lt;Company</w:t>
            </w:r>
            <w:r w:rsidRPr="007E2FA4" w:rsidR="000C0981">
              <w:rPr>
                <w:rFonts w:cstheme="minorHAnsi"/>
                <w:sz w:val="20"/>
                <w:szCs w:val="20"/>
                <w:lang w:val="en-AU"/>
              </w:rPr>
              <w:t>Name</w:t>
            </w:r>
            <w:r w:rsidRPr="007E2FA4" w:rsidR="00C337A3">
              <w:rPr>
                <w:rFonts w:cstheme="minorHAnsi"/>
                <w:sz w:val="20"/>
                <w:szCs w:val="20"/>
                <w:lang w:val="en-AU"/>
              </w:rPr>
              <w:t>&gt;</w:t>
            </w:r>
            <w:r w:rsidRPr="007E2FA4" w:rsidR="00143059">
              <w:rPr>
                <w:rFonts w:cstheme="minorHAnsi"/>
                <w:sz w:val="20"/>
                <w:szCs w:val="20"/>
                <w:lang w:val="en-AU"/>
              </w:rPr>
              <w:t xml:space="preserve"> (&lt;</w:t>
            </w:r>
            <w:r w:rsidRPr="007E2FA4" w:rsidR="00623964">
              <w:rPr>
                <w:rFonts w:cstheme="minorHAnsi"/>
                <w:sz w:val="20"/>
                <w:szCs w:val="20"/>
                <w:lang w:val="en-AU"/>
              </w:rPr>
              <w:t>Company&gt;)</w:t>
            </w:r>
          </w:p>
        </w:tc>
      </w:tr>
      <w:tr w:rsidRPr="007E2FA4" w:rsidR="00847B45" w:rsidTr="4F5D6BD0" w14:paraId="5BEABCF9" w14:textId="77777777">
        <w:tc>
          <w:tcPr>
            <w:tcW w:w="1278" w:type="dxa"/>
            <w:hideMark/>
          </w:tcPr>
          <w:p w:rsidRPr="007E2FA4" w:rsidR="00847B45" w:rsidRDefault="00847B45" w14:paraId="4242B272"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00064CC0" w:rsidRDefault="00064CC0" w14:paraId="02FA21EF" w14:textId="6B5F21A4">
            <w:pPr>
              <w:rPr>
                <w:i/>
                <w:iCs/>
                <w:lang w:val="en-PH"/>
              </w:rPr>
            </w:pPr>
            <w:r w:rsidRPr="007E2FA4">
              <w:rPr>
                <w:i/>
                <w:iCs/>
                <w:lang w:val="en-PH"/>
              </w:rPr>
              <w:t>If proxy is set:</w:t>
            </w:r>
          </w:p>
          <w:p w:rsidRPr="007E2FA4" w:rsidR="00E84241" w:rsidRDefault="00E84241" w14:paraId="10C6C846" w14:textId="77777777">
            <w:pPr>
              <w:rPr>
                <w:i/>
                <w:iCs/>
                <w:lang w:val="en-PH"/>
              </w:rPr>
            </w:pPr>
          </w:p>
          <w:p w:rsidRPr="007E2FA4" w:rsidR="00441926" w:rsidRDefault="002B0BB1" w14:paraId="44C302E7" w14:textId="77777777">
            <w:pPr>
              <w:rPr>
                <w:lang w:val="en-PH"/>
              </w:rPr>
            </w:pPr>
            <w:r w:rsidRPr="007E2FA4">
              <w:rPr>
                <w:lang w:val="en-PH"/>
              </w:rPr>
              <w:t xml:space="preserve">*** </w:t>
            </w:r>
          </w:p>
          <w:p w:rsidRPr="007E2FA4" w:rsidR="00441926" w:rsidRDefault="00893C50" w14:paraId="7D54D25E" w14:textId="059519FB">
            <w:pPr>
              <w:rPr>
                <w:lang w:val="en-PH"/>
              </w:rPr>
            </w:pPr>
            <w:r w:rsidRPr="007E2FA4">
              <w:rPr>
                <w:lang w:val="en-PH"/>
              </w:rPr>
              <w:t xml:space="preserve">You are receiving this approval request because you </w:t>
            </w:r>
            <w:r w:rsidRPr="007E2FA4" w:rsidR="00441926">
              <w:rPr>
                <w:lang w:val="en-PH"/>
              </w:rPr>
              <w:t xml:space="preserve">have been </w:t>
            </w:r>
            <w:r w:rsidRPr="007E2FA4" w:rsidR="002D2470">
              <w:rPr>
                <w:lang w:val="en-PH"/>
              </w:rPr>
              <w:t>set as a proxy</w:t>
            </w:r>
            <w:r w:rsidRPr="007E2FA4" w:rsidR="00F20524">
              <w:rPr>
                <w:lang w:val="en-PH"/>
              </w:rPr>
              <w:t xml:space="preserve"> for &lt;</w:t>
            </w:r>
            <w:r w:rsidRPr="007E2FA4" w:rsidR="0A251876">
              <w:rPr>
                <w:lang w:val="en-PH"/>
              </w:rPr>
              <w:t>GLFinanceCodeBlock.ToAccountingEntity</w:t>
            </w:r>
            <w:r w:rsidRPr="007E2FA4" w:rsidR="00F20524">
              <w:rPr>
                <w:lang w:val="en-PH"/>
              </w:rPr>
              <w:t>&gt;</w:t>
            </w:r>
            <w:r w:rsidRPr="007E2FA4" w:rsidR="008E49B3">
              <w:rPr>
                <w:lang w:val="en-PH"/>
              </w:rPr>
              <w:t xml:space="preserve"> &lt;-&gt;</w:t>
            </w:r>
            <w:r w:rsidRPr="007E2FA4" w:rsidR="00F20524">
              <w:rPr>
                <w:lang w:val="en-PH"/>
              </w:rPr>
              <w:t xml:space="preserve"> &lt;</w:t>
            </w:r>
            <w:r w:rsidRPr="007E2FA4" w:rsidR="7F734665">
              <w:rPr>
                <w:lang w:val="en-PH"/>
              </w:rPr>
              <w:t>GLFinanceCodeBlock.FinanceDimension1</w:t>
            </w:r>
            <w:r w:rsidRPr="007E2FA4" w:rsidR="00F20524">
              <w:rPr>
                <w:lang w:val="en-PH"/>
              </w:rPr>
              <w:t>&gt;</w:t>
            </w:r>
            <w:r w:rsidRPr="007E2FA4" w:rsidR="008E49B3">
              <w:rPr>
                <w:lang w:val="en-PH"/>
              </w:rPr>
              <w:t>.</w:t>
            </w:r>
          </w:p>
          <w:p w:rsidRPr="007E2FA4" w:rsidR="00064CC0" w:rsidRDefault="002B0BB1" w14:paraId="585EEDAD" w14:textId="742CF519">
            <w:pPr>
              <w:rPr>
                <w:lang w:val="en-PH"/>
              </w:rPr>
            </w:pPr>
            <w:r w:rsidRPr="007E2FA4">
              <w:br/>
            </w:r>
            <w:r w:rsidRPr="007E2FA4">
              <w:rPr>
                <w:lang w:val="en-PH"/>
              </w:rPr>
              <w:t xml:space="preserve">Actor: </w:t>
            </w:r>
            <w:r w:rsidRPr="007E2FA4" w:rsidR="009B3329">
              <w:rPr>
                <w:lang w:val="en-PH"/>
              </w:rPr>
              <w:t>&lt;</w:t>
            </w:r>
            <w:r w:rsidRPr="007E2FA4" w:rsidR="51725DC6">
              <w:rPr>
                <w:lang w:val="en-PH"/>
              </w:rPr>
              <w:t xml:space="preserve"> Actor.FirstNameAndLastNameOrActor </w:t>
            </w:r>
            <w:r w:rsidRPr="007E2FA4" w:rsidR="009B3329">
              <w:rPr>
                <w:lang w:val="en-PH"/>
              </w:rPr>
              <w:t>&gt;</w:t>
            </w:r>
            <w:r w:rsidRPr="007E2FA4" w:rsidR="004D7FEC">
              <w:rPr>
                <w:lang w:val="en-PH"/>
              </w:rPr>
              <w:t xml:space="preserve"> </w:t>
            </w:r>
          </w:p>
          <w:p w:rsidRPr="007E2FA4" w:rsidR="002B0BB1" w:rsidRDefault="00064CC0" w14:paraId="0A1EA435" w14:textId="2EBE5F68">
            <w:pPr>
              <w:rPr>
                <w:lang w:val="en-PH"/>
              </w:rPr>
            </w:pPr>
            <w:r w:rsidRPr="007E2FA4">
              <w:rPr>
                <w:lang w:val="en-PH"/>
              </w:rPr>
              <w:t>***</w:t>
            </w:r>
          </w:p>
          <w:p w:rsidRPr="007E2FA4" w:rsidR="00064CC0" w:rsidRDefault="00064CC0" w14:paraId="2E6D0FDB" w14:textId="77777777">
            <w:pPr>
              <w:rPr>
                <w:rFonts w:cstheme="minorHAnsi"/>
                <w:sz w:val="20"/>
                <w:szCs w:val="20"/>
                <w:lang w:val="en-AU"/>
              </w:rPr>
            </w:pPr>
          </w:p>
          <w:p w:rsidRPr="007E2FA4" w:rsidR="00847B45" w:rsidRDefault="00C337A3" w14:paraId="29077301" w14:textId="24C3E46B">
            <w:pPr>
              <w:rPr>
                <w:rFonts w:cstheme="minorHAnsi"/>
                <w:sz w:val="20"/>
                <w:szCs w:val="20"/>
                <w:lang w:val="en-AU"/>
              </w:rPr>
            </w:pPr>
            <w:r w:rsidRPr="007E2FA4">
              <w:rPr>
                <w:rFonts w:cstheme="minorHAnsi"/>
                <w:sz w:val="20"/>
                <w:szCs w:val="20"/>
                <w:lang w:val="en-AU"/>
              </w:rPr>
              <w:t>The following invoice has been submitted for your approval:</w:t>
            </w:r>
          </w:p>
          <w:p w:rsidRPr="007E2FA4" w:rsidR="00C337A3" w:rsidRDefault="00C337A3" w14:paraId="5AFFC524" w14:textId="77777777">
            <w:pPr>
              <w:rPr>
                <w:rFonts w:eastAsiaTheme="minorEastAsia" w:cstheme="minorHAnsi"/>
                <w:noProof/>
                <w:sz w:val="20"/>
                <w:szCs w:val="20"/>
                <w:lang w:val="en-AU"/>
              </w:rPr>
            </w:pPr>
          </w:p>
          <w:p w:rsidRPr="007E2FA4" w:rsidR="00C337A3" w:rsidRDefault="00C337A3" w14:paraId="6A0A87BD" w14:textId="76D890BF">
            <w:pPr>
              <w:rPr>
                <w:rFonts w:eastAsiaTheme="minorEastAsia" w:cstheme="minorHAnsi"/>
                <w:noProof/>
                <w:sz w:val="20"/>
                <w:szCs w:val="20"/>
                <w:lang w:val="en-AU"/>
              </w:rPr>
            </w:pPr>
            <w:r w:rsidRPr="007E2FA4">
              <w:rPr>
                <w:rFonts w:eastAsiaTheme="minorEastAsia" w:cstheme="minorHAnsi"/>
                <w:noProof/>
                <w:sz w:val="20"/>
                <w:szCs w:val="20"/>
                <w:lang w:val="en-AU"/>
              </w:rPr>
              <w:t>Company:</w:t>
            </w:r>
            <w:r w:rsidRPr="007E2FA4" w:rsidR="00623964">
              <w:rPr>
                <w:rFonts w:eastAsiaTheme="minorEastAsia" w:cstheme="minorHAnsi"/>
                <w:noProof/>
                <w:sz w:val="20"/>
                <w:szCs w:val="20"/>
                <w:lang w:val="en-AU"/>
              </w:rPr>
              <w:t xml:space="preserve"> &lt;Company&gt;</w:t>
            </w:r>
          </w:p>
          <w:p w:rsidRPr="007E2FA4" w:rsidR="00C337A3" w:rsidRDefault="00C337A3" w14:paraId="73B1A370" w14:textId="3085D9E0">
            <w:pPr>
              <w:rPr>
                <w:rFonts w:eastAsiaTheme="minorEastAsia" w:cstheme="minorHAnsi"/>
                <w:noProof/>
                <w:sz w:val="20"/>
                <w:szCs w:val="20"/>
                <w:lang w:val="en-AU"/>
              </w:rPr>
            </w:pPr>
            <w:r w:rsidRPr="007E2FA4">
              <w:rPr>
                <w:rFonts w:eastAsiaTheme="minorEastAsia" w:cstheme="minorHAnsi"/>
                <w:noProof/>
                <w:sz w:val="20"/>
                <w:szCs w:val="20"/>
                <w:lang w:val="en-AU"/>
              </w:rPr>
              <w:t>Vendor:</w:t>
            </w:r>
            <w:r w:rsidRPr="007E2FA4" w:rsidR="00623964">
              <w:rPr>
                <w:rFonts w:eastAsiaTheme="minorEastAsia" w:cstheme="minorHAnsi"/>
                <w:noProof/>
                <w:sz w:val="20"/>
                <w:szCs w:val="20"/>
                <w:lang w:val="en-AU"/>
              </w:rPr>
              <w:t xml:space="preserve"> &lt;</w:t>
            </w:r>
            <w:r w:rsidRPr="007E2FA4" w:rsidR="00FC5992">
              <w:rPr>
                <w:rFonts w:eastAsiaTheme="minorEastAsia" w:cstheme="minorHAnsi"/>
                <w:noProof/>
                <w:sz w:val="20"/>
                <w:szCs w:val="20"/>
                <w:lang w:val="en-AU"/>
              </w:rPr>
              <w:t>VendorName&gt;</w:t>
            </w:r>
          </w:p>
          <w:p w:rsidRPr="007E2FA4" w:rsidR="00C337A3" w:rsidRDefault="00C337A3" w14:paraId="0324F855" w14:textId="48CE1C4F">
            <w:pPr>
              <w:rPr>
                <w:rFonts w:eastAsiaTheme="minorEastAsia" w:cstheme="minorHAnsi"/>
                <w:noProof/>
                <w:sz w:val="20"/>
                <w:szCs w:val="20"/>
                <w:lang w:val="en-AU"/>
              </w:rPr>
            </w:pPr>
            <w:r w:rsidRPr="007E2FA4">
              <w:rPr>
                <w:rFonts w:eastAsiaTheme="minorEastAsia" w:cstheme="minorHAnsi"/>
                <w:noProof/>
                <w:sz w:val="20"/>
                <w:szCs w:val="20"/>
                <w:lang w:val="en-AU"/>
              </w:rPr>
              <w:t>Invoice:</w:t>
            </w:r>
            <w:r w:rsidRPr="007E2FA4" w:rsidR="00FC5992">
              <w:rPr>
                <w:rFonts w:eastAsiaTheme="minorEastAsia" w:cstheme="minorHAnsi"/>
                <w:noProof/>
                <w:sz w:val="20"/>
                <w:szCs w:val="20"/>
                <w:lang w:val="en-AU"/>
              </w:rPr>
              <w:t xml:space="preserve"> &lt;Invoice&gt;</w:t>
            </w:r>
          </w:p>
          <w:p w:rsidRPr="007E2FA4" w:rsidR="00C337A3" w:rsidRDefault="00C337A3" w14:paraId="250A9BF7" w14:textId="609F4A9C">
            <w:pPr>
              <w:rPr>
                <w:rFonts w:eastAsiaTheme="minorEastAsia" w:cstheme="minorHAnsi"/>
                <w:noProof/>
                <w:sz w:val="20"/>
                <w:szCs w:val="20"/>
                <w:lang w:val="en-AU"/>
              </w:rPr>
            </w:pPr>
            <w:r w:rsidRPr="007E2FA4">
              <w:rPr>
                <w:rFonts w:eastAsiaTheme="minorEastAsia" w:cstheme="minorHAnsi"/>
                <w:noProof/>
                <w:sz w:val="20"/>
                <w:szCs w:val="20"/>
                <w:lang w:val="en-AU"/>
              </w:rPr>
              <w:t>Invoice Date:</w:t>
            </w:r>
            <w:r w:rsidRPr="007E2FA4" w:rsidR="00FC5992">
              <w:rPr>
                <w:rFonts w:eastAsiaTheme="minorEastAsia" w:cstheme="minorHAnsi"/>
                <w:noProof/>
                <w:sz w:val="20"/>
                <w:szCs w:val="20"/>
                <w:lang w:val="en-AU"/>
              </w:rPr>
              <w:t xml:space="preserve"> &lt;</w:t>
            </w:r>
            <w:r w:rsidRPr="007E2FA4" w:rsidR="009F53CA">
              <w:rPr>
                <w:rFonts w:eastAsiaTheme="minorEastAsia" w:cstheme="minorHAnsi"/>
                <w:noProof/>
                <w:sz w:val="20"/>
                <w:szCs w:val="20"/>
                <w:lang w:val="en-AU"/>
              </w:rPr>
              <w:t>InvoiceDate&gt;</w:t>
            </w:r>
          </w:p>
          <w:p w:rsidRPr="007E2FA4" w:rsidR="00C337A3" w:rsidRDefault="00C337A3" w14:paraId="04400D2D" w14:textId="683243DE">
            <w:pPr>
              <w:rPr>
                <w:rFonts w:eastAsiaTheme="minorEastAsia" w:cstheme="minorHAnsi"/>
                <w:noProof/>
                <w:sz w:val="20"/>
                <w:szCs w:val="20"/>
                <w:lang w:val="en-AU"/>
              </w:rPr>
            </w:pPr>
            <w:r w:rsidRPr="007E2FA4">
              <w:rPr>
                <w:rFonts w:eastAsiaTheme="minorEastAsia" w:cstheme="minorHAnsi"/>
                <w:noProof/>
                <w:sz w:val="20"/>
                <w:szCs w:val="20"/>
                <w:lang w:val="en-AU"/>
              </w:rPr>
              <w:t>Due Date:</w:t>
            </w:r>
            <w:r w:rsidRPr="007E2FA4" w:rsidR="009F53CA">
              <w:rPr>
                <w:rFonts w:eastAsiaTheme="minorEastAsia" w:cstheme="minorHAnsi"/>
                <w:noProof/>
                <w:sz w:val="20"/>
                <w:szCs w:val="20"/>
                <w:lang w:val="en-AU"/>
              </w:rPr>
              <w:t xml:space="preserve"> &lt;DueDate&gt;</w:t>
            </w:r>
          </w:p>
          <w:p w:rsidRPr="007E2FA4" w:rsidR="002521F7" w:rsidRDefault="00C337A3" w14:paraId="79FC7464" w14:textId="74BD8551">
            <w:pPr>
              <w:rPr>
                <w:rFonts w:eastAsiaTheme="minorEastAsia" w:cstheme="minorHAnsi"/>
                <w:noProof/>
                <w:sz w:val="20"/>
                <w:szCs w:val="20"/>
                <w:lang w:val="en-AU"/>
              </w:rPr>
            </w:pPr>
            <w:r w:rsidRPr="007E2FA4">
              <w:rPr>
                <w:rFonts w:eastAsiaTheme="minorEastAsia" w:cstheme="minorHAnsi"/>
                <w:noProof/>
                <w:sz w:val="20"/>
                <w:szCs w:val="20"/>
                <w:lang w:val="en-AU"/>
              </w:rPr>
              <w:t>Amount:</w:t>
            </w:r>
            <w:r w:rsidRPr="007E2FA4" w:rsidR="000261F3">
              <w:rPr>
                <w:rFonts w:eastAsiaTheme="minorEastAsia" w:cstheme="minorHAnsi"/>
                <w:noProof/>
                <w:sz w:val="20"/>
                <w:szCs w:val="20"/>
                <w:lang w:val="en-AU"/>
              </w:rPr>
              <w:t xml:space="preserve"> &lt;InvoiceAmount&gt;</w:t>
            </w:r>
          </w:p>
          <w:p w:rsidRPr="007E2FA4" w:rsidR="00023322" w:rsidRDefault="00023322" w14:paraId="433DABE3" w14:textId="77777777">
            <w:pPr>
              <w:rPr>
                <w:rFonts w:eastAsiaTheme="minorEastAsia" w:cstheme="minorHAnsi"/>
                <w:noProof/>
                <w:sz w:val="20"/>
                <w:szCs w:val="20"/>
                <w:lang w:val="en-AU"/>
              </w:rPr>
            </w:pPr>
          </w:p>
          <w:p w:rsidRPr="007E2FA4" w:rsidR="008A559F" w:rsidP="004D7489" w:rsidRDefault="00545FE3" w14:paraId="5DF3B2E2"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Please click on the link below to login to your </w:t>
            </w:r>
            <w:r w:rsidRPr="007E2FA4" w:rsidR="00471590">
              <w:rPr>
                <w:rFonts w:eastAsiaTheme="minorEastAsia" w:cstheme="minorHAnsi"/>
                <w:noProof/>
                <w:sz w:val="20"/>
                <w:szCs w:val="20"/>
                <w:lang w:val="en-AU"/>
              </w:rPr>
              <w:t>Infor</w:t>
            </w:r>
            <w:r w:rsidRPr="007E2FA4">
              <w:rPr>
                <w:rFonts w:eastAsiaTheme="minorEastAsia" w:cstheme="minorHAnsi"/>
                <w:noProof/>
                <w:sz w:val="20"/>
                <w:szCs w:val="20"/>
                <w:lang w:val="en-AU"/>
              </w:rPr>
              <w:t xml:space="preserve"> Inbasket</w:t>
            </w:r>
          </w:p>
          <w:p w:rsidRPr="007E2FA4" w:rsidR="00545FE3" w:rsidP="004D7489" w:rsidRDefault="008A559F" w14:paraId="0DCC170F" w14:textId="40DFE836">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w:t>
            </w:r>
            <w:r w:rsidRPr="007E2FA4" w:rsidR="00545FE3">
              <w:rPr>
                <w:rFonts w:eastAsiaTheme="minorEastAsia" w:cstheme="minorHAnsi"/>
                <w:noProof/>
                <w:color w:val="0E57C4" w:themeColor="background2" w:themeShade="80"/>
                <w:sz w:val="20"/>
                <w:szCs w:val="20"/>
                <w:u w:val="single"/>
                <w:lang w:val="en-AU"/>
              </w:rPr>
              <w:t>eview invoice</w:t>
            </w:r>
          </w:p>
          <w:p w:rsidRPr="007E2FA4" w:rsidR="008A559F" w:rsidP="004D7489" w:rsidRDefault="008A559F" w14:paraId="63391350" w14:textId="77777777">
            <w:pPr>
              <w:rPr>
                <w:rFonts w:eastAsiaTheme="minorEastAsia" w:cstheme="minorHAnsi"/>
                <w:noProof/>
                <w:sz w:val="20"/>
                <w:szCs w:val="20"/>
                <w:lang w:val="en-AU"/>
              </w:rPr>
            </w:pPr>
          </w:p>
          <w:p w:rsidRPr="007E2FA4" w:rsidR="00471590" w:rsidP="004D7489" w:rsidRDefault="00A56D40" w14:paraId="783CC42F" w14:textId="77777777">
            <w:pPr>
              <w:rPr>
                <w:rFonts w:eastAsiaTheme="minorEastAsia" w:cstheme="minorHAnsi"/>
                <w:noProof/>
                <w:sz w:val="20"/>
                <w:szCs w:val="20"/>
                <w:lang w:val="en-AU"/>
              </w:rPr>
            </w:pPr>
            <w:r w:rsidRPr="007E2FA4">
              <w:rPr>
                <w:rFonts w:eastAsiaTheme="minorEastAsia" w:cstheme="minorHAnsi"/>
                <w:noProof/>
                <w:sz w:val="20"/>
                <w:szCs w:val="20"/>
                <w:lang w:val="en-AU"/>
              </w:rPr>
              <w:t>To view the invoice image, click the link below</w:t>
            </w:r>
            <w:r w:rsidRPr="007E2FA4" w:rsidR="00545FE3">
              <w:rPr>
                <w:rFonts w:eastAsiaTheme="minorEastAsia" w:cstheme="minorHAnsi"/>
                <w:noProof/>
                <w:sz w:val="20"/>
                <w:szCs w:val="20"/>
                <w:lang w:val="en-AU"/>
              </w:rPr>
              <w:t xml:space="preserve"> </w:t>
            </w:r>
          </w:p>
          <w:p w:rsidRPr="007E2FA4" w:rsidR="00A56D40" w:rsidP="004D7489" w:rsidRDefault="008A559F" w14:paraId="4731125E" w14:textId="5D42BC65">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w:t>
            </w:r>
            <w:r w:rsidRPr="007E2FA4" w:rsidR="00545FE3">
              <w:rPr>
                <w:rFonts w:eastAsiaTheme="minorEastAsia" w:cstheme="minorHAnsi"/>
                <w:noProof/>
                <w:color w:val="0E57C4" w:themeColor="background2" w:themeShade="80"/>
                <w:sz w:val="20"/>
                <w:szCs w:val="20"/>
                <w:u w:val="single"/>
                <w:lang w:val="en-AU"/>
              </w:rPr>
              <w:t>iew invoice in Onbase</w:t>
            </w:r>
          </w:p>
          <w:p w:rsidRPr="007E2FA4" w:rsidR="00A56D40" w:rsidP="004D7489" w:rsidRDefault="00A56D40" w14:paraId="1DD3A842" w14:textId="0A2ABFB2">
            <w:pPr>
              <w:rPr>
                <w:rFonts w:eastAsiaTheme="minorEastAsia" w:cstheme="minorHAnsi"/>
                <w:noProof/>
                <w:sz w:val="20"/>
                <w:szCs w:val="20"/>
                <w:lang w:val="en-AU"/>
              </w:rPr>
            </w:pPr>
          </w:p>
        </w:tc>
      </w:tr>
    </w:tbl>
    <w:p w:rsidRPr="007E2FA4" w:rsidR="00F925EC" w:rsidP="00B4538D" w:rsidRDefault="005728AC" w14:paraId="55CEC8CA" w14:textId="5F184616">
      <w:pPr>
        <w:pStyle w:val="DocumentText"/>
        <w:ind w:left="720"/>
        <w:rPr>
          <w:rFonts w:asciiTheme="minorHAnsi" w:hAnsiTheme="minorHAnsi" w:cstheme="minorHAnsi"/>
          <w:b/>
          <w:bCs/>
          <w:color w:val="auto"/>
          <w:szCs w:val="20"/>
        </w:rPr>
      </w:pPr>
      <w:r w:rsidRPr="007E2FA4">
        <w:rPr>
          <w:rFonts w:asciiTheme="minorHAnsi" w:hAnsiTheme="minorHAnsi" w:cstheme="minorHAnsi"/>
          <w:b/>
          <w:bCs/>
          <w:color w:val="auto"/>
          <w:szCs w:val="20"/>
        </w:rPr>
        <w:t>2</w:t>
      </w:r>
      <w:r w:rsidRPr="007E2FA4" w:rsidR="00F925EC">
        <w:rPr>
          <w:rFonts w:asciiTheme="minorHAnsi" w:hAnsiTheme="minorHAnsi" w:cstheme="minorHAnsi"/>
          <w:b/>
          <w:bCs/>
          <w:color w:val="auto"/>
          <w:szCs w:val="20"/>
        </w:rPr>
        <w:t>. Email notification to Level 1, Level 2 to Level 3..n Approvers</w:t>
      </w:r>
    </w:p>
    <w:tbl>
      <w:tblPr>
        <w:tblStyle w:val="TableGrid"/>
        <w:tblW w:w="8748" w:type="dxa"/>
        <w:tblInd w:w="720" w:type="dxa"/>
        <w:tblLook w:val="04A0" w:firstRow="1" w:lastRow="0" w:firstColumn="1" w:lastColumn="0" w:noHBand="0" w:noVBand="1"/>
      </w:tblPr>
      <w:tblGrid>
        <w:gridCol w:w="1278"/>
        <w:gridCol w:w="7470"/>
      </w:tblGrid>
      <w:tr w:rsidRPr="007E2FA4" w:rsidR="00F925EC" w:rsidTr="4F5D6BD0" w14:paraId="678BE296" w14:textId="77777777">
        <w:tc>
          <w:tcPr>
            <w:tcW w:w="1278" w:type="dxa"/>
            <w:hideMark/>
          </w:tcPr>
          <w:p w:rsidRPr="007E2FA4" w:rsidR="00F925EC" w:rsidP="00F40C98" w:rsidRDefault="00F925EC" w14:paraId="2117AA7C"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F925EC" w:rsidP="00F40C98" w:rsidRDefault="00F925EC" w14:paraId="23F42067" w14:textId="77777777">
            <w:pPr>
              <w:spacing w:before="120" w:after="120"/>
              <w:rPr>
                <w:rFonts w:cstheme="minorHAnsi"/>
                <w:sz w:val="20"/>
                <w:szCs w:val="20"/>
                <w:lang w:val="en-AU" w:bidi="ar-BH"/>
              </w:rPr>
            </w:pPr>
            <w:r w:rsidRPr="007E2FA4">
              <w:rPr>
                <w:rFonts w:cstheme="minorHAnsi"/>
                <w:sz w:val="20"/>
                <w:szCs w:val="20"/>
                <w:lang w:val="en-AU" w:bidi="ar-BH"/>
              </w:rPr>
              <w:t>&lt;mailTo&gt;</w:t>
            </w:r>
          </w:p>
        </w:tc>
      </w:tr>
      <w:tr w:rsidRPr="007E2FA4" w:rsidR="00F925EC" w:rsidTr="4F5D6BD0" w14:paraId="5E0277D7" w14:textId="77777777">
        <w:tc>
          <w:tcPr>
            <w:tcW w:w="1278" w:type="dxa"/>
            <w:hideMark/>
          </w:tcPr>
          <w:p w:rsidRPr="007E2FA4" w:rsidR="00F925EC" w:rsidP="00F40C98" w:rsidRDefault="00F925EC" w14:paraId="7C808628"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F925EC" w:rsidP="00F40C98" w:rsidRDefault="00F925EC" w14:paraId="69A79B6C" w14:textId="77777777">
            <w:pPr>
              <w:spacing w:before="120" w:after="120"/>
              <w:rPr>
                <w:rFonts w:cstheme="minorHAnsi"/>
                <w:sz w:val="20"/>
                <w:szCs w:val="20"/>
                <w:lang w:val="en-AU" w:bidi="ar-BH"/>
              </w:rPr>
            </w:pPr>
          </w:p>
        </w:tc>
      </w:tr>
      <w:tr w:rsidRPr="007E2FA4" w:rsidR="00F925EC" w:rsidTr="4F5D6BD0" w14:paraId="7315A1F1" w14:textId="77777777">
        <w:tc>
          <w:tcPr>
            <w:tcW w:w="1278" w:type="dxa"/>
            <w:hideMark/>
          </w:tcPr>
          <w:p w:rsidRPr="007E2FA4" w:rsidR="00F925EC" w:rsidP="00F40C98" w:rsidRDefault="00F925EC" w14:paraId="1FBC6BBE"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F925EC" w:rsidP="00F40C98" w:rsidRDefault="00F925EC" w14:paraId="1A7E1C70"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F925EC" w:rsidTr="4F5D6BD0" w14:paraId="01DD3377" w14:textId="77777777">
        <w:tc>
          <w:tcPr>
            <w:tcW w:w="1278" w:type="dxa"/>
            <w:hideMark/>
          </w:tcPr>
          <w:p w:rsidRPr="007E2FA4" w:rsidR="00F925EC" w:rsidP="00F40C98" w:rsidRDefault="00F925EC" w14:paraId="1FF28FAA"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F925EC" w:rsidP="00F40C98" w:rsidRDefault="00F925EC" w14:paraId="377E4300" w14:textId="3C704802">
            <w:pPr>
              <w:spacing w:before="120" w:after="120"/>
              <w:rPr>
                <w:rFonts w:cstheme="minorHAnsi"/>
                <w:sz w:val="20"/>
                <w:szCs w:val="20"/>
                <w:lang w:val="en-AU"/>
              </w:rPr>
            </w:pPr>
            <w:r w:rsidRPr="007E2FA4">
              <w:rPr>
                <w:rFonts w:cstheme="minorHAnsi"/>
                <w:sz w:val="20"/>
                <w:szCs w:val="20"/>
                <w:lang w:val="en-AU"/>
              </w:rPr>
              <w:t xml:space="preserve">Invoice &lt;Invoice&gt; </w:t>
            </w:r>
            <w:r w:rsidRPr="007E2FA4" w:rsidR="001867D6">
              <w:rPr>
                <w:rFonts w:cstheme="minorHAnsi"/>
                <w:sz w:val="20"/>
                <w:szCs w:val="20"/>
                <w:lang w:val="en-AU"/>
              </w:rPr>
              <w:t xml:space="preserve">for Approval </w:t>
            </w:r>
            <w:r w:rsidRPr="007E2FA4">
              <w:rPr>
                <w:rFonts w:cstheme="minorHAnsi"/>
                <w:sz w:val="20"/>
                <w:szCs w:val="20"/>
                <w:lang w:val="en-AU"/>
              </w:rPr>
              <w:t>for vendor &lt;VendorName&gt; and &lt;Company&gt;</w:t>
            </w:r>
            <w:r w:rsidRPr="007E2FA4" w:rsidR="0021747A">
              <w:rPr>
                <w:rFonts w:cstheme="minorHAnsi"/>
                <w:sz w:val="20"/>
                <w:szCs w:val="20"/>
                <w:lang w:val="en-AU"/>
              </w:rPr>
              <w:t>(&lt;Company&gt;)</w:t>
            </w:r>
          </w:p>
        </w:tc>
      </w:tr>
      <w:tr w:rsidRPr="007E2FA4" w:rsidR="00F925EC" w:rsidTr="4F5D6BD0" w14:paraId="0A988A07" w14:textId="77777777">
        <w:tc>
          <w:tcPr>
            <w:tcW w:w="1278" w:type="dxa"/>
            <w:hideMark/>
          </w:tcPr>
          <w:p w:rsidRPr="007E2FA4" w:rsidR="00F925EC" w:rsidP="00F40C98" w:rsidRDefault="00F925EC" w14:paraId="1E0C1541"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62781805" w:rsidP="4F5D6BD0" w:rsidRDefault="62781805" w14:paraId="30279D7D" w14:textId="31F0CB11">
            <w:pPr>
              <w:rPr>
                <w:lang w:val="en-PH"/>
              </w:rPr>
            </w:pPr>
            <w:r w:rsidRPr="007E2FA4">
              <w:rPr>
                <w:i/>
                <w:iCs/>
                <w:lang w:val="en-PH"/>
              </w:rPr>
              <w:t>If proxy is set:</w:t>
            </w:r>
            <w:r w:rsidRPr="007E2FA4">
              <w:rPr>
                <w:lang w:val="en-PH"/>
              </w:rPr>
              <w:t xml:space="preserve"> </w:t>
            </w:r>
          </w:p>
          <w:p w:rsidRPr="007E2FA4" w:rsidR="4F5D6BD0" w:rsidP="4F5D6BD0" w:rsidRDefault="4F5D6BD0" w14:paraId="557A6E6B" w14:textId="32AAC9DB">
            <w:pPr>
              <w:rPr>
                <w:lang w:val="en-PH"/>
              </w:rPr>
            </w:pPr>
          </w:p>
          <w:p w:rsidRPr="007E2FA4" w:rsidR="62781805" w:rsidP="4F5D6BD0" w:rsidRDefault="62781805" w14:paraId="4CB78687" w14:textId="4D6EB8CC">
            <w:pPr>
              <w:rPr>
                <w:lang w:val="en-PH"/>
              </w:rPr>
            </w:pPr>
            <w:r w:rsidRPr="007E2FA4">
              <w:rPr>
                <w:lang w:val="en-PH"/>
              </w:rPr>
              <w:t xml:space="preserve">*** </w:t>
            </w:r>
          </w:p>
          <w:p w:rsidRPr="007E2FA4" w:rsidR="62781805" w:rsidP="4F5D6BD0" w:rsidRDefault="62781805" w14:paraId="37ACA065" w14:textId="059519FB">
            <w:pPr>
              <w:rPr>
                <w:lang w:val="en-PH"/>
              </w:rPr>
            </w:pPr>
            <w:r w:rsidRPr="007E2FA4">
              <w:rPr>
                <w:lang w:val="en-PH"/>
              </w:rPr>
              <w:t>You are receiving this approval request because you have been set as a proxy for &lt;GLFinanceCodeBlock.ToAccountingEntity&gt; &lt;-&gt; &lt;GLFinanceCodeBlock.FinanceDimension1&gt;.</w:t>
            </w:r>
          </w:p>
          <w:p w:rsidRPr="007E2FA4" w:rsidR="62781805" w:rsidP="4F5D6BD0" w:rsidRDefault="62781805" w14:paraId="58CB70AC" w14:textId="742CF519">
            <w:pPr>
              <w:rPr>
                <w:lang w:val="en-PH"/>
              </w:rPr>
            </w:pPr>
            <w:r w:rsidRPr="007E2FA4">
              <w:br/>
            </w:r>
            <w:r w:rsidRPr="007E2FA4">
              <w:rPr>
                <w:lang w:val="en-PH"/>
              </w:rPr>
              <w:t xml:space="preserve">Actor: &lt; Actor.FirstNameAndLastNameOrActor &gt; </w:t>
            </w:r>
          </w:p>
          <w:p w:rsidRPr="007E2FA4" w:rsidR="62781805" w:rsidP="4F5D6BD0" w:rsidRDefault="62781805" w14:paraId="204D2432" w14:textId="2EBE5F68">
            <w:pPr>
              <w:rPr>
                <w:lang w:val="en-PH"/>
              </w:rPr>
            </w:pPr>
            <w:r w:rsidRPr="007E2FA4">
              <w:rPr>
                <w:lang w:val="en-PH"/>
              </w:rPr>
              <w:t>***</w:t>
            </w:r>
          </w:p>
          <w:p w:rsidRPr="007E2FA4" w:rsidR="005728AC" w:rsidP="005728AC" w:rsidRDefault="005728AC" w14:paraId="122981D7" w14:textId="77777777">
            <w:pPr>
              <w:rPr>
                <w:rFonts w:cstheme="minorHAnsi"/>
                <w:sz w:val="20"/>
                <w:szCs w:val="20"/>
                <w:lang w:val="en-AU"/>
              </w:rPr>
            </w:pPr>
          </w:p>
          <w:p w:rsidRPr="007E2FA4" w:rsidR="005728AC" w:rsidP="005728AC" w:rsidRDefault="005728AC" w14:paraId="5D66C728" w14:textId="77777777">
            <w:pPr>
              <w:rPr>
                <w:rFonts w:cstheme="minorHAnsi"/>
                <w:sz w:val="20"/>
                <w:szCs w:val="20"/>
                <w:lang w:val="en-AU"/>
              </w:rPr>
            </w:pPr>
            <w:r w:rsidRPr="007E2FA4">
              <w:rPr>
                <w:rFonts w:cstheme="minorHAnsi"/>
                <w:sz w:val="20"/>
                <w:szCs w:val="20"/>
                <w:lang w:val="en-AU"/>
              </w:rPr>
              <w:t>The following invoice has been submitted for your approval:</w:t>
            </w:r>
          </w:p>
          <w:p w:rsidRPr="007E2FA4" w:rsidR="005728AC" w:rsidP="005728AC" w:rsidRDefault="005728AC" w14:paraId="4AF33042" w14:textId="77777777">
            <w:pPr>
              <w:rPr>
                <w:rFonts w:eastAsiaTheme="minorEastAsia" w:cstheme="minorHAnsi"/>
                <w:noProof/>
                <w:sz w:val="20"/>
                <w:szCs w:val="20"/>
                <w:lang w:val="en-AU"/>
              </w:rPr>
            </w:pPr>
          </w:p>
          <w:p w:rsidRPr="007E2FA4" w:rsidR="005728AC" w:rsidP="005728AC" w:rsidRDefault="005728AC" w14:paraId="6E8F2EF0" w14:textId="77777777">
            <w:pPr>
              <w:rPr>
                <w:rFonts w:eastAsiaTheme="minorEastAsia" w:cstheme="minorHAnsi"/>
                <w:noProof/>
                <w:sz w:val="20"/>
                <w:szCs w:val="20"/>
                <w:lang w:val="en-AU"/>
              </w:rPr>
            </w:pPr>
            <w:r w:rsidRPr="007E2FA4">
              <w:rPr>
                <w:rFonts w:eastAsiaTheme="minorEastAsia" w:cstheme="minorHAnsi"/>
                <w:noProof/>
                <w:sz w:val="20"/>
                <w:szCs w:val="20"/>
                <w:lang w:val="en-AU"/>
              </w:rPr>
              <w:t>Company: &lt;Company&gt;</w:t>
            </w:r>
          </w:p>
          <w:p w:rsidRPr="007E2FA4" w:rsidR="005728AC" w:rsidP="005728AC" w:rsidRDefault="005728AC" w14:paraId="06089AA9" w14:textId="77777777">
            <w:pPr>
              <w:rPr>
                <w:rFonts w:eastAsiaTheme="minorEastAsia" w:cstheme="minorHAnsi"/>
                <w:noProof/>
                <w:sz w:val="20"/>
                <w:szCs w:val="20"/>
                <w:lang w:val="en-AU"/>
              </w:rPr>
            </w:pPr>
            <w:r w:rsidRPr="007E2FA4">
              <w:rPr>
                <w:rFonts w:eastAsiaTheme="minorEastAsia" w:cstheme="minorHAnsi"/>
                <w:noProof/>
                <w:sz w:val="20"/>
                <w:szCs w:val="20"/>
                <w:lang w:val="en-AU"/>
              </w:rPr>
              <w:t>Vendor: &lt;VendorName&gt;</w:t>
            </w:r>
          </w:p>
          <w:p w:rsidRPr="007E2FA4" w:rsidR="005728AC" w:rsidP="005728AC" w:rsidRDefault="005728AC" w14:paraId="13220769"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&lt;Invoice&gt;</w:t>
            </w:r>
          </w:p>
          <w:p w:rsidRPr="007E2FA4" w:rsidR="005728AC" w:rsidP="005728AC" w:rsidRDefault="005728AC" w14:paraId="1B82FB99"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Date: &lt;InvoiceDate&gt;</w:t>
            </w:r>
          </w:p>
          <w:p w:rsidRPr="007E2FA4" w:rsidR="005728AC" w:rsidP="005728AC" w:rsidRDefault="005728AC" w14:paraId="0AFAD5C2" w14:textId="77777777">
            <w:pPr>
              <w:rPr>
                <w:rFonts w:eastAsiaTheme="minorEastAsia" w:cstheme="minorHAnsi"/>
                <w:noProof/>
                <w:sz w:val="20"/>
                <w:szCs w:val="20"/>
                <w:lang w:val="en-AU"/>
              </w:rPr>
            </w:pPr>
            <w:r w:rsidRPr="007E2FA4">
              <w:rPr>
                <w:rFonts w:eastAsiaTheme="minorEastAsia" w:cstheme="minorHAnsi"/>
                <w:noProof/>
                <w:sz w:val="20"/>
                <w:szCs w:val="20"/>
                <w:lang w:val="en-AU"/>
              </w:rPr>
              <w:t>Due Date: &lt;DueDate&gt;</w:t>
            </w:r>
          </w:p>
          <w:p w:rsidRPr="007E2FA4" w:rsidR="005728AC" w:rsidP="005728AC" w:rsidRDefault="005728AC" w14:paraId="53E7174B" w14:textId="77777777">
            <w:pPr>
              <w:rPr>
                <w:rFonts w:eastAsiaTheme="minorEastAsia" w:cstheme="minorHAnsi"/>
                <w:noProof/>
                <w:sz w:val="20"/>
                <w:szCs w:val="20"/>
                <w:lang w:val="en-AU"/>
              </w:rPr>
            </w:pPr>
            <w:r w:rsidRPr="007E2FA4">
              <w:rPr>
                <w:rFonts w:eastAsiaTheme="minorEastAsia" w:cstheme="minorHAnsi"/>
                <w:noProof/>
                <w:sz w:val="20"/>
                <w:szCs w:val="20"/>
                <w:lang w:val="en-AU"/>
              </w:rPr>
              <w:t>Amount: &lt;InvoiceAmount&gt;</w:t>
            </w:r>
          </w:p>
          <w:p w:rsidRPr="007E2FA4" w:rsidR="005728AC" w:rsidP="005728AC" w:rsidRDefault="005728AC" w14:paraId="63756B57" w14:textId="77777777">
            <w:pPr>
              <w:rPr>
                <w:rFonts w:eastAsiaTheme="minorEastAsia" w:cstheme="minorHAnsi"/>
                <w:noProof/>
                <w:sz w:val="20"/>
                <w:szCs w:val="20"/>
                <w:lang w:val="en-AU"/>
              </w:rPr>
            </w:pPr>
          </w:p>
          <w:p w:rsidRPr="007E2FA4" w:rsidR="005728AC" w:rsidP="005728AC" w:rsidRDefault="005728AC" w14:paraId="2AA3D34E" w14:textId="77777777">
            <w:pPr>
              <w:rPr>
                <w:rFonts w:eastAsiaTheme="minorEastAsia" w:cstheme="minorHAnsi"/>
                <w:noProof/>
                <w:sz w:val="20"/>
                <w:szCs w:val="20"/>
                <w:lang w:val="en-AU"/>
              </w:rPr>
            </w:pPr>
            <w:r w:rsidRPr="007E2FA4">
              <w:rPr>
                <w:rFonts w:eastAsiaTheme="minorEastAsia" w:cstheme="minorHAnsi"/>
                <w:noProof/>
                <w:sz w:val="20"/>
                <w:szCs w:val="20"/>
                <w:lang w:val="en-AU"/>
              </w:rPr>
              <w:t>Please click on the link below to login to your Infor Inbasket</w:t>
            </w:r>
          </w:p>
          <w:p w:rsidRPr="007E2FA4" w:rsidR="005728AC" w:rsidP="005728AC" w:rsidRDefault="005728AC" w14:paraId="69EE23FC" w14:textId="77777777">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Review invoice</w:t>
            </w:r>
          </w:p>
          <w:p w:rsidRPr="007E2FA4" w:rsidR="005728AC" w:rsidP="005728AC" w:rsidRDefault="005728AC" w14:paraId="6FE773C7" w14:textId="77777777">
            <w:pPr>
              <w:rPr>
                <w:rFonts w:eastAsiaTheme="minorEastAsia" w:cstheme="minorHAnsi"/>
                <w:noProof/>
                <w:sz w:val="20"/>
                <w:szCs w:val="20"/>
                <w:lang w:val="en-AU"/>
              </w:rPr>
            </w:pPr>
          </w:p>
          <w:p w:rsidRPr="007E2FA4" w:rsidR="005728AC" w:rsidP="005728AC" w:rsidRDefault="005728AC" w14:paraId="1D519574"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To view the invoice image, click the link below </w:t>
            </w:r>
          </w:p>
          <w:p w:rsidRPr="007E2FA4" w:rsidR="005728AC" w:rsidP="005728AC" w:rsidRDefault="005728AC" w14:paraId="5DDF35DE" w14:textId="77777777">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View invoice in Onbase</w:t>
            </w:r>
          </w:p>
          <w:p w:rsidRPr="007E2FA4" w:rsidR="001867D6" w:rsidP="00F40C98" w:rsidRDefault="001867D6" w14:paraId="6E172FFA" w14:textId="0090F33C">
            <w:pPr>
              <w:rPr>
                <w:rFonts w:eastAsiaTheme="minorEastAsia" w:cstheme="minorHAnsi"/>
                <w:noProof/>
                <w:sz w:val="20"/>
                <w:szCs w:val="20"/>
                <w:lang w:val="en-AU"/>
              </w:rPr>
            </w:pPr>
          </w:p>
        </w:tc>
      </w:tr>
    </w:tbl>
    <w:p w:rsidRPr="007E2FA4" w:rsidR="00F925EC" w:rsidP="00B4538D" w:rsidRDefault="00F925EC" w14:paraId="0AD3DFA5" w14:textId="77777777">
      <w:pPr>
        <w:ind w:left="720"/>
        <w:rPr>
          <w:rFonts w:cstheme="minorHAnsi"/>
          <w:sz w:val="20"/>
          <w:szCs w:val="20"/>
        </w:rPr>
      </w:pPr>
    </w:p>
    <w:p w:rsidRPr="007E2FA4" w:rsidR="001867D6" w:rsidP="00B4538D" w:rsidRDefault="005A78C2" w14:paraId="0A6D4ADB" w14:textId="14C11AEF">
      <w:pPr>
        <w:pStyle w:val="DocumentText"/>
        <w:ind w:left="720"/>
        <w:rPr>
          <w:rFonts w:asciiTheme="minorHAnsi" w:hAnsiTheme="minorHAnsi" w:cstheme="minorHAnsi"/>
          <w:b/>
          <w:bCs/>
          <w:color w:val="auto"/>
          <w:szCs w:val="20"/>
        </w:rPr>
      </w:pPr>
      <w:r w:rsidRPr="007E2FA4">
        <w:rPr>
          <w:rFonts w:asciiTheme="minorHAnsi" w:hAnsiTheme="minorHAnsi" w:cstheme="minorHAnsi"/>
          <w:b/>
          <w:bCs/>
          <w:color w:val="auto"/>
          <w:szCs w:val="20"/>
        </w:rPr>
        <w:t>3</w:t>
      </w:r>
      <w:r w:rsidRPr="007E2FA4" w:rsidR="001867D6">
        <w:rPr>
          <w:rFonts w:asciiTheme="minorHAnsi" w:hAnsiTheme="minorHAnsi" w:cstheme="minorHAnsi"/>
          <w:b/>
          <w:bCs/>
          <w:color w:val="auto"/>
          <w:szCs w:val="20"/>
        </w:rPr>
        <w:t xml:space="preserve">. </w:t>
      </w:r>
      <w:r w:rsidRPr="007E2FA4" w:rsidR="001E5891">
        <w:rPr>
          <w:rFonts w:asciiTheme="minorHAnsi" w:hAnsiTheme="minorHAnsi" w:cstheme="minorHAnsi"/>
          <w:b/>
          <w:bCs/>
          <w:color w:val="auto"/>
          <w:szCs w:val="20"/>
        </w:rPr>
        <w:t>Email Reminder Day 3 for Approvers Within Authority Amount</w:t>
      </w:r>
    </w:p>
    <w:tbl>
      <w:tblPr>
        <w:tblStyle w:val="TableGrid"/>
        <w:tblW w:w="8748" w:type="dxa"/>
        <w:tblInd w:w="720" w:type="dxa"/>
        <w:tblLook w:val="04A0" w:firstRow="1" w:lastRow="0" w:firstColumn="1" w:lastColumn="0" w:noHBand="0" w:noVBand="1"/>
      </w:tblPr>
      <w:tblGrid>
        <w:gridCol w:w="1278"/>
        <w:gridCol w:w="7470"/>
      </w:tblGrid>
      <w:tr w:rsidRPr="007E2FA4" w:rsidR="001867D6" w:rsidTr="00B4538D" w14:paraId="45AEFF7A" w14:textId="77777777">
        <w:tc>
          <w:tcPr>
            <w:tcW w:w="1278" w:type="dxa"/>
            <w:hideMark/>
          </w:tcPr>
          <w:p w:rsidRPr="007E2FA4" w:rsidR="001867D6" w:rsidP="00F40C98" w:rsidRDefault="001867D6" w14:paraId="515F1A99"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1867D6" w:rsidP="00F40C98" w:rsidRDefault="001867D6" w14:paraId="488C33E0" w14:textId="77777777">
            <w:pPr>
              <w:spacing w:before="120" w:after="120"/>
              <w:rPr>
                <w:rFonts w:cstheme="minorHAnsi"/>
                <w:sz w:val="20"/>
                <w:szCs w:val="20"/>
                <w:lang w:val="en-AU" w:bidi="ar-BH"/>
              </w:rPr>
            </w:pPr>
            <w:r w:rsidRPr="007E2FA4">
              <w:rPr>
                <w:rFonts w:cstheme="minorHAnsi"/>
                <w:sz w:val="20"/>
                <w:szCs w:val="20"/>
                <w:lang w:val="en-AU" w:bidi="ar-BH"/>
              </w:rPr>
              <w:t>&lt;mailTo&gt;</w:t>
            </w:r>
          </w:p>
        </w:tc>
      </w:tr>
      <w:tr w:rsidRPr="007E2FA4" w:rsidR="001867D6" w:rsidTr="00B4538D" w14:paraId="5EEB6290" w14:textId="77777777">
        <w:tc>
          <w:tcPr>
            <w:tcW w:w="1278" w:type="dxa"/>
            <w:hideMark/>
          </w:tcPr>
          <w:p w:rsidRPr="007E2FA4" w:rsidR="001867D6" w:rsidP="00F40C98" w:rsidRDefault="001867D6" w14:paraId="658BC2C2"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1867D6" w:rsidP="00F40C98" w:rsidRDefault="001867D6" w14:paraId="3DBB8BB5" w14:textId="77777777">
            <w:pPr>
              <w:spacing w:before="120" w:after="120"/>
              <w:rPr>
                <w:rFonts w:cstheme="minorHAnsi"/>
                <w:sz w:val="20"/>
                <w:szCs w:val="20"/>
                <w:lang w:val="en-AU" w:bidi="ar-BH"/>
              </w:rPr>
            </w:pPr>
          </w:p>
        </w:tc>
      </w:tr>
      <w:tr w:rsidRPr="007E2FA4" w:rsidR="001867D6" w:rsidTr="00B4538D" w14:paraId="62A13AF4" w14:textId="77777777">
        <w:tc>
          <w:tcPr>
            <w:tcW w:w="1278" w:type="dxa"/>
            <w:hideMark/>
          </w:tcPr>
          <w:p w:rsidRPr="007E2FA4" w:rsidR="001867D6" w:rsidP="00F40C98" w:rsidRDefault="001867D6" w14:paraId="073116EB"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1867D6" w:rsidP="00F40C98" w:rsidRDefault="001867D6" w14:paraId="0148D85E"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1867D6" w:rsidTr="00B4538D" w14:paraId="31A86DE5" w14:textId="77777777">
        <w:tc>
          <w:tcPr>
            <w:tcW w:w="1278" w:type="dxa"/>
            <w:hideMark/>
          </w:tcPr>
          <w:p w:rsidRPr="007E2FA4" w:rsidR="001867D6" w:rsidP="00F40C98" w:rsidRDefault="001867D6" w14:paraId="5E5F944E"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1867D6" w:rsidP="00F40C98" w:rsidRDefault="001E5891" w14:paraId="13C96EB2" w14:textId="7F621CC4">
            <w:pPr>
              <w:spacing w:before="120" w:after="120"/>
              <w:rPr>
                <w:rFonts w:cstheme="minorHAnsi"/>
                <w:sz w:val="20"/>
                <w:szCs w:val="20"/>
                <w:lang w:val="en-AU"/>
              </w:rPr>
            </w:pPr>
            <w:r w:rsidRPr="007E2FA4">
              <w:rPr>
                <w:rFonts w:cstheme="minorHAnsi"/>
                <w:sz w:val="20"/>
                <w:szCs w:val="20"/>
                <w:lang w:val="en-AU"/>
              </w:rPr>
              <w:t>Email Reminder</w:t>
            </w:r>
            <w:r w:rsidRPr="007E2FA4" w:rsidR="00AD3DA6">
              <w:rPr>
                <w:rFonts w:cstheme="minorHAnsi"/>
                <w:sz w:val="20"/>
                <w:szCs w:val="20"/>
                <w:lang w:val="en-AU"/>
              </w:rPr>
              <w:t xml:space="preserve"> – Day 3:</w:t>
            </w:r>
            <w:r w:rsidRPr="007E2FA4">
              <w:rPr>
                <w:rFonts w:cstheme="minorHAnsi"/>
                <w:sz w:val="20"/>
                <w:szCs w:val="20"/>
                <w:lang w:val="en-AU"/>
              </w:rPr>
              <w:t xml:space="preserve"> </w:t>
            </w:r>
            <w:r w:rsidRPr="007E2FA4" w:rsidR="001867D6">
              <w:rPr>
                <w:rFonts w:cstheme="minorHAnsi"/>
                <w:sz w:val="20"/>
                <w:szCs w:val="20"/>
                <w:lang w:val="en-AU"/>
              </w:rPr>
              <w:t>Invoice &lt;Invoice&gt; for Approval for vendor &lt;VendorName&gt; and &lt;Company&gt;</w:t>
            </w:r>
            <w:r w:rsidRPr="007E2FA4" w:rsidR="00A16343">
              <w:rPr>
                <w:rFonts w:cstheme="minorHAnsi"/>
                <w:sz w:val="20"/>
                <w:szCs w:val="20"/>
                <w:lang w:val="en-AU"/>
              </w:rPr>
              <w:t xml:space="preserve"> (&lt;Company&gt;)</w:t>
            </w:r>
          </w:p>
        </w:tc>
      </w:tr>
      <w:tr w:rsidRPr="007E2FA4" w:rsidR="001867D6" w:rsidTr="00B4538D" w14:paraId="0EB2168D" w14:textId="77777777">
        <w:tc>
          <w:tcPr>
            <w:tcW w:w="1278" w:type="dxa"/>
            <w:hideMark/>
          </w:tcPr>
          <w:p w:rsidRPr="007E2FA4" w:rsidR="001867D6" w:rsidP="00F40C98" w:rsidRDefault="001867D6" w14:paraId="258CABC1"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001867D6" w:rsidP="00F40C98" w:rsidRDefault="00AD3DA6" w14:paraId="16EE5A95" w14:textId="648E3B17">
            <w:pPr>
              <w:rPr>
                <w:rFonts w:cstheme="minorHAnsi"/>
                <w:color w:val="000000"/>
                <w:sz w:val="20"/>
                <w:szCs w:val="20"/>
                <w:shd w:val="clear" w:color="auto" w:fill="FFFFFF"/>
              </w:rPr>
            </w:pPr>
            <w:r w:rsidRPr="007E2FA4">
              <w:rPr>
                <w:rFonts w:cstheme="minorHAnsi"/>
                <w:color w:val="000000"/>
                <w:sz w:val="20"/>
                <w:szCs w:val="20"/>
                <w:shd w:val="clear" w:color="auto" w:fill="FFFFFF"/>
              </w:rPr>
              <w:t>Invoice &lt;Invoice Number&gt; is awaiting your approval. If you do not approve within 2 day(s) it will be escalated to the next level.</w:t>
            </w:r>
          </w:p>
          <w:p w:rsidRPr="007E2FA4" w:rsidR="00AD3DA6" w:rsidP="00F40C98" w:rsidRDefault="00AD3DA6" w14:paraId="31CC5FA5" w14:textId="77777777">
            <w:pPr>
              <w:rPr>
                <w:rFonts w:eastAsiaTheme="minorEastAsia" w:cstheme="minorHAnsi"/>
                <w:noProof/>
                <w:sz w:val="20"/>
                <w:szCs w:val="20"/>
                <w:lang w:val="en-AU"/>
              </w:rPr>
            </w:pPr>
          </w:p>
          <w:p w:rsidRPr="007E2FA4" w:rsidR="00347517" w:rsidP="00347517" w:rsidRDefault="00347517" w14:paraId="71C4106D" w14:textId="77777777">
            <w:pPr>
              <w:rPr>
                <w:rFonts w:eastAsiaTheme="minorEastAsia" w:cstheme="minorHAnsi"/>
                <w:noProof/>
                <w:sz w:val="20"/>
                <w:szCs w:val="20"/>
                <w:lang w:val="en-AU"/>
              </w:rPr>
            </w:pPr>
            <w:r w:rsidRPr="007E2FA4">
              <w:rPr>
                <w:rFonts w:eastAsiaTheme="minorEastAsia" w:cstheme="minorHAnsi"/>
                <w:noProof/>
                <w:sz w:val="20"/>
                <w:szCs w:val="20"/>
                <w:lang w:val="en-AU"/>
              </w:rPr>
              <w:t>Company: &lt;Company&gt;</w:t>
            </w:r>
          </w:p>
          <w:p w:rsidRPr="007E2FA4" w:rsidR="00347517" w:rsidP="00347517" w:rsidRDefault="00347517" w14:paraId="09B71BC3" w14:textId="77777777">
            <w:pPr>
              <w:rPr>
                <w:rFonts w:eastAsiaTheme="minorEastAsia" w:cstheme="minorHAnsi"/>
                <w:noProof/>
                <w:sz w:val="20"/>
                <w:szCs w:val="20"/>
                <w:lang w:val="en-AU"/>
              </w:rPr>
            </w:pPr>
            <w:r w:rsidRPr="007E2FA4">
              <w:rPr>
                <w:rFonts w:eastAsiaTheme="minorEastAsia" w:cstheme="minorHAnsi"/>
                <w:noProof/>
                <w:sz w:val="20"/>
                <w:szCs w:val="20"/>
                <w:lang w:val="en-AU"/>
              </w:rPr>
              <w:t>Vendor: &lt;VendorName&gt;</w:t>
            </w:r>
          </w:p>
          <w:p w:rsidRPr="007E2FA4" w:rsidR="00347517" w:rsidP="00347517" w:rsidRDefault="00347517" w14:paraId="50B0CC8C"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&lt;Invoice&gt;</w:t>
            </w:r>
          </w:p>
          <w:p w:rsidRPr="007E2FA4" w:rsidR="00347517" w:rsidP="00347517" w:rsidRDefault="00347517" w14:paraId="29A4065B"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Date: &lt;InvoiceDate&gt;</w:t>
            </w:r>
          </w:p>
          <w:p w:rsidRPr="007E2FA4" w:rsidR="00347517" w:rsidP="00347517" w:rsidRDefault="00347517" w14:paraId="14948F54" w14:textId="77777777">
            <w:pPr>
              <w:rPr>
                <w:rFonts w:eastAsiaTheme="minorEastAsia" w:cstheme="minorHAnsi"/>
                <w:noProof/>
                <w:sz w:val="20"/>
                <w:szCs w:val="20"/>
                <w:lang w:val="en-AU"/>
              </w:rPr>
            </w:pPr>
            <w:r w:rsidRPr="007E2FA4">
              <w:rPr>
                <w:rFonts w:eastAsiaTheme="minorEastAsia" w:cstheme="minorHAnsi"/>
                <w:noProof/>
                <w:sz w:val="20"/>
                <w:szCs w:val="20"/>
                <w:lang w:val="en-AU"/>
              </w:rPr>
              <w:t>Due Date: &lt;DueDate&gt;</w:t>
            </w:r>
          </w:p>
          <w:p w:rsidRPr="007E2FA4" w:rsidR="001867D6" w:rsidP="00F40C98" w:rsidRDefault="00347517" w14:paraId="6136A420" w14:textId="5F2DBF7A">
            <w:pPr>
              <w:rPr>
                <w:rFonts w:eastAsiaTheme="minorEastAsia" w:cstheme="minorHAnsi"/>
                <w:noProof/>
                <w:sz w:val="20"/>
                <w:szCs w:val="20"/>
                <w:lang w:val="en-AU"/>
              </w:rPr>
            </w:pPr>
            <w:r w:rsidRPr="007E2FA4">
              <w:rPr>
                <w:rFonts w:eastAsiaTheme="minorEastAsia" w:cstheme="minorHAnsi"/>
                <w:noProof/>
                <w:sz w:val="20"/>
                <w:szCs w:val="20"/>
                <w:lang w:val="en-AU"/>
              </w:rPr>
              <w:t>Amount: &lt;InvoiceAmount&gt;</w:t>
            </w:r>
          </w:p>
          <w:p w:rsidRPr="007E2FA4" w:rsidR="009061E8" w:rsidP="00F40C98" w:rsidRDefault="009061E8" w14:paraId="175EFBEE" w14:textId="77777777">
            <w:pPr>
              <w:rPr>
                <w:rFonts w:eastAsiaTheme="minorEastAsia" w:cstheme="minorHAnsi"/>
                <w:noProof/>
                <w:sz w:val="20"/>
                <w:szCs w:val="20"/>
                <w:lang w:val="en-AU"/>
              </w:rPr>
            </w:pPr>
          </w:p>
          <w:p w:rsidRPr="007E2FA4" w:rsidR="00B85488" w:rsidP="00B85488" w:rsidRDefault="00B85488" w14:paraId="7DC5D88B" w14:textId="77777777">
            <w:pPr>
              <w:rPr>
                <w:rFonts w:eastAsiaTheme="minorEastAsia" w:cstheme="minorHAnsi"/>
                <w:noProof/>
                <w:sz w:val="20"/>
                <w:szCs w:val="20"/>
                <w:lang w:val="en-AU"/>
              </w:rPr>
            </w:pPr>
            <w:r w:rsidRPr="007E2FA4">
              <w:rPr>
                <w:rFonts w:eastAsiaTheme="minorEastAsia" w:cstheme="minorHAnsi"/>
                <w:noProof/>
                <w:sz w:val="20"/>
                <w:szCs w:val="20"/>
                <w:lang w:val="en-AU"/>
              </w:rPr>
              <w:t>Please click on the link below to login to your Infor Inbasket</w:t>
            </w:r>
          </w:p>
          <w:p w:rsidRPr="007E2FA4" w:rsidR="00B85488" w:rsidP="00B85488" w:rsidRDefault="00B85488" w14:paraId="2A113B51" w14:textId="77777777">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Review invoice</w:t>
            </w:r>
          </w:p>
          <w:p w:rsidRPr="007E2FA4" w:rsidR="00B85488" w:rsidP="00B85488" w:rsidRDefault="00B85488" w14:paraId="721D5EC6" w14:textId="77777777">
            <w:pPr>
              <w:rPr>
                <w:rFonts w:eastAsiaTheme="minorEastAsia" w:cstheme="minorHAnsi"/>
                <w:noProof/>
                <w:sz w:val="20"/>
                <w:szCs w:val="20"/>
                <w:lang w:val="en-AU"/>
              </w:rPr>
            </w:pPr>
          </w:p>
          <w:p w:rsidRPr="007E2FA4" w:rsidR="00B85488" w:rsidP="00B85488" w:rsidRDefault="00B85488" w14:paraId="6BC9D5A7"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To view the invoice image, click the link below </w:t>
            </w:r>
          </w:p>
          <w:p w:rsidRPr="007E2FA4" w:rsidR="00B85488" w:rsidP="00B85488" w:rsidRDefault="00B85488" w14:paraId="39164E18" w14:textId="77777777">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View invoice in Onbase</w:t>
            </w:r>
          </w:p>
          <w:p w:rsidRPr="007E2FA4" w:rsidR="001867D6" w:rsidP="00F40C98" w:rsidRDefault="001867D6" w14:paraId="47331B7B" w14:textId="77777777">
            <w:pPr>
              <w:rPr>
                <w:rFonts w:eastAsiaTheme="minorEastAsia" w:cstheme="minorHAnsi"/>
                <w:noProof/>
                <w:sz w:val="20"/>
                <w:szCs w:val="20"/>
                <w:lang w:val="en-AU"/>
              </w:rPr>
            </w:pPr>
          </w:p>
        </w:tc>
      </w:tr>
    </w:tbl>
    <w:p w:rsidRPr="007E2FA4" w:rsidR="00A25340" w:rsidP="00B4538D" w:rsidRDefault="00A25340" w14:paraId="734B2BC0" w14:textId="48311F3F">
      <w:pPr>
        <w:pStyle w:val="DocumentText"/>
        <w:ind w:left="720"/>
        <w:rPr>
          <w:rFonts w:asciiTheme="minorHAnsi" w:hAnsiTheme="minorHAnsi" w:cstheme="minorHAnsi"/>
          <w:color w:val="FF0000"/>
          <w:szCs w:val="20"/>
        </w:rPr>
      </w:pPr>
    </w:p>
    <w:p w:rsidRPr="007E2FA4" w:rsidR="00347517" w:rsidP="00B4538D" w:rsidRDefault="00347517" w14:paraId="6191104A" w14:textId="77777777">
      <w:pPr>
        <w:pStyle w:val="DocumentText"/>
        <w:ind w:left="720"/>
        <w:rPr>
          <w:rFonts w:asciiTheme="minorHAnsi" w:hAnsiTheme="minorHAnsi" w:cstheme="minorHAnsi"/>
          <w:color w:val="FF0000"/>
          <w:szCs w:val="20"/>
        </w:rPr>
      </w:pPr>
    </w:p>
    <w:p w:rsidRPr="007E2FA4" w:rsidR="00347517" w:rsidP="00B4538D" w:rsidRDefault="00347517" w14:paraId="293810F1" w14:textId="77777777">
      <w:pPr>
        <w:pStyle w:val="DocumentText"/>
        <w:ind w:left="720"/>
        <w:rPr>
          <w:rFonts w:asciiTheme="minorHAnsi" w:hAnsiTheme="minorHAnsi" w:cstheme="minorHAnsi"/>
          <w:color w:val="FF0000"/>
          <w:szCs w:val="20"/>
        </w:rPr>
      </w:pPr>
    </w:p>
    <w:p w:rsidRPr="007E2FA4" w:rsidR="00347517" w:rsidP="00B4538D" w:rsidRDefault="00347517" w14:paraId="709AE20D" w14:textId="77777777">
      <w:pPr>
        <w:pStyle w:val="DocumentText"/>
        <w:ind w:left="720"/>
        <w:rPr>
          <w:rFonts w:asciiTheme="minorHAnsi" w:hAnsiTheme="minorHAnsi" w:cstheme="minorHAnsi"/>
          <w:color w:val="FF0000"/>
          <w:szCs w:val="20"/>
        </w:rPr>
      </w:pPr>
    </w:p>
    <w:p w:rsidRPr="007E2FA4" w:rsidR="00347517" w:rsidP="00B4538D" w:rsidRDefault="00347517" w14:paraId="052B5270" w14:textId="77777777">
      <w:pPr>
        <w:pStyle w:val="DocumentText"/>
        <w:ind w:left="720"/>
        <w:rPr>
          <w:rFonts w:asciiTheme="minorHAnsi" w:hAnsiTheme="minorHAnsi" w:cstheme="minorHAnsi"/>
          <w:color w:val="FF0000"/>
          <w:szCs w:val="20"/>
        </w:rPr>
      </w:pPr>
    </w:p>
    <w:p w:rsidRPr="007E2FA4" w:rsidR="00347517" w:rsidP="00B4538D" w:rsidRDefault="00347517" w14:paraId="0F202686" w14:textId="77777777">
      <w:pPr>
        <w:pStyle w:val="DocumentText"/>
        <w:ind w:left="720"/>
        <w:rPr>
          <w:rFonts w:asciiTheme="minorHAnsi" w:hAnsiTheme="minorHAnsi" w:cstheme="minorHAnsi"/>
          <w:color w:val="FF0000"/>
          <w:szCs w:val="20"/>
        </w:rPr>
      </w:pPr>
    </w:p>
    <w:p w:rsidRPr="007E2FA4" w:rsidR="00AD3DA6" w:rsidP="00B4538D" w:rsidRDefault="00B85488" w14:paraId="1194049A" w14:textId="3A12209B">
      <w:pPr>
        <w:pStyle w:val="DocumentText"/>
        <w:ind w:left="720"/>
        <w:rPr>
          <w:rFonts w:asciiTheme="minorHAnsi" w:hAnsiTheme="minorHAnsi" w:cstheme="minorHAnsi"/>
          <w:b/>
          <w:bCs/>
          <w:color w:val="auto"/>
          <w:szCs w:val="20"/>
        </w:rPr>
      </w:pPr>
      <w:r w:rsidRPr="007E2FA4">
        <w:rPr>
          <w:rFonts w:asciiTheme="minorHAnsi" w:hAnsiTheme="minorHAnsi" w:cstheme="minorHAnsi"/>
          <w:b/>
          <w:bCs/>
          <w:color w:val="auto"/>
          <w:szCs w:val="20"/>
        </w:rPr>
        <w:t>4</w:t>
      </w:r>
      <w:r w:rsidRPr="007E2FA4" w:rsidR="00AD3DA6">
        <w:rPr>
          <w:rFonts w:asciiTheme="minorHAnsi" w:hAnsiTheme="minorHAnsi" w:cstheme="minorHAnsi"/>
          <w:b/>
          <w:bCs/>
          <w:color w:val="auto"/>
          <w:szCs w:val="20"/>
        </w:rPr>
        <w:t>. Email Reminder Day 4 for Approvers Within Authority Amount</w:t>
      </w:r>
    </w:p>
    <w:tbl>
      <w:tblPr>
        <w:tblStyle w:val="TableGrid"/>
        <w:tblW w:w="8748" w:type="dxa"/>
        <w:tblInd w:w="720" w:type="dxa"/>
        <w:tblLook w:val="04A0" w:firstRow="1" w:lastRow="0" w:firstColumn="1" w:lastColumn="0" w:noHBand="0" w:noVBand="1"/>
      </w:tblPr>
      <w:tblGrid>
        <w:gridCol w:w="1278"/>
        <w:gridCol w:w="7470"/>
      </w:tblGrid>
      <w:tr w:rsidRPr="007E2FA4" w:rsidR="00AD3DA6" w:rsidTr="00B4538D" w14:paraId="64A3D7A6" w14:textId="77777777">
        <w:tc>
          <w:tcPr>
            <w:tcW w:w="1278" w:type="dxa"/>
            <w:hideMark/>
          </w:tcPr>
          <w:p w:rsidRPr="007E2FA4" w:rsidR="00AD3DA6" w:rsidP="00F40C98" w:rsidRDefault="00AD3DA6" w14:paraId="5ABCB9C6"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AD3DA6" w:rsidP="00F40C98" w:rsidRDefault="00AD3DA6" w14:paraId="152FC4F6" w14:textId="77777777">
            <w:pPr>
              <w:spacing w:before="120" w:after="120"/>
              <w:rPr>
                <w:rFonts w:cstheme="minorHAnsi"/>
                <w:sz w:val="20"/>
                <w:szCs w:val="20"/>
                <w:lang w:val="en-AU" w:bidi="ar-BH"/>
              </w:rPr>
            </w:pPr>
            <w:r w:rsidRPr="007E2FA4">
              <w:rPr>
                <w:rFonts w:cstheme="minorHAnsi"/>
                <w:sz w:val="20"/>
                <w:szCs w:val="20"/>
                <w:lang w:val="en-AU" w:bidi="ar-BH"/>
              </w:rPr>
              <w:t>&lt;mailTo&gt;</w:t>
            </w:r>
          </w:p>
        </w:tc>
      </w:tr>
      <w:tr w:rsidRPr="007E2FA4" w:rsidR="00AD3DA6" w:rsidTr="00B4538D" w14:paraId="590376B6" w14:textId="77777777">
        <w:tc>
          <w:tcPr>
            <w:tcW w:w="1278" w:type="dxa"/>
            <w:hideMark/>
          </w:tcPr>
          <w:p w:rsidRPr="007E2FA4" w:rsidR="00AD3DA6" w:rsidP="00F40C98" w:rsidRDefault="00AD3DA6" w14:paraId="7C94E3AD"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AD3DA6" w:rsidP="00F40C98" w:rsidRDefault="00AD3DA6" w14:paraId="76EF6505" w14:textId="77777777">
            <w:pPr>
              <w:spacing w:before="120" w:after="120"/>
              <w:rPr>
                <w:rFonts w:cstheme="minorHAnsi"/>
                <w:sz w:val="20"/>
                <w:szCs w:val="20"/>
                <w:lang w:val="en-AU" w:bidi="ar-BH"/>
              </w:rPr>
            </w:pPr>
          </w:p>
        </w:tc>
      </w:tr>
      <w:tr w:rsidRPr="007E2FA4" w:rsidR="00AD3DA6" w:rsidTr="00B4538D" w14:paraId="0F979227" w14:textId="77777777">
        <w:tc>
          <w:tcPr>
            <w:tcW w:w="1278" w:type="dxa"/>
            <w:hideMark/>
          </w:tcPr>
          <w:p w:rsidRPr="007E2FA4" w:rsidR="00AD3DA6" w:rsidP="00F40C98" w:rsidRDefault="00AD3DA6" w14:paraId="74EE14BB"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AD3DA6" w:rsidP="00F40C98" w:rsidRDefault="00AD3DA6" w14:paraId="6C9E4A5C"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AD3DA6" w:rsidTr="00B4538D" w14:paraId="24047AAD" w14:textId="77777777">
        <w:tc>
          <w:tcPr>
            <w:tcW w:w="1278" w:type="dxa"/>
            <w:hideMark/>
          </w:tcPr>
          <w:p w:rsidRPr="007E2FA4" w:rsidR="00AD3DA6" w:rsidP="00F40C98" w:rsidRDefault="00AD3DA6" w14:paraId="44CE96D8"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AD3DA6" w:rsidP="00F40C98" w:rsidRDefault="00AD3DA6" w14:paraId="447DAA8B" w14:textId="2DB4A62F">
            <w:pPr>
              <w:spacing w:before="120" w:after="120"/>
              <w:rPr>
                <w:rFonts w:cstheme="minorHAnsi"/>
                <w:sz w:val="20"/>
                <w:szCs w:val="20"/>
                <w:lang w:val="en-AU"/>
              </w:rPr>
            </w:pPr>
            <w:r w:rsidRPr="007E2FA4">
              <w:rPr>
                <w:rFonts w:cstheme="minorHAnsi"/>
                <w:sz w:val="20"/>
                <w:szCs w:val="20"/>
                <w:lang w:val="en-AU"/>
              </w:rPr>
              <w:t>Email Reminder – Day 4: Invoice &lt;Invoice&gt; for Approval for vendor &lt;VendorName&gt; and &lt;Company&gt;</w:t>
            </w:r>
            <w:r w:rsidRPr="007E2FA4" w:rsidR="009559E7">
              <w:rPr>
                <w:rFonts w:cstheme="minorHAnsi"/>
                <w:sz w:val="20"/>
                <w:szCs w:val="20"/>
                <w:lang w:val="en-AU"/>
              </w:rPr>
              <w:t xml:space="preserve"> (&lt;Company&gt;)</w:t>
            </w:r>
          </w:p>
        </w:tc>
      </w:tr>
      <w:tr w:rsidRPr="007E2FA4" w:rsidR="00AD3DA6" w:rsidTr="00B4538D" w14:paraId="3C60393A" w14:textId="77777777">
        <w:tc>
          <w:tcPr>
            <w:tcW w:w="1278" w:type="dxa"/>
            <w:hideMark/>
          </w:tcPr>
          <w:p w:rsidRPr="007E2FA4" w:rsidR="00AD3DA6" w:rsidP="00F40C98" w:rsidRDefault="00AD3DA6" w14:paraId="5AE31311"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00AD3DA6" w:rsidP="00F40C98" w:rsidRDefault="00AD3DA6" w14:paraId="545F534F" w14:textId="3158F625">
            <w:pPr>
              <w:rPr>
                <w:rFonts w:cstheme="minorHAnsi"/>
                <w:color w:val="000000"/>
                <w:sz w:val="20"/>
                <w:szCs w:val="20"/>
                <w:shd w:val="clear" w:color="auto" w:fill="FFFFFF"/>
              </w:rPr>
            </w:pPr>
            <w:r w:rsidRPr="007E2FA4">
              <w:rPr>
                <w:rFonts w:cstheme="minorHAnsi"/>
                <w:color w:val="000000"/>
                <w:sz w:val="20"/>
                <w:szCs w:val="20"/>
                <w:shd w:val="clear" w:color="auto" w:fill="FFFFFF"/>
              </w:rPr>
              <w:t xml:space="preserve">Invoice &lt;Invoice Number&gt; is awaiting your approval. If you do not approve within </w:t>
            </w:r>
            <w:r w:rsidRPr="007E2FA4" w:rsidR="003272CD">
              <w:rPr>
                <w:rFonts w:cstheme="minorHAnsi"/>
                <w:color w:val="000000"/>
                <w:sz w:val="20"/>
                <w:szCs w:val="20"/>
                <w:shd w:val="clear" w:color="auto" w:fill="FFFFFF"/>
              </w:rPr>
              <w:t>1</w:t>
            </w:r>
            <w:r w:rsidRPr="007E2FA4">
              <w:rPr>
                <w:rFonts w:cstheme="minorHAnsi"/>
                <w:color w:val="000000"/>
                <w:sz w:val="20"/>
                <w:szCs w:val="20"/>
                <w:shd w:val="clear" w:color="auto" w:fill="FFFFFF"/>
              </w:rPr>
              <w:t xml:space="preserve"> day(s) it will be escalated to the next level.</w:t>
            </w:r>
          </w:p>
          <w:p w:rsidRPr="007E2FA4" w:rsidR="00AD3DA6" w:rsidP="00F40C98" w:rsidRDefault="00AD3DA6" w14:paraId="680BD942" w14:textId="77777777">
            <w:pPr>
              <w:rPr>
                <w:rFonts w:eastAsiaTheme="minorEastAsia" w:cstheme="minorHAnsi"/>
                <w:noProof/>
                <w:sz w:val="20"/>
                <w:szCs w:val="20"/>
                <w:lang w:val="en-AU"/>
              </w:rPr>
            </w:pPr>
          </w:p>
          <w:p w:rsidRPr="007E2FA4" w:rsidR="00F47950" w:rsidP="00F47950" w:rsidRDefault="00F47950" w14:paraId="3DF2DFF2" w14:textId="77777777">
            <w:pPr>
              <w:rPr>
                <w:rFonts w:eastAsiaTheme="minorEastAsia" w:cstheme="minorHAnsi"/>
                <w:noProof/>
                <w:sz w:val="20"/>
                <w:szCs w:val="20"/>
                <w:lang w:val="en-AU"/>
              </w:rPr>
            </w:pPr>
            <w:r w:rsidRPr="007E2FA4">
              <w:rPr>
                <w:rFonts w:eastAsiaTheme="minorEastAsia" w:cstheme="minorHAnsi"/>
                <w:noProof/>
                <w:sz w:val="20"/>
                <w:szCs w:val="20"/>
                <w:lang w:val="en-AU"/>
              </w:rPr>
              <w:t>Company: &lt;Company&gt;</w:t>
            </w:r>
          </w:p>
          <w:p w:rsidRPr="007E2FA4" w:rsidR="00F47950" w:rsidP="00F47950" w:rsidRDefault="00F47950" w14:paraId="2986276C" w14:textId="77777777">
            <w:pPr>
              <w:rPr>
                <w:rFonts w:eastAsiaTheme="minorEastAsia" w:cstheme="minorHAnsi"/>
                <w:noProof/>
                <w:sz w:val="20"/>
                <w:szCs w:val="20"/>
                <w:lang w:val="en-AU"/>
              </w:rPr>
            </w:pPr>
            <w:r w:rsidRPr="007E2FA4">
              <w:rPr>
                <w:rFonts w:eastAsiaTheme="minorEastAsia" w:cstheme="minorHAnsi"/>
                <w:noProof/>
                <w:sz w:val="20"/>
                <w:szCs w:val="20"/>
                <w:lang w:val="en-AU"/>
              </w:rPr>
              <w:t>Vendor: &lt;VendorName&gt;</w:t>
            </w:r>
          </w:p>
          <w:p w:rsidRPr="007E2FA4" w:rsidR="00F47950" w:rsidP="00F47950" w:rsidRDefault="00F47950" w14:paraId="1AA33247"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&lt;Invoice&gt;</w:t>
            </w:r>
          </w:p>
          <w:p w:rsidRPr="007E2FA4" w:rsidR="00F47950" w:rsidP="00F47950" w:rsidRDefault="00F47950" w14:paraId="01CC91AF"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Date: &lt;InvoiceDate&gt;</w:t>
            </w:r>
          </w:p>
          <w:p w:rsidRPr="007E2FA4" w:rsidR="00F47950" w:rsidP="00F47950" w:rsidRDefault="00F47950" w14:paraId="1FFD896B" w14:textId="77777777">
            <w:pPr>
              <w:rPr>
                <w:rFonts w:eastAsiaTheme="minorEastAsia" w:cstheme="minorHAnsi"/>
                <w:noProof/>
                <w:sz w:val="20"/>
                <w:szCs w:val="20"/>
                <w:lang w:val="en-AU"/>
              </w:rPr>
            </w:pPr>
            <w:r w:rsidRPr="007E2FA4">
              <w:rPr>
                <w:rFonts w:eastAsiaTheme="minorEastAsia" w:cstheme="minorHAnsi"/>
                <w:noProof/>
                <w:sz w:val="20"/>
                <w:szCs w:val="20"/>
                <w:lang w:val="en-AU"/>
              </w:rPr>
              <w:t>Due Date: &lt;DueDate&gt;</w:t>
            </w:r>
          </w:p>
          <w:p w:rsidRPr="007E2FA4" w:rsidR="00F47950" w:rsidP="00F47950" w:rsidRDefault="00F47950" w14:paraId="5C8D931B" w14:textId="77777777">
            <w:pPr>
              <w:rPr>
                <w:rFonts w:eastAsiaTheme="minorEastAsia" w:cstheme="minorHAnsi"/>
                <w:noProof/>
                <w:sz w:val="20"/>
                <w:szCs w:val="20"/>
                <w:lang w:val="en-AU"/>
              </w:rPr>
            </w:pPr>
            <w:r w:rsidRPr="007E2FA4">
              <w:rPr>
                <w:rFonts w:eastAsiaTheme="minorEastAsia" w:cstheme="minorHAnsi"/>
                <w:noProof/>
                <w:sz w:val="20"/>
                <w:szCs w:val="20"/>
                <w:lang w:val="en-AU"/>
              </w:rPr>
              <w:t>Amount: &lt;InvoiceAmount&gt;</w:t>
            </w:r>
          </w:p>
          <w:p w:rsidRPr="007E2FA4" w:rsidR="00AD3DA6" w:rsidP="00F40C98" w:rsidRDefault="00AD3DA6" w14:paraId="30AC67A4" w14:textId="77777777">
            <w:pPr>
              <w:rPr>
                <w:rFonts w:eastAsiaTheme="minorEastAsia" w:cstheme="minorHAnsi"/>
                <w:noProof/>
                <w:sz w:val="20"/>
                <w:szCs w:val="20"/>
                <w:lang w:val="en-AU"/>
              </w:rPr>
            </w:pPr>
          </w:p>
          <w:p w:rsidRPr="007E2FA4" w:rsidR="00B85488" w:rsidP="00B85488" w:rsidRDefault="00B85488" w14:paraId="60FE3DF2" w14:textId="77777777">
            <w:pPr>
              <w:rPr>
                <w:rFonts w:eastAsiaTheme="minorEastAsia" w:cstheme="minorHAnsi"/>
                <w:noProof/>
                <w:sz w:val="20"/>
                <w:szCs w:val="20"/>
                <w:lang w:val="en-AU"/>
              </w:rPr>
            </w:pPr>
            <w:r w:rsidRPr="007E2FA4">
              <w:rPr>
                <w:rFonts w:eastAsiaTheme="minorEastAsia" w:cstheme="minorHAnsi"/>
                <w:noProof/>
                <w:sz w:val="20"/>
                <w:szCs w:val="20"/>
                <w:lang w:val="en-AU"/>
              </w:rPr>
              <w:t>Please click on the link below to login to your Infor Inbasket</w:t>
            </w:r>
          </w:p>
          <w:p w:rsidRPr="007E2FA4" w:rsidR="00B85488" w:rsidP="00B85488" w:rsidRDefault="00B85488" w14:paraId="149B470E" w14:textId="77777777">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Review invoice</w:t>
            </w:r>
          </w:p>
          <w:p w:rsidRPr="007E2FA4" w:rsidR="00B85488" w:rsidP="00B85488" w:rsidRDefault="00B85488" w14:paraId="2401AB45" w14:textId="77777777">
            <w:pPr>
              <w:rPr>
                <w:rFonts w:eastAsiaTheme="minorEastAsia" w:cstheme="minorHAnsi"/>
                <w:noProof/>
                <w:sz w:val="20"/>
                <w:szCs w:val="20"/>
                <w:lang w:val="en-AU"/>
              </w:rPr>
            </w:pPr>
          </w:p>
          <w:p w:rsidRPr="007E2FA4" w:rsidR="00B85488" w:rsidP="00B85488" w:rsidRDefault="00B85488" w14:paraId="6F143EF8"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To view the invoice image, click the link below </w:t>
            </w:r>
          </w:p>
          <w:p w:rsidRPr="007E2FA4" w:rsidR="00B85488" w:rsidP="00B85488" w:rsidRDefault="00B85488" w14:paraId="76C0A62D" w14:textId="77777777">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View invoice in Onbase</w:t>
            </w:r>
          </w:p>
          <w:p w:rsidRPr="007E2FA4" w:rsidR="00AD3DA6" w:rsidP="00F40C98" w:rsidRDefault="00AD3DA6" w14:paraId="25EAD0FD" w14:textId="77777777">
            <w:pPr>
              <w:rPr>
                <w:rFonts w:eastAsiaTheme="minorEastAsia" w:cstheme="minorHAnsi"/>
                <w:noProof/>
                <w:sz w:val="20"/>
                <w:szCs w:val="20"/>
                <w:lang w:val="en-AU"/>
              </w:rPr>
            </w:pPr>
          </w:p>
        </w:tc>
      </w:tr>
    </w:tbl>
    <w:p w:rsidRPr="007E2FA4" w:rsidR="00F47950" w:rsidP="00F47950" w:rsidRDefault="00F47950" w14:paraId="1F428AE8" w14:textId="22C5A7BA">
      <w:pPr>
        <w:ind w:left="720"/>
        <w:rPr>
          <w:rFonts w:cstheme="minorHAnsi"/>
          <w:sz w:val="20"/>
          <w:szCs w:val="20"/>
        </w:rPr>
      </w:pPr>
    </w:p>
    <w:p w:rsidRPr="007E2FA4" w:rsidR="00F47950" w:rsidP="00F47950" w:rsidRDefault="00F47950" w14:paraId="5551F367" w14:textId="77777777">
      <w:pPr>
        <w:ind w:left="720"/>
        <w:rPr>
          <w:rFonts w:cstheme="minorHAnsi"/>
          <w:sz w:val="20"/>
          <w:szCs w:val="20"/>
        </w:rPr>
      </w:pPr>
    </w:p>
    <w:p w:rsidRPr="007E2FA4" w:rsidR="00F47950" w:rsidP="00F47950" w:rsidRDefault="00F47950" w14:paraId="75619E12" w14:textId="77777777">
      <w:pPr>
        <w:ind w:left="720"/>
        <w:rPr>
          <w:rFonts w:cstheme="minorHAnsi"/>
          <w:sz w:val="20"/>
          <w:szCs w:val="20"/>
        </w:rPr>
      </w:pPr>
    </w:p>
    <w:p w:rsidRPr="007E2FA4" w:rsidR="00F47950" w:rsidP="00F47950" w:rsidRDefault="00F47950" w14:paraId="62407B02" w14:textId="77777777">
      <w:pPr>
        <w:ind w:left="720"/>
        <w:rPr>
          <w:rFonts w:cstheme="minorHAnsi"/>
          <w:sz w:val="20"/>
          <w:szCs w:val="20"/>
        </w:rPr>
      </w:pPr>
    </w:p>
    <w:p w:rsidRPr="007E2FA4" w:rsidR="00A82B93" w:rsidP="00F47950" w:rsidRDefault="00A82B93" w14:paraId="19B91A0D" w14:textId="77777777">
      <w:pPr>
        <w:ind w:left="720"/>
        <w:rPr>
          <w:rFonts w:cstheme="minorHAnsi"/>
          <w:sz w:val="20"/>
          <w:szCs w:val="20"/>
        </w:rPr>
      </w:pPr>
    </w:p>
    <w:p w:rsidRPr="007E2FA4" w:rsidR="00F47950" w:rsidP="00F47950" w:rsidRDefault="00F47950" w14:paraId="6B275D5E" w14:textId="77777777">
      <w:pPr>
        <w:ind w:left="720"/>
        <w:rPr>
          <w:rFonts w:cstheme="minorHAnsi"/>
          <w:sz w:val="20"/>
          <w:szCs w:val="20"/>
        </w:rPr>
      </w:pPr>
    </w:p>
    <w:p w:rsidRPr="007E2FA4" w:rsidR="003272CD" w:rsidP="00B4538D" w:rsidRDefault="00A82B93" w14:paraId="506519F0" w14:textId="5E8C1770">
      <w:pPr>
        <w:pStyle w:val="DocumentText"/>
        <w:ind w:left="720"/>
        <w:rPr>
          <w:rFonts w:asciiTheme="minorHAnsi" w:hAnsiTheme="minorHAnsi" w:cstheme="minorHAnsi"/>
          <w:b/>
          <w:bCs/>
          <w:color w:val="auto"/>
          <w:szCs w:val="20"/>
        </w:rPr>
      </w:pPr>
      <w:r w:rsidRPr="007E2FA4">
        <w:rPr>
          <w:rFonts w:asciiTheme="minorHAnsi" w:hAnsiTheme="minorHAnsi" w:cstheme="minorHAnsi"/>
          <w:b/>
          <w:bCs/>
          <w:color w:val="auto"/>
          <w:szCs w:val="20"/>
        </w:rPr>
        <w:t>5</w:t>
      </w:r>
      <w:r w:rsidRPr="007E2FA4" w:rsidR="003272CD">
        <w:rPr>
          <w:rFonts w:asciiTheme="minorHAnsi" w:hAnsiTheme="minorHAnsi" w:cstheme="minorHAnsi"/>
          <w:b/>
          <w:bCs/>
          <w:color w:val="auto"/>
          <w:szCs w:val="20"/>
        </w:rPr>
        <w:t xml:space="preserve">. </w:t>
      </w:r>
      <w:r w:rsidRPr="007E2FA4" w:rsidR="000E3652">
        <w:rPr>
          <w:rFonts w:asciiTheme="minorHAnsi" w:hAnsiTheme="minorHAnsi" w:cstheme="minorHAnsi"/>
          <w:b/>
          <w:bCs/>
          <w:color w:val="auto"/>
          <w:szCs w:val="20"/>
        </w:rPr>
        <w:t xml:space="preserve">Person Responsible has no </w:t>
      </w:r>
      <w:r w:rsidRPr="007E2FA4" w:rsidR="00387FB6">
        <w:rPr>
          <w:rFonts w:asciiTheme="minorHAnsi" w:hAnsiTheme="minorHAnsi" w:cstheme="minorHAnsi"/>
          <w:b/>
          <w:bCs/>
          <w:color w:val="auto"/>
          <w:szCs w:val="20"/>
        </w:rPr>
        <w:t>a</w:t>
      </w:r>
      <w:r w:rsidRPr="007E2FA4" w:rsidR="000E3652">
        <w:rPr>
          <w:rFonts w:asciiTheme="minorHAnsi" w:hAnsiTheme="minorHAnsi" w:cstheme="minorHAnsi"/>
          <w:b/>
          <w:bCs/>
          <w:color w:val="auto"/>
          <w:szCs w:val="20"/>
        </w:rPr>
        <w:t xml:space="preserve">pproval </w:t>
      </w:r>
      <w:r w:rsidRPr="007E2FA4" w:rsidR="00387FB6">
        <w:rPr>
          <w:rFonts w:asciiTheme="minorHAnsi" w:hAnsiTheme="minorHAnsi" w:cstheme="minorHAnsi"/>
          <w:b/>
          <w:bCs/>
          <w:color w:val="auto"/>
          <w:szCs w:val="20"/>
        </w:rPr>
        <w:t>a</w:t>
      </w:r>
      <w:r w:rsidRPr="007E2FA4" w:rsidR="000E3652">
        <w:rPr>
          <w:rFonts w:asciiTheme="minorHAnsi" w:hAnsiTheme="minorHAnsi" w:cstheme="minorHAnsi"/>
          <w:b/>
          <w:bCs/>
          <w:color w:val="auto"/>
          <w:szCs w:val="20"/>
        </w:rPr>
        <w:t>bility</w:t>
      </w:r>
    </w:p>
    <w:tbl>
      <w:tblPr>
        <w:tblStyle w:val="TableGrid"/>
        <w:tblW w:w="8748" w:type="dxa"/>
        <w:tblInd w:w="720" w:type="dxa"/>
        <w:tblLook w:val="04A0" w:firstRow="1" w:lastRow="0" w:firstColumn="1" w:lastColumn="0" w:noHBand="0" w:noVBand="1"/>
      </w:tblPr>
      <w:tblGrid>
        <w:gridCol w:w="1278"/>
        <w:gridCol w:w="7470"/>
      </w:tblGrid>
      <w:tr w:rsidRPr="007E2FA4" w:rsidR="003272CD" w:rsidTr="00B4538D" w14:paraId="157A094C" w14:textId="77777777">
        <w:tc>
          <w:tcPr>
            <w:tcW w:w="1278" w:type="dxa"/>
            <w:hideMark/>
          </w:tcPr>
          <w:p w:rsidRPr="007E2FA4" w:rsidR="003272CD" w:rsidP="00F40C98" w:rsidRDefault="003272CD" w14:paraId="27B908C8"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3272CD" w:rsidP="00F40C98" w:rsidRDefault="003272CD" w14:paraId="0092A96A" w14:textId="3C2A6DC1">
            <w:pPr>
              <w:spacing w:before="120" w:after="120"/>
              <w:rPr>
                <w:rFonts w:cstheme="minorHAnsi"/>
                <w:sz w:val="20"/>
                <w:szCs w:val="20"/>
                <w:lang w:val="en-AU" w:bidi="ar-BH"/>
              </w:rPr>
            </w:pPr>
            <w:r w:rsidRPr="007E2FA4">
              <w:rPr>
                <w:rFonts w:cstheme="minorHAnsi"/>
                <w:sz w:val="20"/>
                <w:szCs w:val="20"/>
                <w:lang w:val="en-AU" w:bidi="ar-BH"/>
              </w:rPr>
              <w:t>&lt;</w:t>
            </w:r>
            <w:r w:rsidRPr="007E2FA4" w:rsidR="00B55CE3">
              <w:t xml:space="preserve"> </w:t>
            </w:r>
            <w:r w:rsidRPr="007E2FA4" w:rsidR="00B55CE3">
              <w:rPr>
                <w:rFonts w:cstheme="minorHAnsi"/>
                <w:sz w:val="20"/>
                <w:szCs w:val="20"/>
                <w:lang w:val="en-AU" w:bidi="ar-BH"/>
              </w:rPr>
              <w:t>APIA_NONPOROUTING_AutoReject_Recipient&gt;</w:t>
            </w:r>
          </w:p>
        </w:tc>
      </w:tr>
      <w:tr w:rsidRPr="007E2FA4" w:rsidR="003272CD" w:rsidTr="00B4538D" w14:paraId="33011566" w14:textId="77777777">
        <w:tc>
          <w:tcPr>
            <w:tcW w:w="1278" w:type="dxa"/>
            <w:hideMark/>
          </w:tcPr>
          <w:p w:rsidRPr="007E2FA4" w:rsidR="003272CD" w:rsidP="00F40C98" w:rsidRDefault="003272CD" w14:paraId="05C36E86"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3272CD" w:rsidP="00F40C98" w:rsidRDefault="003272CD" w14:paraId="3573B55A" w14:textId="77777777">
            <w:pPr>
              <w:spacing w:before="120" w:after="120"/>
              <w:rPr>
                <w:rFonts w:cstheme="minorHAnsi"/>
                <w:sz w:val="20"/>
                <w:szCs w:val="20"/>
                <w:lang w:val="en-AU" w:bidi="ar-BH"/>
              </w:rPr>
            </w:pPr>
          </w:p>
        </w:tc>
      </w:tr>
      <w:tr w:rsidRPr="007E2FA4" w:rsidR="003272CD" w:rsidTr="00B4538D" w14:paraId="1AA50072" w14:textId="77777777">
        <w:tc>
          <w:tcPr>
            <w:tcW w:w="1278" w:type="dxa"/>
            <w:hideMark/>
          </w:tcPr>
          <w:p w:rsidRPr="007E2FA4" w:rsidR="003272CD" w:rsidP="00F40C98" w:rsidRDefault="003272CD" w14:paraId="4B9EC82A"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3272CD" w:rsidP="00F40C98" w:rsidRDefault="003272CD" w14:paraId="2571D27E"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3272CD" w:rsidTr="00B4538D" w14:paraId="609E61AD" w14:textId="77777777">
        <w:tc>
          <w:tcPr>
            <w:tcW w:w="1278" w:type="dxa"/>
            <w:hideMark/>
          </w:tcPr>
          <w:p w:rsidRPr="007E2FA4" w:rsidR="003272CD" w:rsidP="00F40C98" w:rsidRDefault="003272CD" w14:paraId="470ED2A1"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3272CD" w:rsidP="00F40C98" w:rsidRDefault="000E3652" w14:paraId="1EB353B1" w14:textId="23C9060D">
            <w:pPr>
              <w:spacing w:before="120" w:after="120"/>
              <w:rPr>
                <w:rFonts w:cstheme="minorHAnsi"/>
                <w:sz w:val="20"/>
                <w:szCs w:val="20"/>
                <w:lang w:val="en-AU"/>
              </w:rPr>
            </w:pPr>
            <w:r w:rsidRPr="007E2FA4">
              <w:rPr>
                <w:rFonts w:cstheme="minorHAnsi"/>
                <w:sz w:val="20"/>
                <w:szCs w:val="20"/>
                <w:lang w:val="en-AU"/>
              </w:rPr>
              <w:t>Person Responsible for</w:t>
            </w:r>
            <w:r w:rsidRPr="007E2FA4" w:rsidR="003272CD">
              <w:rPr>
                <w:rFonts w:cstheme="minorHAnsi"/>
                <w:sz w:val="20"/>
                <w:szCs w:val="20"/>
                <w:lang w:val="en-AU"/>
              </w:rPr>
              <w:t xml:space="preserve"> Invoice &lt;Invoice&gt; for vendor &lt;VendorName&gt; and &lt;Company&gt;</w:t>
            </w:r>
            <w:r w:rsidRPr="007E2FA4" w:rsidR="00387FB6">
              <w:rPr>
                <w:rFonts w:cstheme="minorHAnsi"/>
                <w:sz w:val="20"/>
                <w:szCs w:val="20"/>
                <w:lang w:val="en-AU"/>
              </w:rPr>
              <w:t xml:space="preserve"> </w:t>
            </w:r>
            <w:r w:rsidRPr="007E2FA4" w:rsidR="001C54D7">
              <w:rPr>
                <w:rFonts w:cstheme="minorHAnsi"/>
                <w:sz w:val="20"/>
                <w:szCs w:val="20"/>
                <w:lang w:val="en-AU"/>
              </w:rPr>
              <w:t xml:space="preserve">(&lt;Company&gt;) </w:t>
            </w:r>
            <w:r w:rsidRPr="007E2FA4" w:rsidR="00387FB6">
              <w:rPr>
                <w:rFonts w:cstheme="minorHAnsi"/>
                <w:sz w:val="20"/>
                <w:szCs w:val="20"/>
                <w:lang w:val="en-AU"/>
              </w:rPr>
              <w:t>has no Approval Ability</w:t>
            </w:r>
          </w:p>
        </w:tc>
      </w:tr>
      <w:tr w:rsidRPr="007E2FA4" w:rsidR="003272CD" w:rsidTr="00B4538D" w14:paraId="0D89B997" w14:textId="77777777">
        <w:tc>
          <w:tcPr>
            <w:tcW w:w="1278" w:type="dxa"/>
            <w:hideMark/>
          </w:tcPr>
          <w:p w:rsidRPr="007E2FA4" w:rsidR="003272CD" w:rsidP="00F40C98" w:rsidRDefault="003272CD" w14:paraId="3716026A"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003272CD" w:rsidP="00F40C98" w:rsidRDefault="00387FB6" w14:paraId="62676ACE" w14:textId="0A51755F">
            <w:pPr>
              <w:rPr>
                <w:rFonts w:cstheme="minorHAnsi"/>
                <w:color w:val="000000"/>
                <w:sz w:val="20"/>
                <w:szCs w:val="20"/>
                <w:shd w:val="clear" w:color="auto" w:fill="FFFFFF"/>
              </w:rPr>
            </w:pPr>
            <w:r w:rsidRPr="007E2FA4">
              <w:rPr>
                <w:rFonts w:cstheme="minorHAnsi"/>
                <w:color w:val="000000"/>
                <w:sz w:val="20"/>
                <w:szCs w:val="20"/>
                <w:shd w:val="clear" w:color="auto" w:fill="FFFFFF"/>
              </w:rPr>
              <w:t>Person Responsible &lt;Employee Name&gt; has no approval ability.</w:t>
            </w:r>
          </w:p>
          <w:p w:rsidRPr="007E2FA4" w:rsidR="003272CD" w:rsidP="00F40C98" w:rsidRDefault="003272CD" w14:paraId="347959EC" w14:textId="77777777">
            <w:pPr>
              <w:rPr>
                <w:rFonts w:eastAsiaTheme="minorEastAsia" w:cstheme="minorHAnsi"/>
                <w:noProof/>
                <w:sz w:val="20"/>
                <w:szCs w:val="20"/>
                <w:lang w:val="en-AU"/>
              </w:rPr>
            </w:pPr>
          </w:p>
          <w:p w:rsidRPr="007E2FA4" w:rsidR="00273424" w:rsidP="00273424" w:rsidRDefault="00273424" w14:paraId="01913192" w14:textId="77777777">
            <w:pPr>
              <w:rPr>
                <w:rFonts w:eastAsiaTheme="minorEastAsia" w:cstheme="minorHAnsi"/>
                <w:noProof/>
                <w:sz w:val="20"/>
                <w:szCs w:val="20"/>
                <w:lang w:val="en-AU"/>
              </w:rPr>
            </w:pPr>
            <w:r w:rsidRPr="007E2FA4">
              <w:rPr>
                <w:rFonts w:eastAsiaTheme="minorEastAsia" w:cstheme="minorHAnsi"/>
                <w:noProof/>
                <w:sz w:val="20"/>
                <w:szCs w:val="20"/>
                <w:lang w:val="en-AU"/>
              </w:rPr>
              <w:t>Company: &lt;Company&gt;</w:t>
            </w:r>
          </w:p>
          <w:p w:rsidRPr="007E2FA4" w:rsidR="00273424" w:rsidP="00273424" w:rsidRDefault="00273424" w14:paraId="3A274EA2" w14:textId="77777777">
            <w:pPr>
              <w:rPr>
                <w:rFonts w:eastAsiaTheme="minorEastAsia" w:cstheme="minorHAnsi"/>
                <w:noProof/>
                <w:sz w:val="20"/>
                <w:szCs w:val="20"/>
                <w:lang w:val="en-AU"/>
              </w:rPr>
            </w:pPr>
            <w:r w:rsidRPr="007E2FA4">
              <w:rPr>
                <w:rFonts w:eastAsiaTheme="minorEastAsia" w:cstheme="minorHAnsi"/>
                <w:noProof/>
                <w:sz w:val="20"/>
                <w:szCs w:val="20"/>
                <w:lang w:val="en-AU"/>
              </w:rPr>
              <w:t>Vendor: &lt;VendorName&gt;</w:t>
            </w:r>
          </w:p>
          <w:p w:rsidRPr="007E2FA4" w:rsidR="00273424" w:rsidP="00273424" w:rsidRDefault="00273424" w14:paraId="11007738"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&lt;Invoice&gt;</w:t>
            </w:r>
          </w:p>
          <w:p w:rsidRPr="007E2FA4" w:rsidR="00273424" w:rsidP="00273424" w:rsidRDefault="00273424" w14:paraId="59EA6088"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Date: &lt;InvoiceDate&gt;</w:t>
            </w:r>
          </w:p>
          <w:p w:rsidRPr="007E2FA4" w:rsidR="00273424" w:rsidP="00273424" w:rsidRDefault="00273424" w14:paraId="0F861C4C" w14:textId="77777777">
            <w:pPr>
              <w:rPr>
                <w:rFonts w:eastAsiaTheme="minorEastAsia" w:cstheme="minorHAnsi"/>
                <w:noProof/>
                <w:sz w:val="20"/>
                <w:szCs w:val="20"/>
                <w:lang w:val="en-AU"/>
              </w:rPr>
            </w:pPr>
            <w:r w:rsidRPr="007E2FA4">
              <w:rPr>
                <w:rFonts w:eastAsiaTheme="minorEastAsia" w:cstheme="minorHAnsi"/>
                <w:noProof/>
                <w:sz w:val="20"/>
                <w:szCs w:val="20"/>
                <w:lang w:val="en-AU"/>
              </w:rPr>
              <w:t>Due Date: &lt;DueDate&gt;</w:t>
            </w:r>
          </w:p>
          <w:p w:rsidRPr="007E2FA4" w:rsidR="00273424" w:rsidP="00273424" w:rsidRDefault="00273424" w14:paraId="26F84FC0" w14:textId="77777777">
            <w:pPr>
              <w:rPr>
                <w:rFonts w:eastAsiaTheme="minorEastAsia" w:cstheme="minorHAnsi"/>
                <w:noProof/>
                <w:sz w:val="20"/>
                <w:szCs w:val="20"/>
                <w:lang w:val="en-AU"/>
              </w:rPr>
            </w:pPr>
            <w:r w:rsidRPr="007E2FA4">
              <w:rPr>
                <w:rFonts w:eastAsiaTheme="minorEastAsia" w:cstheme="minorHAnsi"/>
                <w:noProof/>
                <w:sz w:val="20"/>
                <w:szCs w:val="20"/>
                <w:lang w:val="en-AU"/>
              </w:rPr>
              <w:t>Amount: &lt;InvoiceAmount&gt;</w:t>
            </w:r>
          </w:p>
          <w:p w:rsidRPr="007E2FA4" w:rsidR="003272CD" w:rsidP="00F40C98" w:rsidRDefault="003272CD" w14:paraId="2E885ED0" w14:textId="77777777">
            <w:pPr>
              <w:rPr>
                <w:rFonts w:eastAsiaTheme="minorEastAsia" w:cstheme="minorHAnsi"/>
                <w:noProof/>
                <w:sz w:val="20"/>
                <w:szCs w:val="20"/>
                <w:lang w:val="en-AU"/>
              </w:rPr>
            </w:pPr>
          </w:p>
          <w:p w:rsidRPr="007E2FA4" w:rsidR="00A82B93" w:rsidP="00A82B93" w:rsidRDefault="00A82B93" w14:paraId="1A849F27" w14:textId="77777777">
            <w:pPr>
              <w:rPr>
                <w:rFonts w:eastAsiaTheme="minorEastAsia" w:cstheme="minorHAnsi"/>
                <w:noProof/>
                <w:sz w:val="20"/>
                <w:szCs w:val="20"/>
                <w:lang w:val="en-AU"/>
              </w:rPr>
            </w:pPr>
            <w:r w:rsidRPr="007E2FA4">
              <w:rPr>
                <w:rFonts w:eastAsiaTheme="minorEastAsia" w:cstheme="minorHAnsi"/>
                <w:noProof/>
                <w:sz w:val="20"/>
                <w:szCs w:val="20"/>
                <w:lang w:val="en-AU"/>
              </w:rPr>
              <w:t>Please click on the link below to login to your Infor Inbasket</w:t>
            </w:r>
          </w:p>
          <w:p w:rsidRPr="007E2FA4" w:rsidR="00A82B93" w:rsidP="00A82B93" w:rsidRDefault="00A82B93" w14:paraId="6CDA4EDE" w14:textId="77777777">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Review invoice</w:t>
            </w:r>
          </w:p>
          <w:p w:rsidRPr="007E2FA4" w:rsidR="00A82B93" w:rsidP="00A82B93" w:rsidRDefault="00A82B93" w14:paraId="0E10813B" w14:textId="77777777">
            <w:pPr>
              <w:rPr>
                <w:rFonts w:eastAsiaTheme="minorEastAsia" w:cstheme="minorHAnsi"/>
                <w:noProof/>
                <w:sz w:val="20"/>
                <w:szCs w:val="20"/>
                <w:lang w:val="en-AU"/>
              </w:rPr>
            </w:pPr>
          </w:p>
          <w:p w:rsidRPr="007E2FA4" w:rsidR="00A82B93" w:rsidP="00A82B93" w:rsidRDefault="00A82B93" w14:paraId="2A3A5B2C"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To view the invoice image, click the link below </w:t>
            </w:r>
          </w:p>
          <w:p w:rsidRPr="007E2FA4" w:rsidR="00A82B93" w:rsidP="00A82B93" w:rsidRDefault="00A82B93" w14:paraId="1BC87D4E" w14:textId="77777777">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View invoice in Onbase</w:t>
            </w:r>
          </w:p>
          <w:p w:rsidRPr="007E2FA4" w:rsidR="003272CD" w:rsidP="00F40C98" w:rsidRDefault="003272CD" w14:paraId="484A4D90" w14:textId="77777777">
            <w:pPr>
              <w:rPr>
                <w:rFonts w:eastAsiaTheme="minorEastAsia" w:cstheme="minorHAnsi"/>
                <w:noProof/>
                <w:sz w:val="20"/>
                <w:szCs w:val="20"/>
                <w:lang w:val="en-AU"/>
              </w:rPr>
            </w:pPr>
          </w:p>
          <w:p w:rsidRPr="007E2FA4" w:rsidR="003272CD" w:rsidP="00F40C98" w:rsidRDefault="00A71ED9" w14:paraId="22435E69" w14:textId="3AEB9B9C">
            <w:pPr>
              <w:rPr>
                <w:rFonts w:eastAsiaTheme="minorEastAsia" w:cstheme="minorHAnsi"/>
                <w:noProof/>
                <w:sz w:val="20"/>
                <w:szCs w:val="20"/>
                <w:lang w:val="en-AU"/>
              </w:rPr>
            </w:pPr>
            <w:r w:rsidRPr="007E2FA4">
              <w:rPr>
                <w:rFonts w:eastAsiaTheme="minorEastAsia" w:cstheme="minorHAnsi"/>
                <w:noProof/>
                <w:sz w:val="20"/>
                <w:szCs w:val="20"/>
                <w:lang w:val="en-AU"/>
              </w:rPr>
              <w:t>Note: The invoice has been auto-rejected.</w:t>
            </w:r>
          </w:p>
        </w:tc>
      </w:tr>
    </w:tbl>
    <w:p w:rsidRPr="007E2FA4" w:rsidR="00A71ED9" w:rsidP="00B4538D" w:rsidRDefault="00A71ED9" w14:paraId="247D08D7" w14:textId="77777777">
      <w:pPr>
        <w:ind w:left="720"/>
        <w:rPr>
          <w:rFonts w:cstheme="minorHAnsi"/>
          <w:sz w:val="20"/>
          <w:szCs w:val="20"/>
        </w:rPr>
      </w:pPr>
    </w:p>
    <w:p w:rsidRPr="007E2FA4" w:rsidR="006F19C8" w:rsidP="00B4538D" w:rsidRDefault="006F19C8" w14:paraId="6B3E1B05" w14:textId="77777777">
      <w:pPr>
        <w:ind w:left="720"/>
        <w:rPr>
          <w:rFonts w:cstheme="minorHAnsi"/>
          <w:sz w:val="20"/>
          <w:szCs w:val="20"/>
        </w:rPr>
      </w:pPr>
    </w:p>
    <w:p w:rsidRPr="007E2FA4" w:rsidR="006F19C8" w:rsidP="00B4538D" w:rsidRDefault="006F19C8" w14:paraId="278CFAA0" w14:textId="77777777">
      <w:pPr>
        <w:ind w:left="720"/>
        <w:rPr>
          <w:rFonts w:cstheme="minorHAnsi"/>
          <w:sz w:val="20"/>
          <w:szCs w:val="20"/>
        </w:rPr>
      </w:pPr>
    </w:p>
    <w:p w:rsidRPr="007E2FA4" w:rsidR="006F19C8" w:rsidP="00B4538D" w:rsidRDefault="006F19C8" w14:paraId="11D163D6" w14:textId="77777777">
      <w:pPr>
        <w:ind w:left="720"/>
        <w:rPr>
          <w:rFonts w:cstheme="minorHAnsi"/>
          <w:sz w:val="20"/>
          <w:szCs w:val="20"/>
        </w:rPr>
      </w:pPr>
    </w:p>
    <w:p w:rsidRPr="007E2FA4" w:rsidR="006F19C8" w:rsidP="00B4538D" w:rsidRDefault="006F19C8" w14:paraId="1028A11D" w14:textId="77777777">
      <w:pPr>
        <w:ind w:left="720"/>
        <w:rPr>
          <w:rFonts w:cstheme="minorHAnsi"/>
          <w:sz w:val="20"/>
          <w:szCs w:val="20"/>
        </w:rPr>
      </w:pPr>
    </w:p>
    <w:p w:rsidRPr="007E2FA4" w:rsidR="006F19C8" w:rsidP="00B4538D" w:rsidRDefault="006F19C8" w14:paraId="4725DA1D" w14:textId="77777777">
      <w:pPr>
        <w:ind w:left="720"/>
        <w:rPr>
          <w:rFonts w:cstheme="minorHAnsi"/>
          <w:sz w:val="20"/>
          <w:szCs w:val="20"/>
        </w:rPr>
      </w:pPr>
    </w:p>
    <w:p w:rsidRPr="007E2FA4" w:rsidR="00F322D9" w:rsidP="59405C24" w:rsidRDefault="499BD4AF" w14:paraId="2F863EAE" w14:textId="1D736F13">
      <w:pPr>
        <w:pStyle w:val="DocumentText"/>
        <w:ind w:left="720"/>
        <w:rPr>
          <w:rFonts w:asciiTheme="minorHAnsi" w:hAnsiTheme="minorHAnsi" w:cstheme="minorBidi"/>
          <w:b/>
          <w:bCs/>
          <w:color w:val="auto"/>
        </w:rPr>
      </w:pPr>
      <w:r w:rsidRPr="007E2FA4">
        <w:rPr>
          <w:rFonts w:asciiTheme="minorHAnsi" w:hAnsiTheme="minorHAnsi" w:cstheme="minorBidi"/>
          <w:b/>
          <w:bCs/>
          <w:color w:val="auto"/>
        </w:rPr>
        <w:t>6</w:t>
      </w:r>
      <w:r w:rsidRPr="007E2FA4" w:rsidR="00F322D9">
        <w:rPr>
          <w:rFonts w:asciiTheme="minorHAnsi" w:hAnsiTheme="minorHAnsi" w:cstheme="minorBidi"/>
          <w:b/>
          <w:bCs/>
          <w:color w:val="auto"/>
        </w:rPr>
        <w:t xml:space="preserve">. No </w:t>
      </w:r>
      <w:r w:rsidRPr="007E2FA4" w:rsidR="00B03492">
        <w:rPr>
          <w:rFonts w:asciiTheme="minorHAnsi" w:hAnsiTheme="minorHAnsi" w:cstheme="minorBidi"/>
          <w:b/>
          <w:bCs/>
          <w:color w:val="auto"/>
        </w:rPr>
        <w:t>Person Responsible Assigned</w:t>
      </w:r>
    </w:p>
    <w:tbl>
      <w:tblPr>
        <w:tblStyle w:val="TableGrid"/>
        <w:tblW w:w="8748" w:type="dxa"/>
        <w:tblInd w:w="720" w:type="dxa"/>
        <w:tblLook w:val="04A0" w:firstRow="1" w:lastRow="0" w:firstColumn="1" w:lastColumn="0" w:noHBand="0" w:noVBand="1"/>
      </w:tblPr>
      <w:tblGrid>
        <w:gridCol w:w="1278"/>
        <w:gridCol w:w="7470"/>
      </w:tblGrid>
      <w:tr w:rsidRPr="007E2FA4" w:rsidR="00F322D9" w:rsidTr="00B4538D" w14:paraId="5B9C7B51" w14:textId="77777777">
        <w:tc>
          <w:tcPr>
            <w:tcW w:w="1278" w:type="dxa"/>
            <w:hideMark/>
          </w:tcPr>
          <w:p w:rsidRPr="007E2FA4" w:rsidR="00F322D9" w:rsidP="00F40C98" w:rsidRDefault="00F322D9" w14:paraId="6E036617"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F322D9" w:rsidP="00F40C98" w:rsidRDefault="00B55CE3" w14:paraId="1370709A" w14:textId="54A96494">
            <w:pPr>
              <w:spacing w:before="120" w:after="120"/>
              <w:rPr>
                <w:rFonts w:cstheme="minorHAnsi"/>
                <w:sz w:val="20"/>
                <w:szCs w:val="20"/>
                <w:lang w:val="en-AU" w:bidi="ar-BH"/>
              </w:rPr>
            </w:pPr>
            <w:r w:rsidRPr="007E2FA4">
              <w:rPr>
                <w:rFonts w:cstheme="minorHAnsi"/>
                <w:sz w:val="20"/>
                <w:szCs w:val="20"/>
                <w:lang w:val="en-AU" w:bidi="ar-BH"/>
              </w:rPr>
              <w:t>&lt;</w:t>
            </w:r>
            <w:r w:rsidRPr="007E2FA4">
              <w:t xml:space="preserve"> </w:t>
            </w:r>
            <w:r w:rsidRPr="007E2FA4">
              <w:rPr>
                <w:rFonts w:cstheme="minorHAnsi"/>
                <w:sz w:val="20"/>
                <w:szCs w:val="20"/>
                <w:lang w:val="en-AU" w:bidi="ar-BH"/>
              </w:rPr>
              <w:t>APIA_NONPOROUTING_AutoReject_Recipient&gt;</w:t>
            </w:r>
          </w:p>
        </w:tc>
      </w:tr>
      <w:tr w:rsidRPr="007E2FA4" w:rsidR="00F322D9" w:rsidTr="00B4538D" w14:paraId="070C3B42" w14:textId="77777777">
        <w:tc>
          <w:tcPr>
            <w:tcW w:w="1278" w:type="dxa"/>
            <w:hideMark/>
          </w:tcPr>
          <w:p w:rsidRPr="007E2FA4" w:rsidR="00F322D9" w:rsidP="00F40C98" w:rsidRDefault="00F322D9" w14:paraId="1D33B52F"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F322D9" w:rsidP="00F40C98" w:rsidRDefault="00F322D9" w14:paraId="63BA8EFC" w14:textId="77777777">
            <w:pPr>
              <w:spacing w:before="120" w:after="120"/>
              <w:rPr>
                <w:rFonts w:cstheme="minorHAnsi"/>
                <w:sz w:val="20"/>
                <w:szCs w:val="20"/>
                <w:lang w:val="en-AU" w:bidi="ar-BH"/>
              </w:rPr>
            </w:pPr>
          </w:p>
        </w:tc>
      </w:tr>
      <w:tr w:rsidRPr="007E2FA4" w:rsidR="00F322D9" w:rsidTr="00B4538D" w14:paraId="5A7579F9" w14:textId="77777777">
        <w:tc>
          <w:tcPr>
            <w:tcW w:w="1278" w:type="dxa"/>
            <w:hideMark/>
          </w:tcPr>
          <w:p w:rsidRPr="007E2FA4" w:rsidR="00F322D9" w:rsidP="00F40C98" w:rsidRDefault="00F322D9" w14:paraId="7B4A010E"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F322D9" w:rsidP="00F40C98" w:rsidRDefault="00F322D9" w14:paraId="61176B1F"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F322D9" w:rsidTr="00B4538D" w14:paraId="5E4EED89" w14:textId="77777777">
        <w:tc>
          <w:tcPr>
            <w:tcW w:w="1278" w:type="dxa"/>
            <w:hideMark/>
          </w:tcPr>
          <w:p w:rsidRPr="007E2FA4" w:rsidR="00F322D9" w:rsidP="00F40C98" w:rsidRDefault="00F322D9" w14:paraId="67D52D01"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F322D9" w:rsidP="00F40C98" w:rsidRDefault="00F322D9" w14:paraId="782C809D" w14:textId="6FF53DC5">
            <w:pPr>
              <w:spacing w:before="120" w:after="120"/>
              <w:rPr>
                <w:rFonts w:cstheme="minorHAnsi"/>
                <w:sz w:val="20"/>
                <w:szCs w:val="20"/>
                <w:lang w:val="en-AU"/>
              </w:rPr>
            </w:pPr>
            <w:r w:rsidRPr="007E2FA4">
              <w:rPr>
                <w:rFonts w:cstheme="minorHAnsi"/>
                <w:sz w:val="20"/>
                <w:szCs w:val="20"/>
                <w:lang w:val="en-AU"/>
              </w:rPr>
              <w:t xml:space="preserve">No </w:t>
            </w:r>
            <w:r w:rsidRPr="007E2FA4" w:rsidR="00B03492">
              <w:rPr>
                <w:rFonts w:cstheme="minorHAnsi"/>
                <w:sz w:val="20"/>
                <w:szCs w:val="20"/>
                <w:lang w:val="en-AU"/>
              </w:rPr>
              <w:t>Person Responsible Assigned</w:t>
            </w:r>
            <w:r w:rsidRPr="007E2FA4">
              <w:rPr>
                <w:rFonts w:cstheme="minorHAnsi"/>
                <w:sz w:val="20"/>
                <w:szCs w:val="20"/>
                <w:lang w:val="en-AU"/>
              </w:rPr>
              <w:t xml:space="preserve"> for Invoice &lt;Invoice&gt; for vendor &lt;VendorName&gt; and &lt;Company&gt;</w:t>
            </w:r>
            <w:r w:rsidRPr="007E2FA4" w:rsidR="006F2239">
              <w:rPr>
                <w:rFonts w:cstheme="minorHAnsi"/>
                <w:sz w:val="20"/>
                <w:szCs w:val="20"/>
                <w:lang w:val="en-AU"/>
              </w:rPr>
              <w:t xml:space="preserve"> (&lt;Company&gt;)</w:t>
            </w:r>
          </w:p>
        </w:tc>
      </w:tr>
      <w:tr w:rsidRPr="007E2FA4" w:rsidR="00F322D9" w:rsidTr="00B4538D" w14:paraId="575365C3" w14:textId="77777777">
        <w:tc>
          <w:tcPr>
            <w:tcW w:w="1278" w:type="dxa"/>
            <w:hideMark/>
          </w:tcPr>
          <w:p w:rsidRPr="007E2FA4" w:rsidR="00F322D9" w:rsidP="00F40C98" w:rsidRDefault="00F322D9" w14:paraId="14FB8D32"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00F322D9" w:rsidP="00F40C98" w:rsidRDefault="00F322D9" w14:paraId="11646446" w14:textId="7F2C5999">
            <w:pPr>
              <w:rPr>
                <w:rFonts w:cstheme="minorHAnsi"/>
                <w:color w:val="000000"/>
                <w:sz w:val="20"/>
                <w:szCs w:val="20"/>
                <w:shd w:val="clear" w:color="auto" w:fill="FFFFFF"/>
              </w:rPr>
            </w:pPr>
            <w:r w:rsidRPr="007E2FA4">
              <w:rPr>
                <w:rFonts w:cstheme="minorHAnsi"/>
                <w:color w:val="000000"/>
                <w:sz w:val="20"/>
                <w:szCs w:val="20"/>
                <w:shd w:val="clear" w:color="auto" w:fill="FFFFFF"/>
              </w:rPr>
              <w:t xml:space="preserve">No </w:t>
            </w:r>
            <w:r w:rsidRPr="007E2FA4" w:rsidR="00E478FC">
              <w:rPr>
                <w:rFonts w:cstheme="minorHAnsi"/>
                <w:color w:val="000000"/>
                <w:sz w:val="20"/>
                <w:szCs w:val="20"/>
                <w:shd w:val="clear" w:color="auto" w:fill="FFFFFF"/>
              </w:rPr>
              <w:t>Person Responsible</w:t>
            </w:r>
            <w:r w:rsidRPr="007E2FA4">
              <w:rPr>
                <w:rFonts w:cstheme="minorHAnsi"/>
                <w:color w:val="000000"/>
                <w:sz w:val="20"/>
                <w:szCs w:val="20"/>
                <w:shd w:val="clear" w:color="auto" w:fill="FFFFFF"/>
              </w:rPr>
              <w:t xml:space="preserve"> assigned.</w:t>
            </w:r>
          </w:p>
          <w:p w:rsidRPr="007E2FA4" w:rsidR="00F322D9" w:rsidP="00F40C98" w:rsidRDefault="00F322D9" w14:paraId="5367923E" w14:textId="77777777">
            <w:pPr>
              <w:rPr>
                <w:rFonts w:eastAsiaTheme="minorEastAsia" w:cstheme="minorHAnsi"/>
                <w:noProof/>
                <w:sz w:val="20"/>
                <w:szCs w:val="20"/>
                <w:lang w:val="en-AU"/>
              </w:rPr>
            </w:pPr>
          </w:p>
          <w:p w:rsidRPr="007E2FA4" w:rsidR="006F19C8" w:rsidP="006F19C8" w:rsidRDefault="006F19C8" w14:paraId="2C9E6141" w14:textId="77777777">
            <w:pPr>
              <w:rPr>
                <w:rFonts w:eastAsiaTheme="minorEastAsia" w:cstheme="minorHAnsi"/>
                <w:noProof/>
                <w:sz w:val="20"/>
                <w:szCs w:val="20"/>
                <w:lang w:val="en-AU"/>
              </w:rPr>
            </w:pPr>
            <w:r w:rsidRPr="007E2FA4">
              <w:rPr>
                <w:rFonts w:eastAsiaTheme="minorEastAsia" w:cstheme="minorHAnsi"/>
                <w:noProof/>
                <w:sz w:val="20"/>
                <w:szCs w:val="20"/>
                <w:lang w:val="en-AU"/>
              </w:rPr>
              <w:t>Company: &lt;Company&gt;</w:t>
            </w:r>
          </w:p>
          <w:p w:rsidRPr="007E2FA4" w:rsidR="006F19C8" w:rsidP="006F19C8" w:rsidRDefault="006F19C8" w14:paraId="5305C70A" w14:textId="77777777">
            <w:pPr>
              <w:rPr>
                <w:rFonts w:eastAsiaTheme="minorEastAsia" w:cstheme="minorHAnsi"/>
                <w:noProof/>
                <w:sz w:val="20"/>
                <w:szCs w:val="20"/>
                <w:lang w:val="en-AU"/>
              </w:rPr>
            </w:pPr>
            <w:r w:rsidRPr="007E2FA4">
              <w:rPr>
                <w:rFonts w:eastAsiaTheme="minorEastAsia" w:cstheme="minorHAnsi"/>
                <w:noProof/>
                <w:sz w:val="20"/>
                <w:szCs w:val="20"/>
                <w:lang w:val="en-AU"/>
              </w:rPr>
              <w:t>Vendor: &lt;VendorName&gt;</w:t>
            </w:r>
          </w:p>
          <w:p w:rsidRPr="007E2FA4" w:rsidR="006F19C8" w:rsidP="006F19C8" w:rsidRDefault="006F19C8" w14:paraId="1FB1AEF7"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&lt;Invoice&gt;</w:t>
            </w:r>
          </w:p>
          <w:p w:rsidRPr="007E2FA4" w:rsidR="006F19C8" w:rsidP="006F19C8" w:rsidRDefault="006F19C8" w14:paraId="7E91F585"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Date: &lt;InvoiceDate&gt;</w:t>
            </w:r>
          </w:p>
          <w:p w:rsidRPr="007E2FA4" w:rsidR="006F19C8" w:rsidP="006F19C8" w:rsidRDefault="006F19C8" w14:paraId="4084ED92" w14:textId="77777777">
            <w:pPr>
              <w:rPr>
                <w:rFonts w:eastAsiaTheme="minorEastAsia" w:cstheme="minorHAnsi"/>
                <w:noProof/>
                <w:sz w:val="20"/>
                <w:szCs w:val="20"/>
                <w:lang w:val="en-AU"/>
              </w:rPr>
            </w:pPr>
            <w:r w:rsidRPr="007E2FA4">
              <w:rPr>
                <w:rFonts w:eastAsiaTheme="minorEastAsia" w:cstheme="minorHAnsi"/>
                <w:noProof/>
                <w:sz w:val="20"/>
                <w:szCs w:val="20"/>
                <w:lang w:val="en-AU"/>
              </w:rPr>
              <w:t>Due Date: &lt;DueDate&gt;</w:t>
            </w:r>
          </w:p>
          <w:p w:rsidRPr="007E2FA4" w:rsidR="006F19C8" w:rsidP="006F19C8" w:rsidRDefault="006F19C8" w14:paraId="469AD66D" w14:textId="77777777">
            <w:pPr>
              <w:rPr>
                <w:rFonts w:eastAsiaTheme="minorEastAsia" w:cstheme="minorHAnsi"/>
                <w:noProof/>
                <w:sz w:val="20"/>
                <w:szCs w:val="20"/>
                <w:lang w:val="en-AU"/>
              </w:rPr>
            </w:pPr>
            <w:r w:rsidRPr="007E2FA4">
              <w:rPr>
                <w:rFonts w:eastAsiaTheme="minorEastAsia" w:cstheme="minorHAnsi"/>
                <w:noProof/>
                <w:sz w:val="20"/>
                <w:szCs w:val="20"/>
                <w:lang w:val="en-AU"/>
              </w:rPr>
              <w:t>Amount: &lt;InvoiceAmount&gt;</w:t>
            </w:r>
          </w:p>
          <w:p w:rsidRPr="007E2FA4" w:rsidR="00F322D9" w:rsidP="00F40C98" w:rsidRDefault="00F322D9" w14:paraId="7788E27E" w14:textId="77777777">
            <w:pPr>
              <w:rPr>
                <w:rFonts w:eastAsiaTheme="minorEastAsia" w:cstheme="minorHAnsi"/>
                <w:noProof/>
                <w:sz w:val="20"/>
                <w:szCs w:val="20"/>
                <w:lang w:val="en-AU"/>
              </w:rPr>
            </w:pPr>
          </w:p>
          <w:p w:rsidRPr="007E2FA4" w:rsidR="009735C7" w:rsidP="009735C7" w:rsidRDefault="009735C7" w14:paraId="7A92E80B" w14:textId="77777777">
            <w:pPr>
              <w:rPr>
                <w:rFonts w:eastAsiaTheme="minorEastAsia" w:cstheme="minorHAnsi"/>
                <w:noProof/>
                <w:sz w:val="20"/>
                <w:szCs w:val="20"/>
                <w:lang w:val="en-AU"/>
              </w:rPr>
            </w:pPr>
            <w:r w:rsidRPr="007E2FA4">
              <w:rPr>
                <w:rFonts w:eastAsiaTheme="minorEastAsia" w:cstheme="minorHAnsi"/>
                <w:noProof/>
                <w:sz w:val="20"/>
                <w:szCs w:val="20"/>
                <w:lang w:val="en-AU"/>
              </w:rPr>
              <w:t>Please click on the link below to login to your Infor Inbasket</w:t>
            </w:r>
          </w:p>
          <w:p w:rsidRPr="007E2FA4" w:rsidR="009735C7" w:rsidP="009735C7" w:rsidRDefault="009735C7" w14:paraId="70DCD804" w14:textId="77777777">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Review invoice</w:t>
            </w:r>
          </w:p>
          <w:p w:rsidRPr="007E2FA4" w:rsidR="009735C7" w:rsidP="009735C7" w:rsidRDefault="009735C7" w14:paraId="6358128E" w14:textId="77777777">
            <w:pPr>
              <w:rPr>
                <w:rFonts w:eastAsiaTheme="minorEastAsia" w:cstheme="minorHAnsi"/>
                <w:noProof/>
                <w:sz w:val="20"/>
                <w:szCs w:val="20"/>
                <w:lang w:val="en-AU"/>
              </w:rPr>
            </w:pPr>
          </w:p>
          <w:p w:rsidRPr="007E2FA4" w:rsidR="009735C7" w:rsidP="009735C7" w:rsidRDefault="009735C7" w14:paraId="44CCAA3A"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To view the invoice image, click the link below </w:t>
            </w:r>
          </w:p>
          <w:p w:rsidRPr="007E2FA4" w:rsidR="009735C7" w:rsidP="009735C7" w:rsidRDefault="009735C7" w14:paraId="7AAB4856" w14:textId="77777777">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View invoice in Onbase</w:t>
            </w:r>
          </w:p>
          <w:p w:rsidRPr="007E2FA4" w:rsidR="00F322D9" w:rsidP="00F40C98" w:rsidRDefault="00F322D9" w14:paraId="2440B586" w14:textId="77777777">
            <w:pPr>
              <w:rPr>
                <w:rFonts w:eastAsiaTheme="minorEastAsia" w:cstheme="minorHAnsi"/>
                <w:noProof/>
                <w:sz w:val="20"/>
                <w:szCs w:val="20"/>
                <w:lang w:val="en-AU"/>
              </w:rPr>
            </w:pPr>
          </w:p>
          <w:p w:rsidRPr="007E2FA4" w:rsidR="00F322D9" w:rsidP="00F40C98" w:rsidRDefault="00F322D9" w14:paraId="6180A6FA" w14:textId="77777777">
            <w:pPr>
              <w:rPr>
                <w:rFonts w:eastAsiaTheme="minorEastAsia" w:cstheme="minorHAnsi"/>
                <w:noProof/>
                <w:sz w:val="20"/>
                <w:szCs w:val="20"/>
                <w:lang w:val="en-AU"/>
              </w:rPr>
            </w:pPr>
            <w:r w:rsidRPr="007E2FA4">
              <w:rPr>
                <w:rFonts w:eastAsiaTheme="minorEastAsia" w:cstheme="minorHAnsi"/>
                <w:noProof/>
                <w:sz w:val="20"/>
                <w:szCs w:val="20"/>
                <w:lang w:val="en-AU"/>
              </w:rPr>
              <w:t>Note: The invoice has been auto-rejected.</w:t>
            </w:r>
          </w:p>
          <w:p w:rsidRPr="007E2FA4" w:rsidR="00F322D9" w:rsidP="00F40C98" w:rsidRDefault="00F322D9" w14:paraId="1F92A1BC" w14:textId="77777777">
            <w:pPr>
              <w:rPr>
                <w:rFonts w:eastAsiaTheme="minorEastAsia" w:cstheme="minorHAnsi"/>
                <w:noProof/>
                <w:sz w:val="20"/>
                <w:szCs w:val="20"/>
                <w:lang w:val="en-AU"/>
              </w:rPr>
            </w:pPr>
          </w:p>
        </w:tc>
      </w:tr>
    </w:tbl>
    <w:p w:rsidRPr="007E2FA4" w:rsidR="00F322D9" w:rsidP="00F322D9" w:rsidRDefault="00F322D9" w14:paraId="3573DA15" w14:textId="77777777">
      <w:pPr>
        <w:rPr>
          <w:rFonts w:cstheme="minorHAnsi"/>
          <w:color w:val="0B1B5E"/>
          <w:sz w:val="20"/>
          <w:szCs w:val="20"/>
        </w:rPr>
      </w:pPr>
      <w:r w:rsidRPr="007E2FA4">
        <w:rPr>
          <w:rFonts w:cstheme="minorHAnsi"/>
          <w:sz w:val="20"/>
          <w:szCs w:val="20"/>
        </w:rPr>
        <w:br w:type="page"/>
      </w:r>
    </w:p>
    <w:p w:rsidRPr="007E2FA4" w:rsidR="002E0C69" w:rsidP="59405C24" w:rsidRDefault="4B50C599" w14:paraId="5297E748" w14:textId="7A4465C2">
      <w:pPr>
        <w:pStyle w:val="DocumentText"/>
        <w:ind w:left="720"/>
        <w:rPr>
          <w:rFonts w:asciiTheme="minorHAnsi" w:hAnsiTheme="minorHAnsi" w:cstheme="minorBidi"/>
          <w:b/>
          <w:bCs/>
          <w:color w:val="auto"/>
        </w:rPr>
      </w:pPr>
      <w:r w:rsidRPr="007E2FA4">
        <w:rPr>
          <w:rFonts w:asciiTheme="minorHAnsi" w:hAnsiTheme="minorHAnsi" w:cstheme="minorBidi"/>
          <w:b/>
          <w:bCs/>
          <w:color w:val="auto"/>
        </w:rPr>
        <w:t>7</w:t>
      </w:r>
      <w:r w:rsidRPr="007E2FA4" w:rsidR="002E0C69">
        <w:rPr>
          <w:rFonts w:asciiTheme="minorHAnsi" w:hAnsiTheme="minorHAnsi" w:cstheme="minorBidi"/>
          <w:b/>
          <w:bCs/>
          <w:color w:val="auto"/>
        </w:rPr>
        <w:t>.  No Selected Reassignee</w:t>
      </w:r>
    </w:p>
    <w:tbl>
      <w:tblPr>
        <w:tblStyle w:val="TableGrid"/>
        <w:tblW w:w="8748" w:type="dxa"/>
        <w:tblInd w:w="720" w:type="dxa"/>
        <w:tblLook w:val="04A0" w:firstRow="1" w:lastRow="0" w:firstColumn="1" w:lastColumn="0" w:noHBand="0" w:noVBand="1"/>
      </w:tblPr>
      <w:tblGrid>
        <w:gridCol w:w="1278"/>
        <w:gridCol w:w="7470"/>
      </w:tblGrid>
      <w:tr w:rsidRPr="007E2FA4" w:rsidR="00AA785A" w:rsidTr="7E1774F2" w14:paraId="5519B8E3" w14:textId="77777777">
        <w:trPr>
          <w:trHeight w:val="525"/>
        </w:trPr>
        <w:tc>
          <w:tcPr>
            <w:tcW w:w="1278" w:type="dxa"/>
            <w:hideMark/>
          </w:tcPr>
          <w:p w:rsidRPr="007E2FA4" w:rsidR="00AA785A" w:rsidP="00631D60" w:rsidRDefault="00AA785A" w14:paraId="413798D7"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AA785A" w:rsidP="00631D60" w:rsidRDefault="00B55CE3" w14:paraId="0CEF5843" w14:textId="49D23DBA">
            <w:pPr>
              <w:spacing w:before="120" w:after="120"/>
              <w:rPr>
                <w:rFonts w:cstheme="minorHAnsi"/>
                <w:sz w:val="20"/>
                <w:szCs w:val="20"/>
                <w:lang w:val="en-AU" w:bidi="ar-BH"/>
              </w:rPr>
            </w:pPr>
            <w:r w:rsidRPr="007E2FA4">
              <w:rPr>
                <w:rFonts w:cstheme="minorHAnsi"/>
                <w:sz w:val="20"/>
                <w:szCs w:val="20"/>
                <w:lang w:val="en-AU" w:bidi="ar-BH"/>
              </w:rPr>
              <w:t>See notes below</w:t>
            </w:r>
          </w:p>
        </w:tc>
      </w:tr>
      <w:tr w:rsidRPr="007E2FA4" w:rsidR="00AA785A" w:rsidTr="7E1774F2" w14:paraId="4434E8FF" w14:textId="77777777">
        <w:tc>
          <w:tcPr>
            <w:tcW w:w="1278" w:type="dxa"/>
            <w:hideMark/>
          </w:tcPr>
          <w:p w:rsidRPr="007E2FA4" w:rsidR="00AA785A" w:rsidP="00631D60" w:rsidRDefault="00AA785A" w14:paraId="56D6BF4B"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AA785A" w:rsidP="00631D60" w:rsidRDefault="00AA785A" w14:paraId="0775907E" w14:textId="77777777">
            <w:pPr>
              <w:spacing w:before="120" w:after="120"/>
              <w:rPr>
                <w:rFonts w:cstheme="minorHAnsi"/>
                <w:sz w:val="20"/>
                <w:szCs w:val="20"/>
                <w:lang w:val="en-AU" w:bidi="ar-BH"/>
              </w:rPr>
            </w:pPr>
          </w:p>
        </w:tc>
      </w:tr>
      <w:tr w:rsidRPr="007E2FA4" w:rsidR="00AA785A" w:rsidTr="7E1774F2" w14:paraId="16F75FFE" w14:textId="77777777">
        <w:tc>
          <w:tcPr>
            <w:tcW w:w="1278" w:type="dxa"/>
            <w:hideMark/>
          </w:tcPr>
          <w:p w:rsidRPr="007E2FA4" w:rsidR="00AA785A" w:rsidP="00631D60" w:rsidRDefault="00AA785A" w14:paraId="3CDB5375"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AA785A" w:rsidP="00631D60" w:rsidRDefault="00AA785A" w14:paraId="451D7AA8"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AA785A" w:rsidTr="7E1774F2" w14:paraId="738EF337" w14:textId="77777777">
        <w:tc>
          <w:tcPr>
            <w:tcW w:w="1278" w:type="dxa"/>
            <w:hideMark/>
          </w:tcPr>
          <w:p w:rsidRPr="007E2FA4" w:rsidR="00AA785A" w:rsidP="00631D60" w:rsidRDefault="00AA785A" w14:paraId="2B2A4866"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AA785A" w:rsidP="00631D60" w:rsidRDefault="00AA785A" w14:paraId="10284294" w14:textId="3B3705C2">
            <w:pPr>
              <w:spacing w:before="120" w:after="120"/>
              <w:rPr>
                <w:rFonts w:cstheme="minorHAnsi"/>
                <w:sz w:val="20"/>
                <w:szCs w:val="20"/>
                <w:lang w:val="en-AU"/>
              </w:rPr>
            </w:pPr>
            <w:r w:rsidRPr="007E2FA4">
              <w:rPr>
                <w:rFonts w:cstheme="minorHAnsi"/>
                <w:sz w:val="20"/>
                <w:szCs w:val="20"/>
                <w:lang w:val="en-AU"/>
              </w:rPr>
              <w:t>Re-routed: No selected Reassignee for Invoice &lt;Invoice&gt; vendor &lt;VendorName&gt; and &lt;CompanyName&gt; (&lt;Company&gt;)</w:t>
            </w:r>
          </w:p>
        </w:tc>
      </w:tr>
      <w:tr w:rsidRPr="007E2FA4" w:rsidR="00AA785A" w:rsidTr="7E1774F2" w14:paraId="2F09B59E" w14:textId="77777777">
        <w:tc>
          <w:tcPr>
            <w:tcW w:w="1278" w:type="dxa"/>
            <w:hideMark/>
          </w:tcPr>
          <w:p w:rsidRPr="007E2FA4" w:rsidR="00AA785A" w:rsidP="00631D60" w:rsidRDefault="00AA785A" w14:paraId="4E1581CF"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00AA785A" w:rsidP="00631D60" w:rsidRDefault="00AA785A" w14:paraId="2A21D3B8" w14:textId="7C33F2F4">
            <w:pPr>
              <w:rPr>
                <w:rFonts w:cstheme="minorHAnsi"/>
                <w:sz w:val="20"/>
                <w:szCs w:val="20"/>
                <w:lang w:val="en-AU"/>
              </w:rPr>
            </w:pPr>
            <w:r w:rsidRPr="007E2FA4">
              <w:rPr>
                <w:rFonts w:cstheme="minorHAnsi"/>
                <w:sz w:val="20"/>
                <w:szCs w:val="20"/>
                <w:lang w:val="en-AU"/>
              </w:rPr>
              <w:t xml:space="preserve">This invoice has been re-routed due to </w:t>
            </w:r>
            <w:r w:rsidRPr="007E2FA4" w:rsidR="00631D60">
              <w:rPr>
                <w:rFonts w:cstheme="minorHAnsi"/>
                <w:sz w:val="20"/>
                <w:szCs w:val="20"/>
                <w:lang w:val="en-AU"/>
              </w:rPr>
              <w:t>no selected reassignee.</w:t>
            </w:r>
          </w:p>
          <w:p w:rsidRPr="007E2FA4" w:rsidR="00AA785A" w:rsidP="00631D60" w:rsidRDefault="00AA785A" w14:paraId="6EC3F46F" w14:textId="77777777">
            <w:pPr>
              <w:rPr>
                <w:rFonts w:eastAsiaTheme="minorEastAsia" w:cstheme="minorHAnsi"/>
                <w:noProof/>
                <w:sz w:val="20"/>
                <w:szCs w:val="20"/>
                <w:lang w:val="en-AU"/>
              </w:rPr>
            </w:pPr>
          </w:p>
          <w:p w:rsidRPr="007E2FA4" w:rsidR="00AA785A" w:rsidP="00631D60" w:rsidRDefault="00AA785A" w14:paraId="6E85482C" w14:textId="77777777">
            <w:pPr>
              <w:rPr>
                <w:rFonts w:eastAsiaTheme="minorEastAsia" w:cstheme="minorHAnsi"/>
                <w:noProof/>
                <w:sz w:val="20"/>
                <w:szCs w:val="20"/>
                <w:lang w:val="en-AU"/>
              </w:rPr>
            </w:pPr>
            <w:r w:rsidRPr="007E2FA4">
              <w:rPr>
                <w:rFonts w:eastAsiaTheme="minorEastAsia" w:cstheme="minorHAnsi"/>
                <w:noProof/>
                <w:sz w:val="20"/>
                <w:szCs w:val="20"/>
                <w:lang w:val="en-AU"/>
              </w:rPr>
              <w:t>Company: &lt;Company&gt;</w:t>
            </w:r>
          </w:p>
          <w:p w:rsidRPr="007E2FA4" w:rsidR="00AA785A" w:rsidP="00631D60" w:rsidRDefault="00AA785A" w14:paraId="0A2EB7F3" w14:textId="77777777">
            <w:pPr>
              <w:rPr>
                <w:rFonts w:eastAsiaTheme="minorEastAsia" w:cstheme="minorHAnsi"/>
                <w:noProof/>
                <w:sz w:val="20"/>
                <w:szCs w:val="20"/>
                <w:lang w:val="en-AU"/>
              </w:rPr>
            </w:pPr>
            <w:r w:rsidRPr="007E2FA4">
              <w:rPr>
                <w:rFonts w:eastAsiaTheme="minorEastAsia" w:cstheme="minorHAnsi"/>
                <w:noProof/>
                <w:sz w:val="20"/>
                <w:szCs w:val="20"/>
                <w:lang w:val="en-AU"/>
              </w:rPr>
              <w:t>Vendor: &lt;VendorName&gt;</w:t>
            </w:r>
          </w:p>
          <w:p w:rsidRPr="007E2FA4" w:rsidR="00AA785A" w:rsidP="00631D60" w:rsidRDefault="00AA785A" w14:paraId="3D539169"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&lt;Invoice&gt;</w:t>
            </w:r>
          </w:p>
          <w:p w:rsidRPr="007E2FA4" w:rsidR="00AA785A" w:rsidP="00631D60" w:rsidRDefault="00AA785A" w14:paraId="49FE4275"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Date: &lt;InvoiceDate&gt;</w:t>
            </w:r>
          </w:p>
          <w:p w:rsidRPr="007E2FA4" w:rsidR="00AA785A" w:rsidP="00631D60" w:rsidRDefault="00AA785A" w14:paraId="3A487020" w14:textId="77777777">
            <w:pPr>
              <w:rPr>
                <w:rFonts w:eastAsiaTheme="minorEastAsia" w:cstheme="minorHAnsi"/>
                <w:noProof/>
                <w:sz w:val="20"/>
                <w:szCs w:val="20"/>
                <w:lang w:val="en-AU"/>
              </w:rPr>
            </w:pPr>
            <w:r w:rsidRPr="007E2FA4">
              <w:rPr>
                <w:rFonts w:eastAsiaTheme="minorEastAsia" w:cstheme="minorHAnsi"/>
                <w:noProof/>
                <w:sz w:val="20"/>
                <w:szCs w:val="20"/>
                <w:lang w:val="en-AU"/>
              </w:rPr>
              <w:t>Due Date: &lt;DueDate&gt;</w:t>
            </w:r>
          </w:p>
          <w:p w:rsidRPr="007E2FA4" w:rsidR="00AA785A" w:rsidP="00631D60" w:rsidRDefault="00AA785A" w14:paraId="08024B81" w14:textId="77777777">
            <w:pPr>
              <w:rPr>
                <w:rFonts w:eastAsiaTheme="minorEastAsia" w:cstheme="minorHAnsi"/>
                <w:noProof/>
                <w:sz w:val="20"/>
                <w:szCs w:val="20"/>
                <w:lang w:val="en-AU"/>
              </w:rPr>
            </w:pPr>
            <w:r w:rsidRPr="007E2FA4">
              <w:rPr>
                <w:rFonts w:eastAsiaTheme="minorEastAsia" w:cstheme="minorHAnsi"/>
                <w:noProof/>
                <w:sz w:val="20"/>
                <w:szCs w:val="20"/>
                <w:lang w:val="en-AU"/>
              </w:rPr>
              <w:t>Amount: &lt;InvoiceAmount&gt;</w:t>
            </w:r>
          </w:p>
          <w:p w:rsidRPr="007E2FA4" w:rsidR="00AA785A" w:rsidP="00631D60" w:rsidRDefault="00AA785A" w14:paraId="24F67EDA" w14:textId="77777777">
            <w:pPr>
              <w:rPr>
                <w:rFonts w:eastAsiaTheme="minorEastAsia" w:cstheme="minorHAnsi"/>
                <w:noProof/>
                <w:sz w:val="20"/>
                <w:szCs w:val="20"/>
                <w:lang w:val="en-AU"/>
              </w:rPr>
            </w:pPr>
          </w:p>
          <w:p w:rsidRPr="007E2FA4" w:rsidR="00563AF7" w:rsidP="00563AF7" w:rsidRDefault="00563AF7" w14:paraId="62B6E373" w14:textId="77777777">
            <w:pPr>
              <w:rPr>
                <w:rFonts w:eastAsiaTheme="minorEastAsia" w:cstheme="minorHAnsi"/>
                <w:noProof/>
                <w:sz w:val="20"/>
                <w:szCs w:val="20"/>
                <w:lang w:val="en-AU"/>
              </w:rPr>
            </w:pPr>
            <w:r w:rsidRPr="007E2FA4">
              <w:rPr>
                <w:rFonts w:eastAsiaTheme="minorEastAsia" w:cstheme="minorHAnsi"/>
                <w:noProof/>
                <w:sz w:val="20"/>
                <w:szCs w:val="20"/>
                <w:lang w:val="en-AU"/>
              </w:rPr>
              <w:t>Please click on the link below to login to your Infor Inbasket</w:t>
            </w:r>
          </w:p>
          <w:p w:rsidRPr="007E2FA4" w:rsidR="00563AF7" w:rsidP="00563AF7" w:rsidRDefault="00563AF7" w14:paraId="1D409C6E" w14:textId="77777777">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Review invoice</w:t>
            </w:r>
          </w:p>
          <w:p w:rsidRPr="007E2FA4" w:rsidR="00563AF7" w:rsidP="00563AF7" w:rsidRDefault="00563AF7" w14:paraId="52BDDFC8" w14:textId="77777777">
            <w:pPr>
              <w:rPr>
                <w:rFonts w:eastAsiaTheme="minorEastAsia" w:cstheme="minorHAnsi"/>
                <w:noProof/>
                <w:sz w:val="20"/>
                <w:szCs w:val="20"/>
                <w:lang w:val="en-AU"/>
              </w:rPr>
            </w:pPr>
          </w:p>
          <w:p w:rsidRPr="007E2FA4" w:rsidR="00563AF7" w:rsidP="00563AF7" w:rsidRDefault="00563AF7" w14:paraId="593EE1DB"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To view the invoice image, click the link below </w:t>
            </w:r>
          </w:p>
          <w:p w:rsidRPr="007E2FA4" w:rsidR="00563AF7" w:rsidP="00563AF7" w:rsidRDefault="00563AF7" w14:paraId="5C6B8578" w14:textId="77777777">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View invoice in Onbase</w:t>
            </w:r>
          </w:p>
          <w:p w:rsidRPr="007E2FA4" w:rsidR="00AA785A" w:rsidP="00631D60" w:rsidRDefault="00AA785A" w14:paraId="3B6F11C6" w14:textId="5A900905">
            <w:pPr>
              <w:rPr>
                <w:rFonts w:eastAsiaTheme="minorEastAsia" w:cstheme="minorHAnsi"/>
                <w:noProof/>
                <w:sz w:val="20"/>
                <w:szCs w:val="20"/>
                <w:lang w:val="en-AU"/>
              </w:rPr>
            </w:pPr>
          </w:p>
        </w:tc>
      </w:tr>
    </w:tbl>
    <w:p w:rsidRPr="007E2FA4" w:rsidR="006505CB" w:rsidP="002E0C69" w:rsidRDefault="006505CB" w14:paraId="7F2150B1" w14:textId="0208A02A">
      <w:pPr>
        <w:ind w:left="720"/>
        <w:rPr>
          <w:rFonts w:cstheme="minorHAnsi"/>
          <w:sz w:val="20"/>
          <w:szCs w:val="20"/>
        </w:rPr>
      </w:pPr>
    </w:p>
    <w:p w:rsidRPr="007E2FA4" w:rsidR="005F39E1" w:rsidP="002E0C69" w:rsidRDefault="005F39E1" w14:paraId="18E56CC5" w14:textId="35A320D5">
      <w:pPr>
        <w:ind w:left="720"/>
        <w:rPr>
          <w:rFonts w:cstheme="minorHAnsi"/>
          <w:sz w:val="20"/>
          <w:szCs w:val="20"/>
        </w:rPr>
      </w:pPr>
      <w:r w:rsidRPr="007E2FA4">
        <w:rPr>
          <w:rFonts w:cstheme="minorHAnsi"/>
          <w:sz w:val="20"/>
          <w:szCs w:val="20"/>
        </w:rPr>
        <w:t>Invoice will be routed back to the Approver who initiated the Reassign action without the reassignee value.</w:t>
      </w:r>
    </w:p>
    <w:p w:rsidRPr="007E2FA4" w:rsidR="00B55CE3" w:rsidP="002E0C69" w:rsidRDefault="00B55CE3" w14:paraId="5684F88E" w14:textId="77777777">
      <w:pPr>
        <w:ind w:left="720"/>
        <w:rPr>
          <w:rFonts w:cstheme="minorHAnsi"/>
          <w:sz w:val="20"/>
          <w:szCs w:val="20"/>
        </w:rPr>
      </w:pPr>
    </w:p>
    <w:p w:rsidRPr="007E2FA4" w:rsidR="00012599" w:rsidP="002E0C69" w:rsidRDefault="00012599" w14:paraId="1E57473E" w14:textId="77777777">
      <w:pPr>
        <w:ind w:left="720"/>
        <w:rPr>
          <w:rFonts w:cstheme="minorHAnsi"/>
          <w:sz w:val="20"/>
          <w:szCs w:val="20"/>
        </w:rPr>
      </w:pPr>
    </w:p>
    <w:p w:rsidRPr="007E2FA4" w:rsidR="00012599" w:rsidP="002E0C69" w:rsidRDefault="00012599" w14:paraId="756FBFF7" w14:textId="77777777">
      <w:pPr>
        <w:ind w:left="720"/>
        <w:rPr>
          <w:rFonts w:cstheme="minorHAnsi"/>
          <w:sz w:val="20"/>
          <w:szCs w:val="20"/>
        </w:rPr>
      </w:pPr>
    </w:p>
    <w:p w:rsidRPr="007E2FA4" w:rsidR="00012599" w:rsidP="002E0C69" w:rsidRDefault="00012599" w14:paraId="1BF5AE5F" w14:textId="77777777">
      <w:pPr>
        <w:ind w:left="720"/>
        <w:rPr>
          <w:rFonts w:cstheme="minorHAnsi"/>
          <w:sz w:val="20"/>
          <w:szCs w:val="20"/>
        </w:rPr>
      </w:pPr>
    </w:p>
    <w:p w:rsidRPr="007E2FA4" w:rsidR="006505CB" w:rsidP="59405C24" w:rsidRDefault="04B842BD" w14:paraId="3C218F4F" w14:textId="16FF5265">
      <w:pPr>
        <w:pStyle w:val="DocumentText"/>
        <w:ind w:left="720"/>
        <w:rPr>
          <w:rFonts w:asciiTheme="minorHAnsi" w:hAnsiTheme="minorHAnsi" w:cstheme="minorBidi"/>
          <w:b/>
          <w:bCs/>
          <w:color w:val="auto"/>
        </w:rPr>
      </w:pPr>
      <w:r w:rsidRPr="007E2FA4">
        <w:rPr>
          <w:rFonts w:asciiTheme="minorHAnsi" w:hAnsiTheme="minorHAnsi" w:cstheme="minorBidi"/>
          <w:b/>
          <w:bCs/>
          <w:color w:val="auto"/>
        </w:rPr>
        <w:t>8</w:t>
      </w:r>
      <w:r w:rsidRPr="007E2FA4" w:rsidR="006505CB">
        <w:rPr>
          <w:rFonts w:asciiTheme="minorHAnsi" w:hAnsiTheme="minorHAnsi" w:cstheme="minorBidi"/>
          <w:b/>
          <w:bCs/>
          <w:color w:val="auto"/>
        </w:rPr>
        <w:t xml:space="preserve">.  </w:t>
      </w:r>
      <w:r w:rsidRPr="007E2FA4" w:rsidR="00901C0A">
        <w:rPr>
          <w:rFonts w:asciiTheme="minorHAnsi" w:hAnsiTheme="minorHAnsi" w:cstheme="minorBidi"/>
          <w:b/>
          <w:bCs/>
          <w:color w:val="auto"/>
        </w:rPr>
        <w:t>Invoice Time Out No Approval Received</w:t>
      </w:r>
    </w:p>
    <w:tbl>
      <w:tblPr>
        <w:tblStyle w:val="TableGrid"/>
        <w:tblW w:w="8748" w:type="dxa"/>
        <w:tblInd w:w="720" w:type="dxa"/>
        <w:tblLook w:val="04A0" w:firstRow="1" w:lastRow="0" w:firstColumn="1" w:lastColumn="0" w:noHBand="0" w:noVBand="1"/>
      </w:tblPr>
      <w:tblGrid>
        <w:gridCol w:w="1278"/>
        <w:gridCol w:w="7470"/>
      </w:tblGrid>
      <w:tr w:rsidRPr="007E2FA4" w:rsidR="006505CB" w14:paraId="0A654AB3" w14:textId="77777777">
        <w:tc>
          <w:tcPr>
            <w:tcW w:w="1278" w:type="dxa"/>
            <w:hideMark/>
          </w:tcPr>
          <w:p w:rsidRPr="007E2FA4" w:rsidR="006505CB" w:rsidRDefault="006505CB" w14:paraId="6E83B106" w14:textId="77777777">
            <w:pPr>
              <w:spacing w:before="120" w:after="120"/>
              <w:rPr>
                <w:rFonts w:cstheme="minorHAnsi"/>
                <w:b/>
                <w:bCs/>
                <w:sz w:val="20"/>
                <w:szCs w:val="20"/>
                <w:lang w:val="en-AU" w:bidi="ar-BH"/>
              </w:rPr>
            </w:pPr>
            <w:r w:rsidRPr="007E2FA4">
              <w:rPr>
                <w:rFonts w:cstheme="minorHAnsi"/>
                <w:b/>
                <w:bCs/>
                <w:sz w:val="20"/>
                <w:szCs w:val="20"/>
                <w:lang w:val="en-AU" w:bidi="ar-BH"/>
              </w:rPr>
              <w:t>To</w:t>
            </w:r>
          </w:p>
        </w:tc>
        <w:tc>
          <w:tcPr>
            <w:tcW w:w="7470" w:type="dxa"/>
            <w:hideMark/>
          </w:tcPr>
          <w:p w:rsidRPr="007E2FA4" w:rsidR="006505CB" w:rsidRDefault="005F39E1" w14:paraId="4D2B1F87" w14:textId="6E09A57D">
            <w:pPr>
              <w:spacing w:before="120" w:after="120"/>
              <w:rPr>
                <w:rFonts w:cstheme="minorHAnsi"/>
                <w:sz w:val="20"/>
                <w:szCs w:val="20"/>
                <w:lang w:val="en-AU" w:bidi="ar-BH"/>
              </w:rPr>
            </w:pPr>
            <w:r w:rsidRPr="007E2FA4">
              <w:rPr>
                <w:rFonts w:cstheme="minorHAnsi"/>
                <w:sz w:val="20"/>
                <w:szCs w:val="20"/>
                <w:lang w:val="en-AU" w:bidi="ar-BH"/>
              </w:rPr>
              <w:t>&lt;</w:t>
            </w:r>
            <w:r w:rsidRPr="007E2FA4">
              <w:t xml:space="preserve"> </w:t>
            </w:r>
            <w:r w:rsidRPr="007E2FA4">
              <w:rPr>
                <w:rFonts w:cstheme="minorHAnsi"/>
                <w:sz w:val="20"/>
                <w:szCs w:val="20"/>
                <w:lang w:val="en-AU" w:bidi="ar-BH"/>
              </w:rPr>
              <w:t>APIA_NONPOROUTING_AutoReject_Recipient&gt;</w:t>
            </w:r>
          </w:p>
        </w:tc>
      </w:tr>
      <w:tr w:rsidRPr="007E2FA4" w:rsidR="006505CB" w14:paraId="799F5F66" w14:textId="77777777">
        <w:tc>
          <w:tcPr>
            <w:tcW w:w="1278" w:type="dxa"/>
            <w:hideMark/>
          </w:tcPr>
          <w:p w:rsidRPr="007E2FA4" w:rsidR="006505CB" w:rsidRDefault="006505CB" w14:paraId="6AEF6188" w14:textId="77777777">
            <w:pPr>
              <w:spacing w:before="120" w:after="120"/>
              <w:rPr>
                <w:rFonts w:cstheme="minorHAnsi"/>
                <w:b/>
                <w:bCs/>
                <w:sz w:val="20"/>
                <w:szCs w:val="20"/>
                <w:lang w:val="en-AU" w:bidi="ar-BH"/>
              </w:rPr>
            </w:pPr>
            <w:r w:rsidRPr="007E2FA4">
              <w:rPr>
                <w:rFonts w:cstheme="minorHAnsi"/>
                <w:b/>
                <w:bCs/>
                <w:sz w:val="20"/>
                <w:szCs w:val="20"/>
                <w:lang w:val="en-AU" w:bidi="ar-BH"/>
              </w:rPr>
              <w:t>Cc</w:t>
            </w:r>
          </w:p>
        </w:tc>
        <w:tc>
          <w:tcPr>
            <w:tcW w:w="7470" w:type="dxa"/>
          </w:tcPr>
          <w:p w:rsidRPr="007E2FA4" w:rsidR="006505CB" w:rsidRDefault="006505CB" w14:paraId="7C7D9A8F" w14:textId="77777777">
            <w:pPr>
              <w:spacing w:before="120" w:after="120"/>
              <w:rPr>
                <w:rFonts w:cstheme="minorHAnsi"/>
                <w:sz w:val="20"/>
                <w:szCs w:val="20"/>
                <w:lang w:val="en-AU" w:bidi="ar-BH"/>
              </w:rPr>
            </w:pPr>
          </w:p>
        </w:tc>
      </w:tr>
      <w:tr w:rsidRPr="007E2FA4" w:rsidR="006505CB" w14:paraId="1ADBBC2C" w14:textId="77777777">
        <w:tc>
          <w:tcPr>
            <w:tcW w:w="1278" w:type="dxa"/>
            <w:hideMark/>
          </w:tcPr>
          <w:p w:rsidRPr="007E2FA4" w:rsidR="006505CB" w:rsidRDefault="006505CB" w14:paraId="721BCB35" w14:textId="77777777">
            <w:pPr>
              <w:spacing w:before="120" w:after="120"/>
              <w:rPr>
                <w:rFonts w:cstheme="minorHAnsi"/>
                <w:b/>
                <w:bCs/>
                <w:sz w:val="20"/>
                <w:szCs w:val="20"/>
                <w:lang w:val="en-AU" w:bidi="ar-BH"/>
              </w:rPr>
            </w:pPr>
            <w:r w:rsidRPr="007E2FA4">
              <w:rPr>
                <w:rFonts w:cstheme="minorHAnsi"/>
                <w:b/>
                <w:bCs/>
                <w:sz w:val="20"/>
                <w:szCs w:val="20"/>
                <w:lang w:val="en-AU" w:bidi="ar-BH"/>
              </w:rPr>
              <w:t>From</w:t>
            </w:r>
          </w:p>
        </w:tc>
        <w:tc>
          <w:tcPr>
            <w:tcW w:w="7470" w:type="dxa"/>
            <w:hideMark/>
          </w:tcPr>
          <w:p w:rsidRPr="007E2FA4" w:rsidR="006505CB" w:rsidRDefault="006505CB" w14:paraId="2F4F9389" w14:textId="77777777">
            <w:pPr>
              <w:spacing w:before="120" w:after="120"/>
              <w:rPr>
                <w:rFonts w:cstheme="minorHAnsi"/>
                <w:sz w:val="20"/>
                <w:szCs w:val="20"/>
                <w:lang w:val="en-AU" w:bidi="ar-BH"/>
              </w:rPr>
            </w:pPr>
            <w:r w:rsidRPr="007E2FA4">
              <w:rPr>
                <w:rFonts w:cstheme="minorHAnsi"/>
                <w:sz w:val="20"/>
                <w:szCs w:val="20"/>
                <w:lang w:val="en-AU" w:bidi="ar-BH"/>
              </w:rPr>
              <w:t>&lt;mailFrom&gt;</w:t>
            </w:r>
          </w:p>
        </w:tc>
      </w:tr>
      <w:tr w:rsidRPr="007E2FA4" w:rsidR="00C27E56" w14:paraId="164A0511" w14:textId="77777777">
        <w:tc>
          <w:tcPr>
            <w:tcW w:w="1278" w:type="dxa"/>
            <w:hideMark/>
          </w:tcPr>
          <w:p w:rsidRPr="007E2FA4" w:rsidR="00C27E56" w:rsidP="00C27E56" w:rsidRDefault="00C27E56" w14:paraId="7ACEAFCF" w14:textId="77777777">
            <w:pPr>
              <w:spacing w:before="120" w:after="120"/>
              <w:rPr>
                <w:rFonts w:cstheme="minorHAnsi"/>
                <w:b/>
                <w:bCs/>
                <w:sz w:val="20"/>
                <w:szCs w:val="20"/>
                <w:lang w:val="en-AU" w:bidi="ar-BH"/>
              </w:rPr>
            </w:pPr>
            <w:r w:rsidRPr="007E2FA4">
              <w:rPr>
                <w:rFonts w:cstheme="minorHAnsi"/>
                <w:b/>
                <w:bCs/>
                <w:sz w:val="20"/>
                <w:szCs w:val="20"/>
                <w:lang w:val="en-AU" w:bidi="ar-BH"/>
              </w:rPr>
              <w:t>Subject</w:t>
            </w:r>
          </w:p>
        </w:tc>
        <w:tc>
          <w:tcPr>
            <w:tcW w:w="7470" w:type="dxa"/>
            <w:hideMark/>
          </w:tcPr>
          <w:p w:rsidRPr="007E2FA4" w:rsidR="00C27E56" w:rsidP="00C27E56" w:rsidRDefault="00C27E56" w14:paraId="663B9182" w14:textId="57DC2826">
            <w:pPr>
              <w:spacing w:before="120" w:after="120"/>
              <w:rPr>
                <w:rFonts w:cstheme="minorHAnsi"/>
                <w:sz w:val="20"/>
                <w:szCs w:val="20"/>
                <w:lang w:val="en-AU"/>
              </w:rPr>
            </w:pPr>
            <w:r w:rsidRPr="007E2FA4">
              <w:rPr>
                <w:rFonts w:cstheme="minorHAnsi"/>
                <w:sz w:val="20"/>
                <w:szCs w:val="20"/>
                <w:lang w:val="en-AU"/>
              </w:rPr>
              <w:t>Invoice Time Out No Approval Received for Invoice &lt;Invoice&gt; for vendor &lt;VendorName&gt; and &lt;Company&gt; (&lt;Company&gt;)</w:t>
            </w:r>
          </w:p>
        </w:tc>
      </w:tr>
      <w:tr w:rsidRPr="00B4538D" w:rsidR="00C27E56" w14:paraId="417F1BE3" w14:textId="77777777">
        <w:tc>
          <w:tcPr>
            <w:tcW w:w="1278" w:type="dxa"/>
            <w:hideMark/>
          </w:tcPr>
          <w:p w:rsidRPr="007E2FA4" w:rsidR="00C27E56" w:rsidP="00C27E56" w:rsidRDefault="00C27E56" w14:paraId="30B112AD" w14:textId="77777777">
            <w:pPr>
              <w:spacing w:before="120" w:after="120"/>
              <w:rPr>
                <w:rFonts w:cstheme="minorHAnsi"/>
                <w:b/>
                <w:bCs/>
                <w:sz w:val="20"/>
                <w:szCs w:val="20"/>
                <w:lang w:val="en-AU" w:bidi="ar-BH"/>
              </w:rPr>
            </w:pPr>
            <w:r w:rsidRPr="007E2FA4">
              <w:rPr>
                <w:rFonts w:cstheme="minorHAnsi"/>
                <w:b/>
                <w:bCs/>
                <w:sz w:val="20"/>
                <w:szCs w:val="20"/>
                <w:lang w:val="en-AU" w:bidi="ar-BH"/>
              </w:rPr>
              <w:t>Body Text</w:t>
            </w:r>
          </w:p>
        </w:tc>
        <w:tc>
          <w:tcPr>
            <w:tcW w:w="7470" w:type="dxa"/>
          </w:tcPr>
          <w:p w:rsidRPr="007E2FA4" w:rsidR="00C27E56" w:rsidP="00C27E56" w:rsidRDefault="00EC03B9" w14:paraId="2F58A41B" w14:textId="2A2E1114">
            <w:pPr>
              <w:rPr>
                <w:rFonts w:cstheme="minorHAnsi"/>
                <w:sz w:val="20"/>
                <w:szCs w:val="20"/>
                <w:lang w:val="en-AU"/>
              </w:rPr>
            </w:pPr>
            <w:r w:rsidRPr="007E2FA4">
              <w:rPr>
                <w:rFonts w:cstheme="minorHAnsi"/>
                <w:sz w:val="20"/>
                <w:szCs w:val="20"/>
                <w:lang w:val="en-AU"/>
              </w:rPr>
              <w:t xml:space="preserve">Invoice Time Out No Approval Received </w:t>
            </w:r>
          </w:p>
          <w:p w:rsidRPr="007E2FA4" w:rsidR="00EC03B9" w:rsidP="00C27E56" w:rsidRDefault="00EC03B9" w14:paraId="7DE95B47" w14:textId="77777777">
            <w:pPr>
              <w:rPr>
                <w:rFonts w:eastAsiaTheme="minorEastAsia" w:cstheme="minorHAnsi"/>
                <w:noProof/>
                <w:sz w:val="20"/>
                <w:szCs w:val="20"/>
                <w:lang w:val="en-AU"/>
              </w:rPr>
            </w:pPr>
          </w:p>
          <w:p w:rsidRPr="007E2FA4" w:rsidR="00C27E56" w:rsidP="00C27E56" w:rsidRDefault="00C27E56" w14:paraId="769C6138" w14:textId="77777777">
            <w:pPr>
              <w:rPr>
                <w:rFonts w:eastAsiaTheme="minorEastAsia" w:cstheme="minorHAnsi"/>
                <w:noProof/>
                <w:sz w:val="20"/>
                <w:szCs w:val="20"/>
                <w:lang w:val="en-AU"/>
              </w:rPr>
            </w:pPr>
            <w:r w:rsidRPr="007E2FA4">
              <w:rPr>
                <w:rFonts w:eastAsiaTheme="minorEastAsia" w:cstheme="minorHAnsi"/>
                <w:noProof/>
                <w:sz w:val="20"/>
                <w:szCs w:val="20"/>
                <w:lang w:val="en-AU"/>
              </w:rPr>
              <w:t>Company: &lt;Company&gt;</w:t>
            </w:r>
          </w:p>
          <w:p w:rsidRPr="007E2FA4" w:rsidR="00C27E56" w:rsidP="00C27E56" w:rsidRDefault="00C27E56" w14:paraId="684A9122" w14:textId="77777777">
            <w:pPr>
              <w:rPr>
                <w:rFonts w:eastAsiaTheme="minorEastAsia" w:cstheme="minorHAnsi"/>
                <w:noProof/>
                <w:sz w:val="20"/>
                <w:szCs w:val="20"/>
                <w:lang w:val="en-AU"/>
              </w:rPr>
            </w:pPr>
            <w:r w:rsidRPr="007E2FA4">
              <w:rPr>
                <w:rFonts w:eastAsiaTheme="minorEastAsia" w:cstheme="minorHAnsi"/>
                <w:noProof/>
                <w:sz w:val="20"/>
                <w:szCs w:val="20"/>
                <w:lang w:val="en-AU"/>
              </w:rPr>
              <w:t>Vendor: &lt;VendorName&gt;</w:t>
            </w:r>
          </w:p>
          <w:p w:rsidRPr="007E2FA4" w:rsidR="00C27E56" w:rsidP="00C27E56" w:rsidRDefault="00C27E56" w14:paraId="0FAEC5DB"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&lt;Invoice&gt;</w:t>
            </w:r>
          </w:p>
          <w:p w:rsidRPr="007E2FA4" w:rsidR="00C27E56" w:rsidP="00C27E56" w:rsidRDefault="00C27E56" w14:paraId="3EE929BE" w14:textId="77777777">
            <w:pPr>
              <w:rPr>
                <w:rFonts w:eastAsiaTheme="minorEastAsia" w:cstheme="minorHAnsi"/>
                <w:noProof/>
                <w:sz w:val="20"/>
                <w:szCs w:val="20"/>
                <w:lang w:val="en-AU"/>
              </w:rPr>
            </w:pPr>
            <w:r w:rsidRPr="007E2FA4">
              <w:rPr>
                <w:rFonts w:eastAsiaTheme="minorEastAsia" w:cstheme="minorHAnsi"/>
                <w:noProof/>
                <w:sz w:val="20"/>
                <w:szCs w:val="20"/>
                <w:lang w:val="en-AU"/>
              </w:rPr>
              <w:t>Invoice Date: &lt;InvoiceDate&gt;</w:t>
            </w:r>
          </w:p>
          <w:p w:rsidRPr="007E2FA4" w:rsidR="00C27E56" w:rsidP="00C27E56" w:rsidRDefault="00C27E56" w14:paraId="11F326EF" w14:textId="77777777">
            <w:pPr>
              <w:rPr>
                <w:rFonts w:eastAsiaTheme="minorEastAsia" w:cstheme="minorHAnsi"/>
                <w:noProof/>
                <w:sz w:val="20"/>
                <w:szCs w:val="20"/>
                <w:lang w:val="en-AU"/>
              </w:rPr>
            </w:pPr>
            <w:r w:rsidRPr="007E2FA4">
              <w:rPr>
                <w:rFonts w:eastAsiaTheme="minorEastAsia" w:cstheme="minorHAnsi"/>
                <w:noProof/>
                <w:sz w:val="20"/>
                <w:szCs w:val="20"/>
                <w:lang w:val="en-AU"/>
              </w:rPr>
              <w:t>Due Date: &lt;DueDate&gt;</w:t>
            </w:r>
          </w:p>
          <w:p w:rsidRPr="007E2FA4" w:rsidR="00C27E56" w:rsidP="00C27E56" w:rsidRDefault="00C27E56" w14:paraId="3829482F" w14:textId="77777777">
            <w:pPr>
              <w:rPr>
                <w:rFonts w:eastAsiaTheme="minorEastAsia" w:cstheme="minorHAnsi"/>
                <w:noProof/>
                <w:sz w:val="20"/>
                <w:szCs w:val="20"/>
                <w:lang w:val="en-AU"/>
              </w:rPr>
            </w:pPr>
            <w:r w:rsidRPr="007E2FA4">
              <w:rPr>
                <w:rFonts w:eastAsiaTheme="minorEastAsia" w:cstheme="minorHAnsi"/>
                <w:noProof/>
                <w:sz w:val="20"/>
                <w:szCs w:val="20"/>
                <w:lang w:val="en-AU"/>
              </w:rPr>
              <w:t>Amount: &lt;InvoiceAmount&gt;</w:t>
            </w:r>
          </w:p>
          <w:p w:rsidRPr="007E2FA4" w:rsidR="00C27E56" w:rsidP="00C27E56" w:rsidRDefault="00C27E56" w14:paraId="22C3171B" w14:textId="77777777">
            <w:pPr>
              <w:rPr>
                <w:rFonts w:eastAsiaTheme="minorEastAsia" w:cstheme="minorHAnsi"/>
                <w:noProof/>
                <w:sz w:val="20"/>
                <w:szCs w:val="20"/>
                <w:lang w:val="en-AU"/>
              </w:rPr>
            </w:pPr>
          </w:p>
          <w:p w:rsidRPr="007E2FA4" w:rsidR="00422527" w:rsidP="00422527" w:rsidRDefault="00422527" w14:paraId="6E7A3169" w14:textId="77777777">
            <w:pPr>
              <w:rPr>
                <w:rFonts w:eastAsiaTheme="minorEastAsia" w:cstheme="minorHAnsi"/>
                <w:noProof/>
                <w:sz w:val="20"/>
                <w:szCs w:val="20"/>
                <w:lang w:val="en-AU"/>
              </w:rPr>
            </w:pPr>
            <w:r w:rsidRPr="007E2FA4">
              <w:rPr>
                <w:rFonts w:eastAsiaTheme="minorEastAsia" w:cstheme="minorHAnsi"/>
                <w:noProof/>
                <w:sz w:val="20"/>
                <w:szCs w:val="20"/>
                <w:lang w:val="en-AU"/>
              </w:rPr>
              <w:t>Please click on the link below to login to your Infor Inbasket</w:t>
            </w:r>
          </w:p>
          <w:p w:rsidRPr="007E2FA4" w:rsidR="00422527" w:rsidP="00422527" w:rsidRDefault="00422527" w14:paraId="60C66CDF" w14:textId="77777777">
            <w:pPr>
              <w:rPr>
                <w:rFonts w:eastAsiaTheme="minorEastAsia" w:cstheme="minorHAnsi"/>
                <w:noProof/>
                <w:color w:val="0E57C4" w:themeColor="background2" w:themeShade="80"/>
                <w:sz w:val="20"/>
                <w:szCs w:val="20"/>
                <w:u w:val="single"/>
                <w:lang w:val="en-AU"/>
              </w:rPr>
            </w:pPr>
            <w:r w:rsidRPr="007E2FA4">
              <w:rPr>
                <w:rFonts w:eastAsiaTheme="minorEastAsia" w:cstheme="minorHAnsi"/>
                <w:noProof/>
                <w:color w:val="0E57C4" w:themeColor="background2" w:themeShade="80"/>
                <w:sz w:val="20"/>
                <w:szCs w:val="20"/>
                <w:u w:val="single"/>
                <w:lang w:val="en-AU"/>
              </w:rPr>
              <w:t>Review invoice</w:t>
            </w:r>
          </w:p>
          <w:p w:rsidRPr="007E2FA4" w:rsidR="00422527" w:rsidP="00422527" w:rsidRDefault="00422527" w14:paraId="374B9E39" w14:textId="77777777">
            <w:pPr>
              <w:rPr>
                <w:rFonts w:eastAsiaTheme="minorEastAsia" w:cstheme="minorHAnsi"/>
                <w:noProof/>
                <w:sz w:val="20"/>
                <w:szCs w:val="20"/>
                <w:lang w:val="en-AU"/>
              </w:rPr>
            </w:pPr>
          </w:p>
          <w:p w:rsidRPr="007E2FA4" w:rsidR="00422527" w:rsidP="00422527" w:rsidRDefault="00422527" w14:paraId="6B01CA2B" w14:textId="77777777">
            <w:pPr>
              <w:rPr>
                <w:rFonts w:eastAsiaTheme="minorEastAsia" w:cstheme="minorHAnsi"/>
                <w:noProof/>
                <w:sz w:val="20"/>
                <w:szCs w:val="20"/>
                <w:lang w:val="en-AU"/>
              </w:rPr>
            </w:pPr>
            <w:r w:rsidRPr="007E2FA4">
              <w:rPr>
                <w:rFonts w:eastAsiaTheme="minorEastAsia" w:cstheme="minorHAnsi"/>
                <w:noProof/>
                <w:sz w:val="20"/>
                <w:szCs w:val="20"/>
                <w:lang w:val="en-AU"/>
              </w:rPr>
              <w:t xml:space="preserve">To view the invoice image, click the link below </w:t>
            </w:r>
          </w:p>
          <w:p w:rsidRPr="007E2FA4" w:rsidR="00422527" w:rsidP="00422527" w:rsidRDefault="00422527" w14:paraId="3EB5CF2E" w14:textId="77777777">
            <w:pPr>
              <w:rPr>
                <w:rFonts w:eastAsiaTheme="minorEastAsia" w:cstheme="minorHAnsi"/>
                <w:noProof/>
                <w:sz w:val="20"/>
                <w:szCs w:val="20"/>
                <w:lang w:val="en-AU"/>
              </w:rPr>
            </w:pPr>
            <w:r w:rsidRPr="007E2FA4">
              <w:rPr>
                <w:rFonts w:eastAsiaTheme="minorEastAsia" w:cstheme="minorHAnsi"/>
                <w:noProof/>
                <w:color w:val="0E57C4" w:themeColor="background2" w:themeShade="80"/>
                <w:sz w:val="20"/>
                <w:szCs w:val="20"/>
                <w:u w:val="single"/>
                <w:lang w:val="en-AU"/>
              </w:rPr>
              <w:t>View invoice in Onbase</w:t>
            </w:r>
          </w:p>
          <w:p w:rsidRPr="007E2FA4" w:rsidR="00C27E56" w:rsidP="00C27E56" w:rsidRDefault="00C27E56" w14:paraId="437BE7BF" w14:textId="77777777">
            <w:pPr>
              <w:rPr>
                <w:rFonts w:eastAsiaTheme="minorEastAsia" w:cstheme="minorHAnsi"/>
                <w:noProof/>
                <w:sz w:val="20"/>
                <w:szCs w:val="20"/>
                <w:lang w:val="en-AU"/>
              </w:rPr>
            </w:pPr>
          </w:p>
          <w:p w:rsidRPr="00B4538D" w:rsidR="00C27E56" w:rsidP="00C27E56" w:rsidRDefault="00C27E56" w14:paraId="037669ED" w14:textId="77777777">
            <w:pPr>
              <w:rPr>
                <w:rFonts w:eastAsiaTheme="minorEastAsia" w:cstheme="minorHAnsi"/>
                <w:noProof/>
                <w:sz w:val="20"/>
                <w:szCs w:val="20"/>
                <w:lang w:val="en-AU"/>
              </w:rPr>
            </w:pPr>
            <w:r w:rsidRPr="007E2FA4">
              <w:rPr>
                <w:rFonts w:eastAsiaTheme="minorEastAsia" w:cstheme="minorHAnsi"/>
                <w:noProof/>
                <w:sz w:val="20"/>
                <w:szCs w:val="20"/>
                <w:lang w:val="en-AU"/>
              </w:rPr>
              <w:t>Note: The invoice has been auto-rejected.</w:t>
            </w:r>
          </w:p>
          <w:p w:rsidRPr="00B4538D" w:rsidR="00C27E56" w:rsidP="00C27E56" w:rsidRDefault="00C27E56" w14:paraId="5C1C3737" w14:textId="0357E0E9">
            <w:pPr>
              <w:rPr>
                <w:rFonts w:eastAsiaTheme="minorEastAsia" w:cstheme="minorHAnsi"/>
                <w:noProof/>
                <w:sz w:val="20"/>
                <w:szCs w:val="20"/>
                <w:lang w:val="en-AU"/>
              </w:rPr>
            </w:pPr>
          </w:p>
        </w:tc>
      </w:tr>
    </w:tbl>
    <w:p w:rsidRPr="00B4538D" w:rsidR="006505CB" w:rsidP="006505CB" w:rsidRDefault="006505CB" w14:paraId="445DA450" w14:textId="77777777">
      <w:pPr>
        <w:ind w:left="720"/>
        <w:rPr>
          <w:rFonts w:cstheme="minorHAnsi"/>
          <w:color w:val="0B1B5E"/>
          <w:sz w:val="20"/>
          <w:szCs w:val="20"/>
        </w:rPr>
      </w:pPr>
      <w:r w:rsidRPr="00B4538D">
        <w:rPr>
          <w:rFonts w:cstheme="minorHAnsi"/>
          <w:sz w:val="20"/>
          <w:szCs w:val="20"/>
        </w:rPr>
        <w:br w:type="page"/>
      </w:r>
    </w:p>
    <w:p w:rsidRPr="003C60DD" w:rsidR="00AD3BD8" w:rsidP="00AD3BD8" w:rsidRDefault="00AD3BD8" w14:paraId="168CAD51" w14:textId="168C3D96">
      <w:pPr>
        <w:pStyle w:val="DocumentText"/>
        <w:ind w:left="720"/>
        <w:rPr>
          <w:rFonts w:asciiTheme="minorHAnsi" w:hAnsiTheme="minorHAnsi" w:cstheme="minorHAnsi"/>
          <w:b/>
          <w:bCs/>
          <w:color w:val="auto"/>
          <w:szCs w:val="20"/>
        </w:rPr>
      </w:pPr>
      <w:r w:rsidRPr="003C60DD">
        <w:rPr>
          <w:rFonts w:asciiTheme="minorHAnsi" w:hAnsiTheme="minorHAnsi" w:cstheme="minorHAnsi"/>
          <w:b/>
          <w:bCs/>
          <w:color w:val="auto"/>
          <w:szCs w:val="20"/>
        </w:rPr>
        <w:t>9. Re-routed due to Dummy Account</w:t>
      </w:r>
    </w:p>
    <w:tbl>
      <w:tblPr>
        <w:tblStyle w:val="TableGrid"/>
        <w:tblW w:w="8748" w:type="dxa"/>
        <w:tblInd w:w="720" w:type="dxa"/>
        <w:tblLook w:val="04A0" w:firstRow="1" w:lastRow="0" w:firstColumn="1" w:lastColumn="0" w:noHBand="0" w:noVBand="1"/>
      </w:tblPr>
      <w:tblGrid>
        <w:gridCol w:w="1278"/>
        <w:gridCol w:w="7470"/>
      </w:tblGrid>
      <w:tr w:rsidRPr="003C60DD" w:rsidR="00AD3BD8" w:rsidTr="00145820" w14:paraId="4C3D1BB6" w14:textId="77777777">
        <w:tc>
          <w:tcPr>
            <w:tcW w:w="1278" w:type="dxa"/>
            <w:hideMark/>
          </w:tcPr>
          <w:p w:rsidRPr="003C60DD" w:rsidR="00AD3BD8" w:rsidP="00145820" w:rsidRDefault="00AD3BD8" w14:paraId="2DE1CD0D" w14:textId="77777777">
            <w:pPr>
              <w:spacing w:before="120" w:after="120"/>
              <w:rPr>
                <w:rFonts w:cstheme="minorHAnsi"/>
                <w:b/>
                <w:bCs/>
                <w:sz w:val="20"/>
                <w:szCs w:val="20"/>
                <w:lang w:val="en-AU" w:bidi="ar-BH"/>
              </w:rPr>
            </w:pPr>
            <w:r w:rsidRPr="003C60DD">
              <w:rPr>
                <w:rFonts w:cstheme="minorHAnsi"/>
                <w:b/>
                <w:bCs/>
                <w:sz w:val="20"/>
                <w:szCs w:val="20"/>
                <w:lang w:val="en-AU" w:bidi="ar-BH"/>
              </w:rPr>
              <w:t>To</w:t>
            </w:r>
          </w:p>
        </w:tc>
        <w:tc>
          <w:tcPr>
            <w:tcW w:w="7470" w:type="dxa"/>
            <w:hideMark/>
          </w:tcPr>
          <w:p w:rsidRPr="003C60DD" w:rsidR="00AD3BD8" w:rsidP="00145820" w:rsidRDefault="00AD3BD8" w14:paraId="4A843048" w14:textId="77777777">
            <w:pPr>
              <w:spacing w:before="120" w:after="120"/>
              <w:rPr>
                <w:rFonts w:cstheme="minorHAnsi"/>
                <w:sz w:val="20"/>
                <w:szCs w:val="20"/>
                <w:lang w:val="en-AU" w:bidi="ar-BH"/>
              </w:rPr>
            </w:pPr>
            <w:r w:rsidRPr="003C60DD">
              <w:rPr>
                <w:rFonts w:cstheme="minorHAnsi"/>
                <w:sz w:val="20"/>
                <w:szCs w:val="20"/>
                <w:lang w:val="en-AU" w:bidi="ar-BH"/>
              </w:rPr>
              <w:t>See notes below</w:t>
            </w:r>
          </w:p>
        </w:tc>
      </w:tr>
      <w:tr w:rsidRPr="003C60DD" w:rsidR="00AD3BD8" w:rsidTr="00145820" w14:paraId="4DDF1C77" w14:textId="77777777">
        <w:tc>
          <w:tcPr>
            <w:tcW w:w="1278" w:type="dxa"/>
            <w:hideMark/>
          </w:tcPr>
          <w:p w:rsidRPr="003C60DD" w:rsidR="00AD3BD8" w:rsidP="00145820" w:rsidRDefault="00AD3BD8" w14:paraId="5F5D01FD" w14:textId="77777777">
            <w:pPr>
              <w:spacing w:before="120" w:after="120"/>
              <w:rPr>
                <w:rFonts w:cstheme="minorHAnsi"/>
                <w:b/>
                <w:bCs/>
                <w:sz w:val="20"/>
                <w:szCs w:val="20"/>
                <w:lang w:val="en-AU" w:bidi="ar-BH"/>
              </w:rPr>
            </w:pPr>
            <w:r w:rsidRPr="003C60DD">
              <w:rPr>
                <w:rFonts w:cstheme="minorHAnsi"/>
                <w:b/>
                <w:bCs/>
                <w:sz w:val="20"/>
                <w:szCs w:val="20"/>
                <w:lang w:val="en-AU" w:bidi="ar-BH"/>
              </w:rPr>
              <w:t>Cc</w:t>
            </w:r>
          </w:p>
        </w:tc>
        <w:tc>
          <w:tcPr>
            <w:tcW w:w="7470" w:type="dxa"/>
          </w:tcPr>
          <w:p w:rsidRPr="003C60DD" w:rsidR="00AD3BD8" w:rsidP="00145820" w:rsidRDefault="00AD3BD8" w14:paraId="0E221DD5" w14:textId="77777777">
            <w:pPr>
              <w:spacing w:before="120" w:after="120"/>
              <w:rPr>
                <w:rFonts w:cstheme="minorHAnsi"/>
                <w:sz w:val="20"/>
                <w:szCs w:val="20"/>
                <w:lang w:val="en-AU" w:bidi="ar-BH"/>
              </w:rPr>
            </w:pPr>
          </w:p>
        </w:tc>
      </w:tr>
      <w:tr w:rsidRPr="003C60DD" w:rsidR="00AD3BD8" w:rsidTr="00145820" w14:paraId="5ADD7C0F" w14:textId="77777777">
        <w:tc>
          <w:tcPr>
            <w:tcW w:w="1278" w:type="dxa"/>
            <w:hideMark/>
          </w:tcPr>
          <w:p w:rsidRPr="003C60DD" w:rsidR="00AD3BD8" w:rsidP="00145820" w:rsidRDefault="00AD3BD8" w14:paraId="0353E1E4" w14:textId="77777777">
            <w:pPr>
              <w:spacing w:before="120" w:after="120"/>
              <w:rPr>
                <w:rFonts w:cstheme="minorHAnsi"/>
                <w:b/>
                <w:bCs/>
                <w:sz w:val="20"/>
                <w:szCs w:val="20"/>
                <w:lang w:val="en-AU" w:bidi="ar-BH"/>
              </w:rPr>
            </w:pPr>
            <w:r w:rsidRPr="003C60DD">
              <w:rPr>
                <w:rFonts w:cstheme="minorHAnsi"/>
                <w:b/>
                <w:bCs/>
                <w:sz w:val="20"/>
                <w:szCs w:val="20"/>
                <w:lang w:val="en-AU" w:bidi="ar-BH"/>
              </w:rPr>
              <w:t>From</w:t>
            </w:r>
          </w:p>
        </w:tc>
        <w:tc>
          <w:tcPr>
            <w:tcW w:w="7470" w:type="dxa"/>
            <w:hideMark/>
          </w:tcPr>
          <w:p w:rsidRPr="003C60DD" w:rsidR="00AD3BD8" w:rsidP="00145820" w:rsidRDefault="00AD3BD8" w14:paraId="440DA771" w14:textId="77777777">
            <w:pPr>
              <w:spacing w:before="120" w:after="120"/>
              <w:rPr>
                <w:rFonts w:cstheme="minorHAnsi"/>
                <w:sz w:val="20"/>
                <w:szCs w:val="20"/>
                <w:lang w:val="en-AU" w:bidi="ar-BH"/>
              </w:rPr>
            </w:pPr>
            <w:r w:rsidRPr="003C60DD">
              <w:rPr>
                <w:rFonts w:cstheme="minorHAnsi"/>
                <w:sz w:val="20"/>
                <w:szCs w:val="20"/>
                <w:lang w:val="en-AU" w:bidi="ar-BH"/>
              </w:rPr>
              <w:t>&lt;mailFrom&gt;</w:t>
            </w:r>
          </w:p>
        </w:tc>
      </w:tr>
      <w:tr w:rsidRPr="003C60DD" w:rsidR="00AD3BD8" w:rsidTr="00145820" w14:paraId="79E5C1A9" w14:textId="77777777">
        <w:tc>
          <w:tcPr>
            <w:tcW w:w="1278" w:type="dxa"/>
            <w:hideMark/>
          </w:tcPr>
          <w:p w:rsidRPr="003C60DD" w:rsidR="00AD3BD8" w:rsidP="00145820" w:rsidRDefault="00AD3BD8" w14:paraId="7DED2C67" w14:textId="77777777">
            <w:pPr>
              <w:spacing w:before="120" w:after="120"/>
              <w:rPr>
                <w:rFonts w:cstheme="minorHAnsi"/>
                <w:b/>
                <w:bCs/>
                <w:sz w:val="20"/>
                <w:szCs w:val="20"/>
                <w:lang w:val="en-AU" w:bidi="ar-BH"/>
              </w:rPr>
            </w:pPr>
            <w:r w:rsidRPr="003C60DD">
              <w:rPr>
                <w:rFonts w:cstheme="minorHAnsi"/>
                <w:b/>
                <w:bCs/>
                <w:sz w:val="20"/>
                <w:szCs w:val="20"/>
                <w:lang w:val="en-AU" w:bidi="ar-BH"/>
              </w:rPr>
              <w:t>Subject</w:t>
            </w:r>
          </w:p>
        </w:tc>
        <w:tc>
          <w:tcPr>
            <w:tcW w:w="7470" w:type="dxa"/>
            <w:hideMark/>
          </w:tcPr>
          <w:p w:rsidRPr="003C60DD" w:rsidR="00AD3BD8" w:rsidP="00145820" w:rsidRDefault="00AD3BD8" w14:paraId="0ECD6D46" w14:textId="77777777">
            <w:pPr>
              <w:spacing w:before="120" w:after="120"/>
              <w:rPr>
                <w:rFonts w:cstheme="minorHAnsi"/>
                <w:sz w:val="20"/>
                <w:szCs w:val="20"/>
                <w:lang w:val="en-AU"/>
              </w:rPr>
            </w:pPr>
            <w:r w:rsidRPr="003C60DD">
              <w:rPr>
                <w:rFonts w:cstheme="minorHAnsi"/>
                <w:sz w:val="20"/>
                <w:szCs w:val="20"/>
                <w:lang w:val="en-AU"/>
              </w:rPr>
              <w:t>Re-routed: Invoice &lt;Invoice&gt; to be coded for vendor &lt;VendorName&gt; and &lt;CompanyName&gt; (&lt;Company&gt;)</w:t>
            </w:r>
          </w:p>
        </w:tc>
      </w:tr>
      <w:tr w:rsidRPr="00E10A3A" w:rsidR="00AD3BD8" w:rsidTr="00145820" w14:paraId="5896EA3A" w14:textId="77777777">
        <w:tc>
          <w:tcPr>
            <w:tcW w:w="1278" w:type="dxa"/>
            <w:hideMark/>
          </w:tcPr>
          <w:p w:rsidRPr="00E10A3A" w:rsidR="00AD3BD8" w:rsidP="00145820" w:rsidRDefault="00AD3BD8" w14:paraId="7E43692D" w14:textId="77777777">
            <w:pPr>
              <w:spacing w:before="120" w:after="120"/>
              <w:rPr>
                <w:rFonts w:cstheme="minorHAnsi"/>
                <w:b/>
                <w:bCs/>
                <w:sz w:val="20"/>
                <w:szCs w:val="20"/>
                <w:lang w:val="en-AU" w:bidi="ar-BH"/>
              </w:rPr>
            </w:pPr>
            <w:r w:rsidRPr="00E10A3A">
              <w:rPr>
                <w:rFonts w:cstheme="minorHAnsi"/>
                <w:b/>
                <w:bCs/>
                <w:sz w:val="20"/>
                <w:szCs w:val="20"/>
                <w:lang w:val="en-AU" w:bidi="ar-BH"/>
              </w:rPr>
              <w:t>Body Text</w:t>
            </w:r>
          </w:p>
        </w:tc>
        <w:tc>
          <w:tcPr>
            <w:tcW w:w="7470" w:type="dxa"/>
          </w:tcPr>
          <w:p w:rsidRPr="00E10A3A" w:rsidR="00AD3BD8" w:rsidP="00145820" w:rsidRDefault="00AD3BD8" w14:paraId="7B26DC0E" w14:textId="77777777">
            <w:pPr>
              <w:rPr>
                <w:rFonts w:cstheme="minorHAnsi"/>
                <w:sz w:val="20"/>
                <w:szCs w:val="20"/>
                <w:lang w:val="en-AU"/>
              </w:rPr>
            </w:pPr>
            <w:r w:rsidRPr="00E10A3A">
              <w:rPr>
                <w:rFonts w:cstheme="minorHAnsi"/>
                <w:sz w:val="20"/>
                <w:szCs w:val="20"/>
                <w:lang w:val="en-AU"/>
              </w:rPr>
              <w:t>This invoice has been re-routed due to usage of "879340" account in the Payables Invoice Distribution.</w:t>
            </w:r>
          </w:p>
          <w:p w:rsidRPr="00E10A3A" w:rsidR="00AD3BD8" w:rsidP="00145820" w:rsidRDefault="00AD3BD8" w14:paraId="1CD4F6E8" w14:textId="77777777">
            <w:pPr>
              <w:rPr>
                <w:rFonts w:cstheme="minorHAnsi"/>
                <w:sz w:val="20"/>
                <w:szCs w:val="20"/>
                <w:lang w:val="en-AU"/>
              </w:rPr>
            </w:pPr>
          </w:p>
          <w:p w:rsidRPr="00E10A3A" w:rsidR="00AD3BD8" w:rsidP="00145820" w:rsidRDefault="00AD3BD8" w14:paraId="3110D276" w14:textId="048C654D">
            <w:pPr>
              <w:rPr>
                <w:rFonts w:cstheme="minorHAnsi"/>
                <w:sz w:val="20"/>
                <w:szCs w:val="20"/>
                <w:lang w:val="en-AU"/>
              </w:rPr>
            </w:pPr>
            <w:r w:rsidRPr="00E10A3A">
              <w:rPr>
                <w:rFonts w:cstheme="minorHAnsi"/>
                <w:sz w:val="20"/>
                <w:szCs w:val="20"/>
                <w:lang w:val="en-AU"/>
              </w:rPr>
              <w:t>Please update the account and approve invoice.</w:t>
            </w:r>
          </w:p>
          <w:p w:rsidRPr="00E10A3A" w:rsidR="00B43911" w:rsidP="00145820" w:rsidRDefault="00B43911" w14:paraId="1916F4D2" w14:textId="20BAD875">
            <w:pPr>
              <w:rPr>
                <w:rFonts w:cstheme="minorHAnsi"/>
                <w:sz w:val="20"/>
                <w:szCs w:val="20"/>
                <w:lang w:val="en-AU"/>
              </w:rPr>
            </w:pPr>
          </w:p>
          <w:p w:rsidRPr="00E10A3A" w:rsidR="00B43911" w:rsidP="00B43911" w:rsidRDefault="00B43911" w14:paraId="7BDE695F" w14:textId="77777777">
            <w:pPr>
              <w:rPr>
                <w:rFonts w:eastAsiaTheme="minorEastAsia" w:cstheme="minorHAnsi"/>
                <w:noProof/>
                <w:sz w:val="20"/>
                <w:szCs w:val="20"/>
                <w:lang w:val="en-AU"/>
              </w:rPr>
            </w:pPr>
            <w:r w:rsidRPr="00E10A3A">
              <w:rPr>
                <w:rFonts w:eastAsiaTheme="minorEastAsia" w:cstheme="minorHAnsi"/>
                <w:noProof/>
                <w:sz w:val="20"/>
                <w:szCs w:val="20"/>
                <w:lang w:val="en-AU"/>
              </w:rPr>
              <w:t>Company: &lt;Company&gt;</w:t>
            </w:r>
          </w:p>
          <w:p w:rsidRPr="00E10A3A" w:rsidR="00B43911" w:rsidP="00B43911" w:rsidRDefault="00B43911" w14:paraId="1E7D4A1D" w14:textId="77777777">
            <w:pPr>
              <w:rPr>
                <w:rFonts w:eastAsiaTheme="minorEastAsia" w:cstheme="minorHAnsi"/>
                <w:noProof/>
                <w:sz w:val="20"/>
                <w:szCs w:val="20"/>
                <w:lang w:val="en-AU"/>
              </w:rPr>
            </w:pPr>
            <w:r w:rsidRPr="00E10A3A">
              <w:rPr>
                <w:rFonts w:eastAsiaTheme="minorEastAsia" w:cstheme="minorHAnsi"/>
                <w:noProof/>
                <w:sz w:val="20"/>
                <w:szCs w:val="20"/>
                <w:lang w:val="en-AU"/>
              </w:rPr>
              <w:t>Vendor: &lt;VendorName&gt;</w:t>
            </w:r>
          </w:p>
          <w:p w:rsidRPr="00E10A3A" w:rsidR="00B43911" w:rsidP="00B43911" w:rsidRDefault="00B43911" w14:paraId="479103E4" w14:textId="77777777">
            <w:pPr>
              <w:rPr>
                <w:rFonts w:eastAsiaTheme="minorEastAsia" w:cstheme="minorHAnsi"/>
                <w:noProof/>
                <w:sz w:val="20"/>
                <w:szCs w:val="20"/>
                <w:lang w:val="en-AU"/>
              </w:rPr>
            </w:pPr>
            <w:r w:rsidRPr="00E10A3A">
              <w:rPr>
                <w:rFonts w:eastAsiaTheme="minorEastAsia" w:cstheme="minorHAnsi"/>
                <w:noProof/>
                <w:sz w:val="20"/>
                <w:szCs w:val="20"/>
                <w:lang w:val="en-AU"/>
              </w:rPr>
              <w:t>Invoice: &lt;Invoice&gt;</w:t>
            </w:r>
          </w:p>
          <w:p w:rsidRPr="00E10A3A" w:rsidR="00B43911" w:rsidP="00B43911" w:rsidRDefault="00B43911" w14:paraId="214F1500" w14:textId="77777777">
            <w:pPr>
              <w:rPr>
                <w:rFonts w:eastAsiaTheme="minorEastAsia" w:cstheme="minorHAnsi"/>
                <w:noProof/>
                <w:sz w:val="20"/>
                <w:szCs w:val="20"/>
                <w:lang w:val="en-AU"/>
              </w:rPr>
            </w:pPr>
            <w:r w:rsidRPr="00E10A3A">
              <w:rPr>
                <w:rFonts w:eastAsiaTheme="minorEastAsia" w:cstheme="minorHAnsi"/>
                <w:noProof/>
                <w:sz w:val="20"/>
                <w:szCs w:val="20"/>
                <w:lang w:val="en-AU"/>
              </w:rPr>
              <w:t>Invoice Date: &lt;InvoiceDate&gt;</w:t>
            </w:r>
          </w:p>
          <w:p w:rsidRPr="00E10A3A" w:rsidR="00B43911" w:rsidP="00B43911" w:rsidRDefault="00B43911" w14:paraId="71E56C4D" w14:textId="77777777">
            <w:pPr>
              <w:rPr>
                <w:rFonts w:eastAsiaTheme="minorEastAsia" w:cstheme="minorHAnsi"/>
                <w:noProof/>
                <w:sz w:val="20"/>
                <w:szCs w:val="20"/>
                <w:lang w:val="en-AU"/>
              </w:rPr>
            </w:pPr>
            <w:r w:rsidRPr="00E10A3A">
              <w:rPr>
                <w:rFonts w:eastAsiaTheme="minorEastAsia" w:cstheme="minorHAnsi"/>
                <w:noProof/>
                <w:sz w:val="20"/>
                <w:szCs w:val="20"/>
                <w:lang w:val="en-AU"/>
              </w:rPr>
              <w:t>Due Date: &lt;DueDate&gt;</w:t>
            </w:r>
          </w:p>
          <w:p w:rsidRPr="00E10A3A" w:rsidR="00B43911" w:rsidP="00B43911" w:rsidRDefault="00B43911" w14:paraId="0978B4DF" w14:textId="77777777">
            <w:pPr>
              <w:rPr>
                <w:rFonts w:eastAsiaTheme="minorEastAsia" w:cstheme="minorHAnsi"/>
                <w:noProof/>
                <w:sz w:val="20"/>
                <w:szCs w:val="20"/>
                <w:lang w:val="en-AU"/>
              </w:rPr>
            </w:pPr>
            <w:r w:rsidRPr="00E10A3A">
              <w:rPr>
                <w:rFonts w:eastAsiaTheme="minorEastAsia" w:cstheme="minorHAnsi"/>
                <w:noProof/>
                <w:sz w:val="20"/>
                <w:szCs w:val="20"/>
                <w:lang w:val="en-AU"/>
              </w:rPr>
              <w:t>Amount: &lt;InvoiceAmount&gt;</w:t>
            </w:r>
          </w:p>
          <w:p w:rsidRPr="00E10A3A" w:rsidR="00AD3BD8" w:rsidP="00145820" w:rsidRDefault="00AD3BD8" w14:paraId="6D66CAD6" w14:textId="77777777">
            <w:pPr>
              <w:rPr>
                <w:rFonts w:eastAsiaTheme="minorEastAsia" w:cstheme="minorHAnsi"/>
                <w:noProof/>
                <w:sz w:val="20"/>
                <w:szCs w:val="20"/>
                <w:lang w:val="en-AU"/>
              </w:rPr>
            </w:pPr>
          </w:p>
          <w:p w:rsidRPr="00E10A3A" w:rsidR="007E2FA4" w:rsidP="007E2FA4" w:rsidRDefault="007E2FA4" w14:paraId="3217E155" w14:textId="77777777">
            <w:pPr>
              <w:rPr>
                <w:rFonts w:eastAsiaTheme="minorEastAsia" w:cstheme="minorHAnsi"/>
                <w:noProof/>
                <w:sz w:val="20"/>
                <w:szCs w:val="20"/>
                <w:lang w:val="en-AU"/>
              </w:rPr>
            </w:pPr>
            <w:r w:rsidRPr="00E10A3A">
              <w:rPr>
                <w:rFonts w:eastAsiaTheme="minorEastAsia" w:cstheme="minorHAnsi"/>
                <w:noProof/>
                <w:sz w:val="20"/>
                <w:szCs w:val="20"/>
                <w:lang w:val="en-AU"/>
              </w:rPr>
              <w:t>Please click on the link below to login to your Infor Inbasket</w:t>
            </w:r>
          </w:p>
          <w:p w:rsidRPr="00E10A3A" w:rsidR="007E2FA4" w:rsidP="007E2FA4" w:rsidRDefault="007E2FA4" w14:paraId="592C48A1" w14:textId="77777777">
            <w:pPr>
              <w:rPr>
                <w:rFonts w:eastAsiaTheme="minorEastAsia" w:cstheme="minorHAnsi"/>
                <w:noProof/>
                <w:color w:val="0E57C4" w:themeColor="background2" w:themeShade="80"/>
                <w:sz w:val="20"/>
                <w:szCs w:val="20"/>
                <w:u w:val="single"/>
                <w:lang w:val="en-AU"/>
              </w:rPr>
            </w:pPr>
            <w:r w:rsidRPr="00E10A3A">
              <w:rPr>
                <w:rFonts w:eastAsiaTheme="minorEastAsia" w:cstheme="minorHAnsi"/>
                <w:noProof/>
                <w:color w:val="0E57C4" w:themeColor="background2" w:themeShade="80"/>
                <w:sz w:val="20"/>
                <w:szCs w:val="20"/>
                <w:u w:val="single"/>
                <w:lang w:val="en-AU"/>
              </w:rPr>
              <w:t>Review invoice</w:t>
            </w:r>
          </w:p>
          <w:p w:rsidRPr="00E10A3A" w:rsidR="007E2FA4" w:rsidP="007E2FA4" w:rsidRDefault="007E2FA4" w14:paraId="12EB1EA9" w14:textId="77777777">
            <w:pPr>
              <w:rPr>
                <w:rFonts w:eastAsiaTheme="minorEastAsia" w:cstheme="minorHAnsi"/>
                <w:noProof/>
                <w:sz w:val="20"/>
                <w:szCs w:val="20"/>
                <w:lang w:val="en-AU"/>
              </w:rPr>
            </w:pPr>
          </w:p>
          <w:p w:rsidRPr="00E10A3A" w:rsidR="007E2FA4" w:rsidP="007E2FA4" w:rsidRDefault="007E2FA4" w14:paraId="6103E886" w14:textId="77777777">
            <w:pPr>
              <w:rPr>
                <w:rFonts w:eastAsiaTheme="minorEastAsia" w:cstheme="minorHAnsi"/>
                <w:noProof/>
                <w:sz w:val="20"/>
                <w:szCs w:val="20"/>
                <w:lang w:val="en-AU"/>
              </w:rPr>
            </w:pPr>
            <w:r w:rsidRPr="00E10A3A">
              <w:rPr>
                <w:rFonts w:eastAsiaTheme="minorEastAsia" w:cstheme="minorHAnsi"/>
                <w:noProof/>
                <w:sz w:val="20"/>
                <w:szCs w:val="20"/>
                <w:lang w:val="en-AU"/>
              </w:rPr>
              <w:t xml:space="preserve">To view the invoice image, click the link below </w:t>
            </w:r>
          </w:p>
          <w:p w:rsidRPr="00E10A3A" w:rsidR="00AD3BD8" w:rsidP="007E2FA4" w:rsidRDefault="007E2FA4" w14:paraId="1EDE7E10" w14:textId="2B47342B">
            <w:pPr>
              <w:rPr>
                <w:rFonts w:eastAsiaTheme="minorEastAsia" w:cstheme="minorHAnsi"/>
                <w:noProof/>
                <w:sz w:val="20"/>
                <w:szCs w:val="20"/>
                <w:lang w:val="en-AU"/>
              </w:rPr>
            </w:pPr>
            <w:r w:rsidRPr="00E10A3A">
              <w:rPr>
                <w:rFonts w:eastAsiaTheme="minorEastAsia" w:cstheme="minorHAnsi"/>
                <w:noProof/>
                <w:color w:val="0E57C4" w:themeColor="background2" w:themeShade="80"/>
                <w:sz w:val="20"/>
                <w:szCs w:val="20"/>
                <w:u w:val="single"/>
                <w:lang w:val="en-AU"/>
              </w:rPr>
              <w:t>View invoice in Onbase</w:t>
            </w:r>
          </w:p>
        </w:tc>
      </w:tr>
    </w:tbl>
    <w:p w:rsidRPr="00E10A3A" w:rsidR="00AD3BD8" w:rsidP="00AD3BD8" w:rsidRDefault="00AD3BD8" w14:paraId="0AD488B1" w14:textId="77777777">
      <w:pPr>
        <w:ind w:left="720" w:firstLine="720"/>
        <w:rPr>
          <w:rFonts w:cstheme="minorHAnsi"/>
          <w:sz w:val="20"/>
          <w:szCs w:val="20"/>
        </w:rPr>
      </w:pPr>
    </w:p>
    <w:p w:rsidRPr="00E10A3A" w:rsidR="001726AC" w:rsidP="001726AC" w:rsidRDefault="001726AC" w14:paraId="48AAEF39" w14:textId="77777777">
      <w:pPr>
        <w:pStyle w:val="DocumentText"/>
        <w:ind w:left="720"/>
        <w:rPr>
          <w:rFonts w:asciiTheme="minorHAnsi" w:hAnsiTheme="minorHAnsi" w:cstheme="minorHAnsi"/>
          <w:color w:val="auto"/>
          <w:szCs w:val="20"/>
        </w:rPr>
      </w:pPr>
      <w:r w:rsidRPr="00E10A3A">
        <w:rPr>
          <w:rFonts w:asciiTheme="minorHAnsi" w:hAnsiTheme="minorHAnsi" w:cstheme="minorHAnsi"/>
          <w:color w:val="auto"/>
          <w:szCs w:val="20"/>
        </w:rPr>
        <w:t>If the Invoice has a Coder, re-route the invoice to the Coder.</w:t>
      </w:r>
    </w:p>
    <w:p w:rsidRPr="00E10A3A" w:rsidR="001726AC" w:rsidP="001726AC" w:rsidRDefault="001726AC" w14:paraId="60A831DA" w14:textId="29DC48EC">
      <w:pPr>
        <w:pStyle w:val="DocumentText"/>
        <w:ind w:left="720"/>
        <w:rPr>
          <w:rFonts w:asciiTheme="minorHAnsi" w:hAnsiTheme="minorHAnsi" w:cstheme="minorHAnsi"/>
          <w:color w:val="auto"/>
          <w:szCs w:val="20"/>
        </w:rPr>
      </w:pPr>
      <w:r w:rsidRPr="00E10A3A">
        <w:rPr>
          <w:rFonts w:asciiTheme="minorHAnsi" w:hAnsiTheme="minorHAnsi" w:cstheme="minorHAnsi"/>
          <w:color w:val="auto"/>
          <w:szCs w:val="20"/>
        </w:rPr>
        <w:t>If the Invoice does not have a Coder, re-route the invoice to the Person Responsible.</w:t>
      </w:r>
    </w:p>
    <w:p w:rsidRPr="00E10A3A" w:rsidR="00393959" w:rsidP="001726AC" w:rsidRDefault="00393959" w14:paraId="3B50298A" w14:textId="77777777">
      <w:pPr>
        <w:pStyle w:val="DocumentText"/>
        <w:ind w:left="720"/>
        <w:rPr>
          <w:rFonts w:asciiTheme="minorHAnsi" w:hAnsiTheme="minorHAnsi" w:cstheme="minorHAnsi"/>
          <w:color w:val="auto"/>
          <w:szCs w:val="20"/>
        </w:rPr>
      </w:pPr>
    </w:p>
    <w:p w:rsidRPr="00E10A3A" w:rsidR="00393959" w:rsidP="001726AC" w:rsidRDefault="00393959" w14:paraId="47156456" w14:textId="7CEBDABA">
      <w:pPr>
        <w:pStyle w:val="DocumentText"/>
        <w:ind w:left="720"/>
        <w:rPr>
          <w:rFonts w:asciiTheme="minorHAnsi" w:hAnsiTheme="minorHAnsi" w:cstheme="minorHAnsi"/>
          <w:color w:val="auto"/>
          <w:szCs w:val="20"/>
        </w:rPr>
      </w:pPr>
    </w:p>
    <w:p w:rsidRPr="00E10A3A" w:rsidR="00393959" w:rsidP="001726AC" w:rsidRDefault="00393959" w14:paraId="65772817" w14:textId="77777777">
      <w:pPr>
        <w:pStyle w:val="DocumentText"/>
        <w:ind w:left="720"/>
        <w:rPr>
          <w:rFonts w:asciiTheme="minorHAnsi" w:hAnsiTheme="minorHAnsi" w:cstheme="minorHAnsi"/>
          <w:color w:val="auto"/>
          <w:szCs w:val="20"/>
        </w:rPr>
      </w:pPr>
    </w:p>
    <w:p w:rsidRPr="00E10A3A" w:rsidR="00393959" w:rsidP="00393959" w:rsidRDefault="00393959" w14:paraId="2D399741" w14:textId="7C908B25">
      <w:pPr>
        <w:pStyle w:val="DocumentText"/>
        <w:ind w:left="720"/>
        <w:rPr>
          <w:rFonts w:asciiTheme="minorHAnsi" w:hAnsiTheme="minorHAnsi" w:cstheme="minorHAnsi"/>
          <w:b/>
          <w:bCs/>
          <w:color w:val="auto"/>
          <w:szCs w:val="20"/>
        </w:rPr>
      </w:pPr>
      <w:r w:rsidRPr="00E10A3A">
        <w:rPr>
          <w:rFonts w:asciiTheme="minorHAnsi" w:hAnsiTheme="minorHAnsi" w:cstheme="minorHAnsi"/>
          <w:b/>
          <w:bCs/>
          <w:color w:val="auto"/>
          <w:szCs w:val="20"/>
        </w:rPr>
        <w:t>10. Inactive or Missing Finance Resource</w:t>
      </w:r>
    </w:p>
    <w:p w:rsidRPr="00E10A3A" w:rsidR="003C60DD" w:rsidP="001726AC" w:rsidRDefault="003C60DD" w14:paraId="02E65430" w14:textId="59386FBB">
      <w:pPr>
        <w:pStyle w:val="DocumentText"/>
        <w:ind w:left="720"/>
        <w:rPr>
          <w:rFonts w:asciiTheme="minorHAnsi" w:hAnsiTheme="minorHAnsi" w:cstheme="minorHAnsi"/>
          <w:color w:val="auto"/>
          <w:szCs w:val="20"/>
        </w:rPr>
      </w:pPr>
    </w:p>
    <w:tbl>
      <w:tblPr>
        <w:tblStyle w:val="TableGrid"/>
        <w:tblW w:w="8748" w:type="dxa"/>
        <w:tblInd w:w="720" w:type="dxa"/>
        <w:tblLook w:val="04A0" w:firstRow="1" w:lastRow="0" w:firstColumn="1" w:lastColumn="0" w:noHBand="0" w:noVBand="1"/>
      </w:tblPr>
      <w:tblGrid>
        <w:gridCol w:w="1278"/>
        <w:gridCol w:w="7470"/>
      </w:tblGrid>
      <w:tr w:rsidRPr="00E10A3A" w:rsidR="00393959" w:rsidTr="00145820" w14:paraId="271008D2" w14:textId="77777777">
        <w:tc>
          <w:tcPr>
            <w:tcW w:w="1278" w:type="dxa"/>
            <w:hideMark/>
          </w:tcPr>
          <w:p w:rsidRPr="00E10A3A" w:rsidR="00393959" w:rsidP="00145820" w:rsidRDefault="00393959" w14:paraId="2749D518" w14:textId="77777777">
            <w:pPr>
              <w:spacing w:before="120" w:after="120"/>
              <w:rPr>
                <w:rFonts w:cstheme="minorHAnsi"/>
                <w:b/>
                <w:bCs/>
                <w:sz w:val="20"/>
                <w:szCs w:val="20"/>
                <w:lang w:val="en-AU" w:bidi="ar-BH"/>
              </w:rPr>
            </w:pPr>
            <w:r w:rsidRPr="00E10A3A">
              <w:rPr>
                <w:rFonts w:cstheme="minorHAnsi"/>
                <w:b/>
                <w:bCs/>
                <w:sz w:val="20"/>
                <w:szCs w:val="20"/>
                <w:lang w:val="en-AU" w:bidi="ar-BH"/>
              </w:rPr>
              <w:t>To</w:t>
            </w:r>
          </w:p>
        </w:tc>
        <w:tc>
          <w:tcPr>
            <w:tcW w:w="7470" w:type="dxa"/>
            <w:hideMark/>
          </w:tcPr>
          <w:p w:rsidRPr="00E10A3A" w:rsidR="00393959" w:rsidP="00145820" w:rsidRDefault="003439C2" w14:paraId="5680D248" w14:textId="78A8C104">
            <w:pPr>
              <w:spacing w:before="120" w:after="120"/>
              <w:rPr>
                <w:rFonts w:cstheme="minorHAnsi"/>
                <w:sz w:val="20"/>
                <w:szCs w:val="20"/>
                <w:lang w:val="en-AU" w:bidi="ar-BH"/>
              </w:rPr>
            </w:pPr>
            <w:r w:rsidRPr="00E10A3A">
              <w:rPr>
                <w:rFonts w:cstheme="minorHAnsi"/>
                <w:sz w:val="20"/>
                <w:szCs w:val="20"/>
                <w:lang w:val="en-AU" w:bidi="ar-BH"/>
              </w:rPr>
              <w:t>&lt; APIA_NONPOROUTING_AutoReject_Recipient&gt;</w:t>
            </w:r>
          </w:p>
        </w:tc>
      </w:tr>
      <w:tr w:rsidRPr="00E10A3A" w:rsidR="00393959" w:rsidTr="00145820" w14:paraId="4551422C" w14:textId="77777777">
        <w:tc>
          <w:tcPr>
            <w:tcW w:w="1278" w:type="dxa"/>
            <w:hideMark/>
          </w:tcPr>
          <w:p w:rsidRPr="00E10A3A" w:rsidR="00393959" w:rsidP="00145820" w:rsidRDefault="00393959" w14:paraId="2D2F3303" w14:textId="77777777">
            <w:pPr>
              <w:spacing w:before="120" w:after="120"/>
              <w:rPr>
                <w:rFonts w:cstheme="minorHAnsi"/>
                <w:b/>
                <w:bCs/>
                <w:sz w:val="20"/>
                <w:szCs w:val="20"/>
                <w:lang w:val="en-AU" w:bidi="ar-BH"/>
              </w:rPr>
            </w:pPr>
            <w:r w:rsidRPr="00E10A3A">
              <w:rPr>
                <w:rFonts w:cstheme="minorHAnsi"/>
                <w:b/>
                <w:bCs/>
                <w:sz w:val="20"/>
                <w:szCs w:val="20"/>
                <w:lang w:val="en-AU" w:bidi="ar-BH"/>
              </w:rPr>
              <w:t>Cc</w:t>
            </w:r>
          </w:p>
        </w:tc>
        <w:tc>
          <w:tcPr>
            <w:tcW w:w="7470" w:type="dxa"/>
          </w:tcPr>
          <w:p w:rsidRPr="00E10A3A" w:rsidR="00393959" w:rsidP="00145820" w:rsidRDefault="00393959" w14:paraId="06C4C1F3" w14:textId="77777777">
            <w:pPr>
              <w:spacing w:before="120" w:after="120"/>
              <w:rPr>
                <w:rFonts w:cstheme="minorHAnsi"/>
                <w:sz w:val="20"/>
                <w:szCs w:val="20"/>
                <w:lang w:val="en-AU" w:bidi="ar-BH"/>
              </w:rPr>
            </w:pPr>
          </w:p>
        </w:tc>
      </w:tr>
      <w:tr w:rsidRPr="00E10A3A" w:rsidR="00393959" w:rsidTr="00145820" w14:paraId="66402D71" w14:textId="77777777">
        <w:tc>
          <w:tcPr>
            <w:tcW w:w="1278" w:type="dxa"/>
            <w:hideMark/>
          </w:tcPr>
          <w:p w:rsidRPr="00E10A3A" w:rsidR="00393959" w:rsidP="00145820" w:rsidRDefault="00393959" w14:paraId="596462FB" w14:textId="77777777">
            <w:pPr>
              <w:spacing w:before="120" w:after="120"/>
              <w:rPr>
                <w:rFonts w:cstheme="minorHAnsi"/>
                <w:b/>
                <w:bCs/>
                <w:sz w:val="20"/>
                <w:szCs w:val="20"/>
                <w:lang w:val="en-AU" w:bidi="ar-BH"/>
              </w:rPr>
            </w:pPr>
            <w:r w:rsidRPr="00E10A3A">
              <w:rPr>
                <w:rFonts w:cstheme="minorHAnsi"/>
                <w:b/>
                <w:bCs/>
                <w:sz w:val="20"/>
                <w:szCs w:val="20"/>
                <w:lang w:val="en-AU" w:bidi="ar-BH"/>
              </w:rPr>
              <w:t>From</w:t>
            </w:r>
          </w:p>
        </w:tc>
        <w:tc>
          <w:tcPr>
            <w:tcW w:w="7470" w:type="dxa"/>
            <w:hideMark/>
          </w:tcPr>
          <w:p w:rsidRPr="00E10A3A" w:rsidR="00393959" w:rsidP="00145820" w:rsidRDefault="00393959" w14:paraId="7B361E95" w14:textId="77777777">
            <w:pPr>
              <w:spacing w:before="120" w:after="120"/>
              <w:rPr>
                <w:rFonts w:cstheme="minorHAnsi"/>
                <w:sz w:val="20"/>
                <w:szCs w:val="20"/>
                <w:lang w:val="en-AU" w:bidi="ar-BH"/>
              </w:rPr>
            </w:pPr>
            <w:r w:rsidRPr="00E10A3A">
              <w:rPr>
                <w:rFonts w:cstheme="minorHAnsi"/>
                <w:sz w:val="20"/>
                <w:szCs w:val="20"/>
                <w:lang w:val="en-AU" w:bidi="ar-BH"/>
              </w:rPr>
              <w:t>&lt;mailFrom&gt;</w:t>
            </w:r>
          </w:p>
        </w:tc>
      </w:tr>
      <w:tr w:rsidRPr="00E10A3A" w:rsidR="00393959" w:rsidTr="00145820" w14:paraId="4A104E46" w14:textId="77777777">
        <w:tc>
          <w:tcPr>
            <w:tcW w:w="1278" w:type="dxa"/>
            <w:hideMark/>
          </w:tcPr>
          <w:p w:rsidRPr="00E10A3A" w:rsidR="00393959" w:rsidP="00145820" w:rsidRDefault="00393959" w14:paraId="471C36DF" w14:textId="77777777">
            <w:pPr>
              <w:spacing w:before="120" w:after="120"/>
              <w:rPr>
                <w:rFonts w:cstheme="minorHAnsi"/>
                <w:b/>
                <w:bCs/>
                <w:sz w:val="20"/>
                <w:szCs w:val="20"/>
                <w:lang w:val="en-AU" w:bidi="ar-BH"/>
              </w:rPr>
            </w:pPr>
            <w:r w:rsidRPr="00E10A3A">
              <w:rPr>
                <w:rFonts w:cstheme="minorHAnsi"/>
                <w:b/>
                <w:bCs/>
                <w:sz w:val="20"/>
                <w:szCs w:val="20"/>
                <w:lang w:val="en-AU" w:bidi="ar-BH"/>
              </w:rPr>
              <w:t>Subject</w:t>
            </w:r>
          </w:p>
        </w:tc>
        <w:tc>
          <w:tcPr>
            <w:tcW w:w="7470" w:type="dxa"/>
            <w:hideMark/>
          </w:tcPr>
          <w:p w:rsidRPr="00E10A3A" w:rsidR="00393959" w:rsidP="00145820" w:rsidRDefault="003439C2" w14:paraId="2071D54A" w14:textId="40460D8F">
            <w:pPr>
              <w:spacing w:before="120" w:after="120"/>
              <w:rPr>
                <w:rFonts w:cstheme="minorHAnsi"/>
                <w:sz w:val="20"/>
                <w:szCs w:val="20"/>
                <w:lang w:val="en-AU"/>
              </w:rPr>
            </w:pPr>
            <w:r w:rsidRPr="00E10A3A">
              <w:rPr>
                <w:rFonts w:cstheme="minorHAnsi"/>
                <w:sz w:val="20"/>
                <w:szCs w:val="20"/>
                <w:lang w:val="en-AU"/>
              </w:rPr>
              <w:t>Approver for Invoice &lt;Invoice&gt; for vendor &lt;VendorName&gt; and &lt;Company&gt; (&lt;Company&gt;) has no active Finance Resource</w:t>
            </w:r>
          </w:p>
        </w:tc>
      </w:tr>
      <w:tr w:rsidRPr="003C60DD" w:rsidR="00393959" w:rsidTr="00145820" w14:paraId="23945C7E" w14:textId="77777777">
        <w:tc>
          <w:tcPr>
            <w:tcW w:w="1278" w:type="dxa"/>
            <w:hideMark/>
          </w:tcPr>
          <w:p w:rsidRPr="00E10A3A" w:rsidR="00393959" w:rsidP="00145820" w:rsidRDefault="00393959" w14:paraId="6E97BDD3" w14:textId="77777777">
            <w:pPr>
              <w:spacing w:before="120" w:after="120"/>
              <w:rPr>
                <w:rFonts w:cstheme="minorHAnsi"/>
                <w:b/>
                <w:bCs/>
                <w:sz w:val="20"/>
                <w:szCs w:val="20"/>
                <w:lang w:val="en-AU" w:bidi="ar-BH"/>
              </w:rPr>
            </w:pPr>
            <w:r w:rsidRPr="00E10A3A">
              <w:rPr>
                <w:rFonts w:cstheme="minorHAnsi"/>
                <w:b/>
                <w:bCs/>
                <w:sz w:val="20"/>
                <w:szCs w:val="20"/>
                <w:lang w:val="en-AU" w:bidi="ar-BH"/>
              </w:rPr>
              <w:t>Body Text</w:t>
            </w:r>
          </w:p>
        </w:tc>
        <w:tc>
          <w:tcPr>
            <w:tcW w:w="7470" w:type="dxa"/>
          </w:tcPr>
          <w:p w:rsidRPr="00E10A3A" w:rsidR="00393959" w:rsidP="00145820" w:rsidRDefault="003439C2" w14:paraId="6344A2A1" w14:textId="0ABCA57F">
            <w:pPr>
              <w:rPr>
                <w:rFonts w:cstheme="minorHAnsi"/>
                <w:sz w:val="20"/>
                <w:szCs w:val="20"/>
                <w:lang w:val="en-AU"/>
              </w:rPr>
            </w:pPr>
            <w:r w:rsidRPr="00E10A3A">
              <w:rPr>
                <w:rFonts w:cstheme="minorHAnsi"/>
                <w:sz w:val="20"/>
                <w:szCs w:val="20"/>
                <w:lang w:val="en-AU"/>
              </w:rPr>
              <w:t>Inactive or missing finance resource for current approver.</w:t>
            </w:r>
          </w:p>
          <w:p w:rsidRPr="00E10A3A" w:rsidR="00393959" w:rsidP="00145820" w:rsidRDefault="00393959" w14:paraId="5B1FDD9E" w14:textId="77777777">
            <w:pPr>
              <w:rPr>
                <w:rFonts w:cstheme="minorHAnsi"/>
                <w:sz w:val="20"/>
                <w:szCs w:val="20"/>
                <w:lang w:val="en-AU"/>
              </w:rPr>
            </w:pPr>
          </w:p>
          <w:p w:rsidRPr="00E10A3A" w:rsidR="00393959" w:rsidP="00145820" w:rsidRDefault="00393959" w14:paraId="7085DC26" w14:textId="77777777">
            <w:pPr>
              <w:rPr>
                <w:rFonts w:eastAsiaTheme="minorEastAsia" w:cstheme="minorHAnsi"/>
                <w:noProof/>
                <w:sz w:val="20"/>
                <w:szCs w:val="20"/>
                <w:lang w:val="en-AU"/>
              </w:rPr>
            </w:pPr>
            <w:r w:rsidRPr="00E10A3A">
              <w:rPr>
                <w:rFonts w:eastAsiaTheme="minorEastAsia" w:cstheme="minorHAnsi"/>
                <w:noProof/>
                <w:sz w:val="20"/>
                <w:szCs w:val="20"/>
                <w:lang w:val="en-AU"/>
              </w:rPr>
              <w:t>Company: &lt;Company&gt;</w:t>
            </w:r>
          </w:p>
          <w:p w:rsidRPr="00E10A3A" w:rsidR="00393959" w:rsidP="00145820" w:rsidRDefault="00393959" w14:paraId="5A5B9145" w14:textId="77777777">
            <w:pPr>
              <w:rPr>
                <w:rFonts w:eastAsiaTheme="minorEastAsia" w:cstheme="minorHAnsi"/>
                <w:noProof/>
                <w:sz w:val="20"/>
                <w:szCs w:val="20"/>
                <w:lang w:val="en-AU"/>
              </w:rPr>
            </w:pPr>
            <w:r w:rsidRPr="00E10A3A">
              <w:rPr>
                <w:rFonts w:eastAsiaTheme="minorEastAsia" w:cstheme="minorHAnsi"/>
                <w:noProof/>
                <w:sz w:val="20"/>
                <w:szCs w:val="20"/>
                <w:lang w:val="en-AU"/>
              </w:rPr>
              <w:t>Vendor: &lt;VendorName&gt;</w:t>
            </w:r>
          </w:p>
          <w:p w:rsidRPr="00E10A3A" w:rsidR="00393959" w:rsidP="00145820" w:rsidRDefault="00393959" w14:paraId="05E0DA76" w14:textId="77777777">
            <w:pPr>
              <w:rPr>
                <w:rFonts w:eastAsiaTheme="minorEastAsia" w:cstheme="minorHAnsi"/>
                <w:noProof/>
                <w:sz w:val="20"/>
                <w:szCs w:val="20"/>
                <w:lang w:val="en-AU"/>
              </w:rPr>
            </w:pPr>
            <w:r w:rsidRPr="00E10A3A">
              <w:rPr>
                <w:rFonts w:eastAsiaTheme="minorEastAsia" w:cstheme="minorHAnsi"/>
                <w:noProof/>
                <w:sz w:val="20"/>
                <w:szCs w:val="20"/>
                <w:lang w:val="en-AU"/>
              </w:rPr>
              <w:t>Invoice: &lt;Invoice&gt;</w:t>
            </w:r>
          </w:p>
          <w:p w:rsidRPr="00E10A3A" w:rsidR="00393959" w:rsidP="00145820" w:rsidRDefault="00393959" w14:paraId="1E29A4E8" w14:textId="77777777">
            <w:pPr>
              <w:rPr>
                <w:rFonts w:eastAsiaTheme="minorEastAsia" w:cstheme="minorHAnsi"/>
                <w:noProof/>
                <w:sz w:val="20"/>
                <w:szCs w:val="20"/>
                <w:lang w:val="en-AU"/>
              </w:rPr>
            </w:pPr>
            <w:r w:rsidRPr="00E10A3A">
              <w:rPr>
                <w:rFonts w:eastAsiaTheme="minorEastAsia" w:cstheme="minorHAnsi"/>
                <w:noProof/>
                <w:sz w:val="20"/>
                <w:szCs w:val="20"/>
                <w:lang w:val="en-AU"/>
              </w:rPr>
              <w:t>Invoice Date: &lt;InvoiceDate&gt;</w:t>
            </w:r>
          </w:p>
          <w:p w:rsidRPr="00E10A3A" w:rsidR="00393959" w:rsidP="00145820" w:rsidRDefault="00393959" w14:paraId="3EA8090F" w14:textId="77777777">
            <w:pPr>
              <w:rPr>
                <w:rFonts w:eastAsiaTheme="minorEastAsia" w:cstheme="minorHAnsi"/>
                <w:noProof/>
                <w:sz w:val="20"/>
                <w:szCs w:val="20"/>
                <w:lang w:val="en-AU"/>
              </w:rPr>
            </w:pPr>
            <w:r w:rsidRPr="00E10A3A">
              <w:rPr>
                <w:rFonts w:eastAsiaTheme="minorEastAsia" w:cstheme="minorHAnsi"/>
                <w:noProof/>
                <w:sz w:val="20"/>
                <w:szCs w:val="20"/>
                <w:lang w:val="en-AU"/>
              </w:rPr>
              <w:t>Due Date: &lt;DueDate&gt;</w:t>
            </w:r>
          </w:p>
          <w:p w:rsidRPr="00E10A3A" w:rsidR="00393959" w:rsidP="00145820" w:rsidRDefault="00393959" w14:paraId="4F7067CE" w14:textId="77777777">
            <w:pPr>
              <w:rPr>
                <w:rFonts w:eastAsiaTheme="minorEastAsia" w:cstheme="minorHAnsi"/>
                <w:noProof/>
                <w:sz w:val="20"/>
                <w:szCs w:val="20"/>
                <w:lang w:val="en-AU"/>
              </w:rPr>
            </w:pPr>
            <w:r w:rsidRPr="00E10A3A">
              <w:rPr>
                <w:rFonts w:eastAsiaTheme="minorEastAsia" w:cstheme="minorHAnsi"/>
                <w:noProof/>
                <w:sz w:val="20"/>
                <w:szCs w:val="20"/>
                <w:lang w:val="en-AU"/>
              </w:rPr>
              <w:t>Amount: &lt;InvoiceAmount&gt;</w:t>
            </w:r>
          </w:p>
          <w:p w:rsidRPr="00E10A3A" w:rsidR="00393959" w:rsidP="00145820" w:rsidRDefault="00393959" w14:paraId="264B1E22" w14:textId="77777777">
            <w:pPr>
              <w:rPr>
                <w:rFonts w:eastAsiaTheme="minorEastAsia" w:cstheme="minorHAnsi"/>
                <w:noProof/>
                <w:sz w:val="20"/>
                <w:szCs w:val="20"/>
                <w:lang w:val="en-AU"/>
              </w:rPr>
            </w:pPr>
          </w:p>
          <w:p w:rsidRPr="00E10A3A" w:rsidR="00393959" w:rsidP="00145820" w:rsidRDefault="00393959" w14:paraId="2ACFBF17" w14:textId="77777777">
            <w:pPr>
              <w:rPr>
                <w:rFonts w:eastAsiaTheme="minorEastAsia" w:cstheme="minorHAnsi"/>
                <w:noProof/>
                <w:sz w:val="20"/>
                <w:szCs w:val="20"/>
                <w:lang w:val="en-AU"/>
              </w:rPr>
            </w:pPr>
            <w:r w:rsidRPr="00E10A3A">
              <w:rPr>
                <w:rFonts w:eastAsiaTheme="minorEastAsia" w:cstheme="minorHAnsi"/>
                <w:noProof/>
                <w:sz w:val="20"/>
                <w:szCs w:val="20"/>
                <w:lang w:val="en-AU"/>
              </w:rPr>
              <w:t>Please click on the link below to login to your Infor Inbasket</w:t>
            </w:r>
          </w:p>
          <w:p w:rsidRPr="00E10A3A" w:rsidR="00393959" w:rsidP="00145820" w:rsidRDefault="00393959" w14:paraId="7EE2ACCB" w14:textId="77777777">
            <w:pPr>
              <w:rPr>
                <w:rFonts w:eastAsiaTheme="minorEastAsia" w:cstheme="minorHAnsi"/>
                <w:noProof/>
                <w:color w:val="0E57C4" w:themeColor="background2" w:themeShade="80"/>
                <w:sz w:val="20"/>
                <w:szCs w:val="20"/>
                <w:u w:val="single"/>
                <w:lang w:val="en-AU"/>
              </w:rPr>
            </w:pPr>
            <w:r w:rsidRPr="00E10A3A">
              <w:rPr>
                <w:rFonts w:eastAsiaTheme="minorEastAsia" w:cstheme="minorHAnsi"/>
                <w:noProof/>
                <w:color w:val="0E57C4" w:themeColor="background2" w:themeShade="80"/>
                <w:sz w:val="20"/>
                <w:szCs w:val="20"/>
                <w:u w:val="single"/>
                <w:lang w:val="en-AU"/>
              </w:rPr>
              <w:t>Review invoice</w:t>
            </w:r>
          </w:p>
          <w:p w:rsidRPr="00E10A3A" w:rsidR="00393959" w:rsidP="00145820" w:rsidRDefault="00393959" w14:paraId="590BE6F9" w14:textId="77777777">
            <w:pPr>
              <w:rPr>
                <w:rFonts w:eastAsiaTheme="minorEastAsia" w:cstheme="minorHAnsi"/>
                <w:noProof/>
                <w:sz w:val="20"/>
                <w:szCs w:val="20"/>
                <w:lang w:val="en-AU"/>
              </w:rPr>
            </w:pPr>
          </w:p>
          <w:p w:rsidRPr="00E10A3A" w:rsidR="00393959" w:rsidP="00145820" w:rsidRDefault="00393959" w14:paraId="38A8C8C8" w14:textId="77777777">
            <w:pPr>
              <w:rPr>
                <w:rFonts w:eastAsiaTheme="minorEastAsia" w:cstheme="minorHAnsi"/>
                <w:noProof/>
                <w:sz w:val="20"/>
                <w:szCs w:val="20"/>
                <w:lang w:val="en-AU"/>
              </w:rPr>
            </w:pPr>
            <w:r w:rsidRPr="00E10A3A">
              <w:rPr>
                <w:rFonts w:eastAsiaTheme="minorEastAsia" w:cstheme="minorHAnsi"/>
                <w:noProof/>
                <w:sz w:val="20"/>
                <w:szCs w:val="20"/>
                <w:lang w:val="en-AU"/>
              </w:rPr>
              <w:t xml:space="preserve">To view the invoice image, click the link below </w:t>
            </w:r>
          </w:p>
          <w:p w:rsidRPr="00E10A3A" w:rsidR="00393959" w:rsidP="00145820" w:rsidRDefault="00393959" w14:paraId="7A339684" w14:textId="77777777">
            <w:pPr>
              <w:rPr>
                <w:rFonts w:eastAsiaTheme="minorEastAsia" w:cstheme="minorHAnsi"/>
                <w:noProof/>
                <w:color w:val="0E57C4" w:themeColor="background2" w:themeShade="80"/>
                <w:sz w:val="20"/>
                <w:szCs w:val="20"/>
                <w:u w:val="single"/>
                <w:lang w:val="en-AU"/>
              </w:rPr>
            </w:pPr>
            <w:r w:rsidRPr="00E10A3A">
              <w:rPr>
                <w:rFonts w:eastAsiaTheme="minorEastAsia" w:cstheme="minorHAnsi"/>
                <w:noProof/>
                <w:color w:val="0E57C4" w:themeColor="background2" w:themeShade="80"/>
                <w:sz w:val="20"/>
                <w:szCs w:val="20"/>
                <w:u w:val="single"/>
                <w:lang w:val="en-AU"/>
              </w:rPr>
              <w:t>View invoice in Onbase</w:t>
            </w:r>
          </w:p>
          <w:p w:rsidRPr="00E10A3A" w:rsidR="003439C2" w:rsidP="00145820" w:rsidRDefault="003439C2" w14:paraId="42FEF6D5" w14:textId="77777777">
            <w:pPr>
              <w:rPr>
                <w:rFonts w:eastAsiaTheme="minorEastAsia" w:cstheme="minorHAnsi"/>
                <w:noProof/>
                <w:color w:val="0E57C4" w:themeColor="background2" w:themeShade="80"/>
                <w:sz w:val="20"/>
                <w:szCs w:val="20"/>
                <w:u w:val="single"/>
                <w:lang w:val="en-AU"/>
              </w:rPr>
            </w:pPr>
          </w:p>
          <w:p w:rsidRPr="003C60DD" w:rsidR="003439C2" w:rsidP="00145820" w:rsidRDefault="004418D0" w14:paraId="3E2B70D4" w14:textId="15C99598">
            <w:pPr>
              <w:rPr>
                <w:rFonts w:eastAsiaTheme="minorEastAsia" w:cstheme="minorHAnsi"/>
                <w:noProof/>
                <w:sz w:val="20"/>
                <w:szCs w:val="20"/>
                <w:lang w:val="en-AU"/>
              </w:rPr>
            </w:pPr>
            <w:r w:rsidRPr="00E10A3A">
              <w:rPr>
                <w:rFonts w:eastAsiaTheme="minorEastAsia" w:cstheme="minorHAnsi"/>
                <w:noProof/>
                <w:sz w:val="20"/>
                <w:szCs w:val="20"/>
                <w:lang w:val="en-AU"/>
              </w:rPr>
              <w:t>Note: The invoice has been auto-rejected.</w:t>
            </w:r>
          </w:p>
        </w:tc>
      </w:tr>
    </w:tbl>
    <w:p w:rsidR="003C60DD" w:rsidP="1D177039" w:rsidRDefault="003C60DD" w14:paraId="46AF12EB" w14:textId="451496F6">
      <w:pPr>
        <w:pStyle w:val="DocumentText"/>
        <w:rPr>
          <w:rFonts w:asciiTheme="minorHAnsi" w:hAnsiTheme="minorHAnsi" w:cstheme="minorBidi"/>
          <w:color w:val="auto"/>
        </w:rPr>
      </w:pPr>
    </w:p>
    <w:p w:rsidR="001462BE" w:rsidP="1D177039" w:rsidRDefault="001462BE" w14:paraId="2FD1DFCA" w14:textId="7C7FBA02">
      <w:pPr>
        <w:pStyle w:val="DocumentText"/>
        <w:rPr>
          <w:rFonts w:asciiTheme="minorHAnsi" w:hAnsiTheme="minorHAnsi" w:cstheme="minorBidi"/>
          <w:color w:val="auto"/>
        </w:rPr>
      </w:pPr>
    </w:p>
    <w:p w:rsidR="001462BE" w:rsidP="1D177039" w:rsidRDefault="001462BE" w14:paraId="3C5531DC" w14:textId="77777777">
      <w:pPr>
        <w:pStyle w:val="DocumentText"/>
        <w:rPr>
          <w:rFonts w:asciiTheme="minorHAnsi" w:hAnsiTheme="minorHAnsi" w:cstheme="minorBidi"/>
          <w:color w:val="auto"/>
        </w:rPr>
      </w:pPr>
    </w:p>
    <w:p w:rsidR="001462BE" w:rsidP="1D177039" w:rsidRDefault="001462BE" w14:paraId="193923C9" w14:textId="77777777">
      <w:pPr>
        <w:pStyle w:val="DocumentText"/>
        <w:rPr>
          <w:rFonts w:asciiTheme="minorHAnsi" w:hAnsiTheme="minorHAnsi" w:cstheme="minorBidi"/>
          <w:color w:val="auto"/>
        </w:rPr>
      </w:pPr>
    </w:p>
    <w:p w:rsidR="001462BE" w:rsidP="1D177039" w:rsidRDefault="001462BE" w14:paraId="6E84FF32" w14:textId="77777777">
      <w:pPr>
        <w:pStyle w:val="DocumentText"/>
        <w:rPr>
          <w:rFonts w:asciiTheme="minorHAnsi" w:hAnsiTheme="minorHAnsi" w:cstheme="minorBidi"/>
          <w:color w:val="auto"/>
        </w:rPr>
      </w:pPr>
    </w:p>
    <w:p w:rsidRPr="00E10A3A" w:rsidR="006331DE" w:rsidP="006331DE" w:rsidRDefault="006331DE" w14:paraId="0C643A82" w14:textId="7F3F06EA">
      <w:pPr>
        <w:pStyle w:val="DocumentText"/>
        <w:ind w:left="720"/>
        <w:rPr>
          <w:rFonts w:asciiTheme="minorHAnsi" w:hAnsiTheme="minorHAnsi" w:cstheme="minorHAnsi"/>
          <w:b/>
          <w:bCs/>
          <w:color w:val="auto"/>
          <w:szCs w:val="20"/>
        </w:rPr>
      </w:pPr>
      <w:r w:rsidRPr="00E10A3A">
        <w:rPr>
          <w:rFonts w:asciiTheme="minorHAnsi" w:hAnsiTheme="minorHAnsi" w:cstheme="minorHAnsi"/>
          <w:b/>
          <w:bCs/>
          <w:color w:val="auto"/>
          <w:szCs w:val="20"/>
        </w:rPr>
        <w:t>1</w:t>
      </w:r>
      <w:r>
        <w:rPr>
          <w:rFonts w:asciiTheme="minorHAnsi" w:hAnsiTheme="minorHAnsi" w:cstheme="minorHAnsi"/>
          <w:b/>
          <w:bCs/>
          <w:color w:val="auto"/>
          <w:szCs w:val="20"/>
        </w:rPr>
        <w:t>1</w:t>
      </w:r>
      <w:r w:rsidRPr="00E10A3A">
        <w:rPr>
          <w:rFonts w:asciiTheme="minorHAnsi" w:hAnsiTheme="minorHAnsi" w:cstheme="minorHAnsi"/>
          <w:b/>
          <w:bCs/>
          <w:color w:val="auto"/>
          <w:szCs w:val="20"/>
        </w:rPr>
        <w:t xml:space="preserve">. </w:t>
      </w:r>
      <w:r w:rsidRPr="001462BE" w:rsidR="001462BE">
        <w:rPr>
          <w:rFonts w:asciiTheme="minorHAnsi" w:hAnsiTheme="minorHAnsi" w:cstheme="minorHAnsi"/>
          <w:b/>
          <w:bCs/>
          <w:color w:val="auto"/>
          <w:szCs w:val="20"/>
        </w:rPr>
        <w:t>Invoice In Flow Over 30 Days for Invoic</w:t>
      </w:r>
      <w:r w:rsidR="001462BE">
        <w:rPr>
          <w:rFonts w:asciiTheme="minorHAnsi" w:hAnsiTheme="minorHAnsi" w:cstheme="minorHAnsi"/>
          <w:b/>
          <w:bCs/>
          <w:color w:val="auto"/>
          <w:szCs w:val="20"/>
        </w:rPr>
        <w:t>e</w:t>
      </w:r>
    </w:p>
    <w:tbl>
      <w:tblPr>
        <w:tblStyle w:val="TableGrid"/>
        <w:tblW w:w="8748" w:type="dxa"/>
        <w:tblInd w:w="720" w:type="dxa"/>
        <w:tblLook w:val="04A0" w:firstRow="1" w:lastRow="0" w:firstColumn="1" w:lastColumn="0" w:noHBand="0" w:noVBand="1"/>
      </w:tblPr>
      <w:tblGrid>
        <w:gridCol w:w="1278"/>
        <w:gridCol w:w="7470"/>
      </w:tblGrid>
      <w:tr w:rsidRPr="00E10A3A" w:rsidR="001462BE" w:rsidTr="00145820" w14:paraId="0070F51B" w14:textId="77777777">
        <w:tc>
          <w:tcPr>
            <w:tcW w:w="1278" w:type="dxa"/>
            <w:hideMark/>
          </w:tcPr>
          <w:p w:rsidRPr="00E10A3A" w:rsidR="001462BE" w:rsidP="00145820" w:rsidRDefault="001462BE" w14:paraId="2466C242" w14:textId="77777777">
            <w:pPr>
              <w:spacing w:before="120" w:after="120"/>
              <w:rPr>
                <w:rFonts w:cstheme="minorHAnsi"/>
                <w:b/>
                <w:bCs/>
                <w:sz w:val="20"/>
                <w:szCs w:val="20"/>
                <w:lang w:val="en-AU" w:bidi="ar-BH"/>
              </w:rPr>
            </w:pPr>
            <w:r w:rsidRPr="00E10A3A">
              <w:rPr>
                <w:rFonts w:cstheme="minorHAnsi"/>
                <w:b/>
                <w:bCs/>
                <w:sz w:val="20"/>
                <w:szCs w:val="20"/>
                <w:lang w:val="en-AU" w:bidi="ar-BH"/>
              </w:rPr>
              <w:t>To</w:t>
            </w:r>
          </w:p>
        </w:tc>
        <w:tc>
          <w:tcPr>
            <w:tcW w:w="7470" w:type="dxa"/>
            <w:hideMark/>
          </w:tcPr>
          <w:p w:rsidRPr="00E10A3A" w:rsidR="001462BE" w:rsidP="00145820" w:rsidRDefault="001462BE" w14:paraId="15372AC8" w14:textId="77777777">
            <w:pPr>
              <w:spacing w:before="120" w:after="120"/>
              <w:rPr>
                <w:rFonts w:cstheme="minorHAnsi"/>
                <w:sz w:val="20"/>
                <w:szCs w:val="20"/>
                <w:lang w:val="en-AU" w:bidi="ar-BH"/>
              </w:rPr>
            </w:pPr>
            <w:r w:rsidRPr="00E10A3A">
              <w:rPr>
                <w:rFonts w:cstheme="minorHAnsi"/>
                <w:sz w:val="20"/>
                <w:szCs w:val="20"/>
                <w:lang w:val="en-AU" w:bidi="ar-BH"/>
              </w:rPr>
              <w:t>&lt; APIA_NONPOROUTING_AutoReject_Recipient&gt;</w:t>
            </w:r>
          </w:p>
        </w:tc>
      </w:tr>
      <w:tr w:rsidRPr="00E10A3A" w:rsidR="001462BE" w:rsidTr="00145820" w14:paraId="232BA0A0" w14:textId="77777777">
        <w:tc>
          <w:tcPr>
            <w:tcW w:w="1278" w:type="dxa"/>
            <w:hideMark/>
          </w:tcPr>
          <w:p w:rsidRPr="00E10A3A" w:rsidR="001462BE" w:rsidP="00145820" w:rsidRDefault="001462BE" w14:paraId="0877B400" w14:textId="77777777">
            <w:pPr>
              <w:spacing w:before="120" w:after="120"/>
              <w:rPr>
                <w:rFonts w:cstheme="minorHAnsi"/>
                <w:b/>
                <w:bCs/>
                <w:sz w:val="20"/>
                <w:szCs w:val="20"/>
                <w:lang w:val="en-AU" w:bidi="ar-BH"/>
              </w:rPr>
            </w:pPr>
            <w:r w:rsidRPr="00E10A3A">
              <w:rPr>
                <w:rFonts w:cstheme="minorHAnsi"/>
                <w:b/>
                <w:bCs/>
                <w:sz w:val="20"/>
                <w:szCs w:val="20"/>
                <w:lang w:val="en-AU" w:bidi="ar-BH"/>
              </w:rPr>
              <w:t>Cc</w:t>
            </w:r>
          </w:p>
        </w:tc>
        <w:tc>
          <w:tcPr>
            <w:tcW w:w="7470" w:type="dxa"/>
          </w:tcPr>
          <w:p w:rsidRPr="00E10A3A" w:rsidR="001462BE" w:rsidP="00145820" w:rsidRDefault="001462BE" w14:paraId="73411766" w14:textId="77777777">
            <w:pPr>
              <w:spacing w:before="120" w:after="120"/>
              <w:rPr>
                <w:rFonts w:cstheme="minorHAnsi"/>
                <w:sz w:val="20"/>
                <w:szCs w:val="20"/>
                <w:lang w:val="en-AU" w:bidi="ar-BH"/>
              </w:rPr>
            </w:pPr>
          </w:p>
        </w:tc>
      </w:tr>
      <w:tr w:rsidRPr="00E10A3A" w:rsidR="001462BE" w:rsidTr="00145820" w14:paraId="5E356DE4" w14:textId="77777777">
        <w:tc>
          <w:tcPr>
            <w:tcW w:w="1278" w:type="dxa"/>
            <w:hideMark/>
          </w:tcPr>
          <w:p w:rsidRPr="00E10A3A" w:rsidR="001462BE" w:rsidP="00145820" w:rsidRDefault="001462BE" w14:paraId="5BBDE008" w14:textId="77777777">
            <w:pPr>
              <w:spacing w:before="120" w:after="120"/>
              <w:rPr>
                <w:rFonts w:cstheme="minorHAnsi"/>
                <w:b/>
                <w:bCs/>
                <w:sz w:val="20"/>
                <w:szCs w:val="20"/>
                <w:lang w:val="en-AU" w:bidi="ar-BH"/>
              </w:rPr>
            </w:pPr>
            <w:r w:rsidRPr="00E10A3A">
              <w:rPr>
                <w:rFonts w:cstheme="minorHAnsi"/>
                <w:b/>
                <w:bCs/>
                <w:sz w:val="20"/>
                <w:szCs w:val="20"/>
                <w:lang w:val="en-AU" w:bidi="ar-BH"/>
              </w:rPr>
              <w:t>From</w:t>
            </w:r>
          </w:p>
        </w:tc>
        <w:tc>
          <w:tcPr>
            <w:tcW w:w="7470" w:type="dxa"/>
            <w:hideMark/>
          </w:tcPr>
          <w:p w:rsidRPr="00E10A3A" w:rsidR="001462BE" w:rsidP="00145820" w:rsidRDefault="001462BE" w14:paraId="1E487ECE" w14:textId="77777777">
            <w:pPr>
              <w:spacing w:before="120" w:after="120"/>
              <w:rPr>
                <w:rFonts w:cstheme="minorHAnsi"/>
                <w:sz w:val="20"/>
                <w:szCs w:val="20"/>
                <w:lang w:val="en-AU" w:bidi="ar-BH"/>
              </w:rPr>
            </w:pPr>
            <w:r w:rsidRPr="00E10A3A">
              <w:rPr>
                <w:rFonts w:cstheme="minorHAnsi"/>
                <w:sz w:val="20"/>
                <w:szCs w:val="20"/>
                <w:lang w:val="en-AU" w:bidi="ar-BH"/>
              </w:rPr>
              <w:t>&lt;mailFrom&gt;</w:t>
            </w:r>
          </w:p>
        </w:tc>
      </w:tr>
      <w:tr w:rsidRPr="00E10A3A" w:rsidR="001462BE" w:rsidTr="00145820" w14:paraId="1A00AF90" w14:textId="77777777">
        <w:tc>
          <w:tcPr>
            <w:tcW w:w="1278" w:type="dxa"/>
            <w:hideMark/>
          </w:tcPr>
          <w:p w:rsidRPr="00E10A3A" w:rsidR="001462BE" w:rsidP="00145820" w:rsidRDefault="001462BE" w14:paraId="42C5A17D" w14:textId="77777777">
            <w:pPr>
              <w:spacing w:before="120" w:after="120"/>
              <w:rPr>
                <w:rFonts w:cstheme="minorHAnsi"/>
                <w:b/>
                <w:bCs/>
                <w:sz w:val="20"/>
                <w:szCs w:val="20"/>
                <w:lang w:val="en-AU" w:bidi="ar-BH"/>
              </w:rPr>
            </w:pPr>
            <w:r w:rsidRPr="00E10A3A">
              <w:rPr>
                <w:rFonts w:cstheme="minorHAnsi"/>
                <w:b/>
                <w:bCs/>
                <w:sz w:val="20"/>
                <w:szCs w:val="20"/>
                <w:lang w:val="en-AU" w:bidi="ar-BH"/>
              </w:rPr>
              <w:t>Subject</w:t>
            </w:r>
          </w:p>
        </w:tc>
        <w:tc>
          <w:tcPr>
            <w:tcW w:w="7470" w:type="dxa"/>
            <w:hideMark/>
          </w:tcPr>
          <w:p w:rsidRPr="00E10A3A" w:rsidR="001462BE" w:rsidP="00145820" w:rsidRDefault="001462BE" w14:paraId="32D11433" w14:textId="51BD7045">
            <w:pPr>
              <w:spacing w:before="120" w:after="120"/>
              <w:rPr>
                <w:rFonts w:cstheme="minorHAnsi"/>
                <w:sz w:val="20"/>
                <w:szCs w:val="20"/>
                <w:lang w:val="en-AU"/>
              </w:rPr>
            </w:pPr>
            <w:r w:rsidRPr="001462BE">
              <w:rPr>
                <w:rFonts w:cstheme="minorHAnsi"/>
                <w:sz w:val="20"/>
                <w:szCs w:val="20"/>
                <w:lang w:val="en-AU"/>
              </w:rPr>
              <w:t>Invoice In Flow Over 30 Days for Invoice &lt;Invoice&gt; for vendor &lt;VendorName&gt; and &lt;Company&gt; (&lt;Company&gt;)</w:t>
            </w:r>
          </w:p>
        </w:tc>
      </w:tr>
      <w:tr w:rsidRPr="003C60DD" w:rsidR="001462BE" w:rsidTr="00145820" w14:paraId="1B9A4761" w14:textId="77777777">
        <w:tc>
          <w:tcPr>
            <w:tcW w:w="1278" w:type="dxa"/>
            <w:hideMark/>
          </w:tcPr>
          <w:p w:rsidRPr="00E10A3A" w:rsidR="001462BE" w:rsidP="00145820" w:rsidRDefault="001462BE" w14:paraId="275BE248" w14:textId="77777777">
            <w:pPr>
              <w:spacing w:before="120" w:after="120"/>
              <w:rPr>
                <w:rFonts w:cstheme="minorHAnsi"/>
                <w:b/>
                <w:bCs/>
                <w:sz w:val="20"/>
                <w:szCs w:val="20"/>
                <w:lang w:val="en-AU" w:bidi="ar-BH"/>
              </w:rPr>
            </w:pPr>
            <w:r w:rsidRPr="00E10A3A">
              <w:rPr>
                <w:rFonts w:cstheme="minorHAnsi"/>
                <w:b/>
                <w:bCs/>
                <w:sz w:val="20"/>
                <w:szCs w:val="20"/>
                <w:lang w:val="en-AU" w:bidi="ar-BH"/>
              </w:rPr>
              <w:t>Body Text</w:t>
            </w:r>
          </w:p>
        </w:tc>
        <w:tc>
          <w:tcPr>
            <w:tcW w:w="7470" w:type="dxa"/>
          </w:tcPr>
          <w:p w:rsidRPr="001F67B8" w:rsidR="001F67B8" w:rsidP="001F67B8" w:rsidRDefault="001F67B8" w14:paraId="2A693ACD" w14:textId="77777777">
            <w:pPr>
              <w:rPr>
                <w:rFonts w:cstheme="minorHAnsi"/>
                <w:sz w:val="20"/>
                <w:szCs w:val="20"/>
                <w:lang w:val="en-AU"/>
              </w:rPr>
            </w:pPr>
            <w:r w:rsidRPr="001F67B8">
              <w:rPr>
                <w:rFonts w:cstheme="minorHAnsi"/>
                <w:sz w:val="20"/>
                <w:szCs w:val="20"/>
                <w:lang w:val="en-AU"/>
              </w:rPr>
              <w:t>Invoice In Flow Over 30 Days</w:t>
            </w:r>
          </w:p>
          <w:p w:rsidRPr="001F67B8" w:rsidR="001F67B8" w:rsidP="001F67B8" w:rsidRDefault="001F67B8" w14:paraId="38603831" w14:textId="6C4694D2">
            <w:pPr>
              <w:rPr>
                <w:rFonts w:cstheme="minorHAnsi"/>
                <w:sz w:val="20"/>
                <w:szCs w:val="20"/>
                <w:lang w:val="en-AU"/>
              </w:rPr>
            </w:pPr>
          </w:p>
          <w:p w:rsidRPr="001F67B8" w:rsidR="001F67B8" w:rsidP="001F67B8" w:rsidRDefault="001F67B8" w14:paraId="057CEC10" w14:textId="54A5E8E8">
            <w:pPr>
              <w:rPr>
                <w:rFonts w:cstheme="minorHAnsi"/>
                <w:sz w:val="20"/>
                <w:szCs w:val="20"/>
                <w:lang w:val="en-AU"/>
              </w:rPr>
            </w:pPr>
            <w:r w:rsidRPr="001F67B8">
              <w:rPr>
                <w:rFonts w:cstheme="minorHAnsi"/>
                <w:sz w:val="20"/>
                <w:szCs w:val="20"/>
                <w:lang w:val="en-AU"/>
              </w:rPr>
              <w:t>Company: &lt;Company&gt;</w:t>
            </w:r>
          </w:p>
          <w:p w:rsidRPr="001F67B8" w:rsidR="001F67B8" w:rsidP="001F67B8" w:rsidRDefault="001F67B8" w14:paraId="4D6FA8F7" w14:textId="1058F44A">
            <w:pPr>
              <w:rPr>
                <w:rFonts w:cstheme="minorHAnsi"/>
                <w:sz w:val="20"/>
                <w:szCs w:val="20"/>
                <w:lang w:val="en-AU"/>
              </w:rPr>
            </w:pPr>
            <w:r w:rsidRPr="001F67B8">
              <w:rPr>
                <w:rFonts w:cstheme="minorHAnsi"/>
                <w:sz w:val="20"/>
                <w:szCs w:val="20"/>
                <w:lang w:val="en-AU"/>
              </w:rPr>
              <w:t>Vendor: &lt;VendorName&gt;</w:t>
            </w:r>
          </w:p>
          <w:p w:rsidRPr="001F67B8" w:rsidR="001F67B8" w:rsidP="001F67B8" w:rsidRDefault="001F67B8" w14:paraId="76482924" w14:textId="78000B42">
            <w:pPr>
              <w:rPr>
                <w:rFonts w:cstheme="minorHAnsi"/>
                <w:sz w:val="20"/>
                <w:szCs w:val="20"/>
                <w:lang w:val="en-AU"/>
              </w:rPr>
            </w:pPr>
            <w:r w:rsidRPr="001F67B8">
              <w:rPr>
                <w:rFonts w:cstheme="minorHAnsi"/>
                <w:sz w:val="20"/>
                <w:szCs w:val="20"/>
                <w:lang w:val="en-AU"/>
              </w:rPr>
              <w:t>Invoice: &lt;Invoice&gt;</w:t>
            </w:r>
          </w:p>
          <w:p w:rsidRPr="001F67B8" w:rsidR="001F67B8" w:rsidP="001F67B8" w:rsidRDefault="001F67B8" w14:paraId="64D19F02" w14:textId="2985E982">
            <w:pPr>
              <w:rPr>
                <w:rFonts w:cstheme="minorHAnsi"/>
                <w:sz w:val="20"/>
                <w:szCs w:val="20"/>
                <w:lang w:val="en-AU"/>
              </w:rPr>
            </w:pPr>
            <w:r w:rsidRPr="001F67B8">
              <w:rPr>
                <w:rFonts w:cstheme="minorHAnsi"/>
                <w:sz w:val="20"/>
                <w:szCs w:val="20"/>
                <w:lang w:val="en-AU"/>
              </w:rPr>
              <w:t>Invoice Date: &lt;InvoiceDate&gt;</w:t>
            </w:r>
          </w:p>
          <w:p w:rsidRPr="001F67B8" w:rsidR="001F67B8" w:rsidP="001F67B8" w:rsidRDefault="001F67B8" w14:paraId="726024FC" w14:textId="52BBB276">
            <w:pPr>
              <w:rPr>
                <w:rFonts w:cstheme="minorHAnsi"/>
                <w:sz w:val="20"/>
                <w:szCs w:val="20"/>
                <w:lang w:val="en-AU"/>
              </w:rPr>
            </w:pPr>
            <w:r w:rsidRPr="001F67B8">
              <w:rPr>
                <w:rFonts w:cstheme="minorHAnsi"/>
                <w:sz w:val="20"/>
                <w:szCs w:val="20"/>
                <w:lang w:val="en-AU"/>
              </w:rPr>
              <w:t>Due Date: &lt;DueDate&gt;</w:t>
            </w:r>
          </w:p>
          <w:p w:rsidRPr="001F67B8" w:rsidR="001F67B8" w:rsidP="001F67B8" w:rsidRDefault="001F67B8" w14:paraId="6D89E4B7" w14:textId="04797E94">
            <w:pPr>
              <w:rPr>
                <w:rFonts w:cstheme="minorHAnsi"/>
                <w:sz w:val="20"/>
                <w:szCs w:val="20"/>
                <w:lang w:val="en-AU"/>
              </w:rPr>
            </w:pPr>
            <w:r w:rsidRPr="001F67B8">
              <w:rPr>
                <w:rFonts w:cstheme="minorHAnsi"/>
                <w:sz w:val="20"/>
                <w:szCs w:val="20"/>
                <w:lang w:val="en-AU"/>
              </w:rPr>
              <w:t>Amount: &lt;InvoiceAmount&gt;</w:t>
            </w:r>
          </w:p>
          <w:p w:rsidRPr="001F67B8" w:rsidR="001F67B8" w:rsidP="001F67B8" w:rsidRDefault="001F67B8" w14:paraId="5E183105" w14:textId="77777777">
            <w:pPr>
              <w:rPr>
                <w:rFonts w:cstheme="minorHAnsi"/>
                <w:sz w:val="20"/>
                <w:szCs w:val="20"/>
                <w:lang w:val="en-AU"/>
              </w:rPr>
            </w:pPr>
          </w:p>
          <w:p w:rsidRPr="001F67B8" w:rsidR="001F67B8" w:rsidP="001F67B8" w:rsidRDefault="001F67B8" w14:paraId="44BAD5DE" w14:textId="74699A5B">
            <w:pPr>
              <w:rPr>
                <w:rFonts w:cstheme="minorHAnsi"/>
                <w:sz w:val="20"/>
                <w:szCs w:val="20"/>
                <w:lang w:val="en-AU"/>
              </w:rPr>
            </w:pPr>
            <w:r w:rsidRPr="001F67B8">
              <w:rPr>
                <w:rFonts w:cstheme="minorHAnsi"/>
                <w:sz w:val="20"/>
                <w:szCs w:val="20"/>
                <w:lang w:val="en-AU"/>
              </w:rPr>
              <w:t>Please click on the link below to login to your Infor Inbasket</w:t>
            </w:r>
          </w:p>
          <w:p w:rsidRPr="001F67B8" w:rsidR="001F67B8" w:rsidP="001F67B8" w:rsidRDefault="001F67B8" w14:paraId="21076A4F" w14:textId="520532B1">
            <w:pPr>
              <w:rPr>
                <w:rFonts w:cstheme="minorHAnsi"/>
                <w:sz w:val="20"/>
                <w:szCs w:val="20"/>
                <w:lang w:val="en-AU"/>
              </w:rPr>
            </w:pPr>
            <w:r w:rsidRPr="001F67B8">
              <w:rPr>
                <w:rFonts w:cstheme="minorHAnsi"/>
                <w:sz w:val="20"/>
                <w:szCs w:val="20"/>
                <w:lang w:val="en-AU"/>
              </w:rPr>
              <w:t>Review invoice</w:t>
            </w:r>
          </w:p>
          <w:p w:rsidRPr="001F67B8" w:rsidR="001F67B8" w:rsidP="001F67B8" w:rsidRDefault="001F67B8" w14:paraId="34862EDE" w14:textId="77777777">
            <w:pPr>
              <w:rPr>
                <w:rFonts w:cstheme="minorHAnsi"/>
                <w:sz w:val="20"/>
                <w:szCs w:val="20"/>
                <w:lang w:val="en-AU"/>
              </w:rPr>
            </w:pPr>
          </w:p>
          <w:p w:rsidRPr="001F67B8" w:rsidR="001F67B8" w:rsidP="001F67B8" w:rsidRDefault="001F67B8" w14:paraId="71FDD895" w14:textId="3550C937">
            <w:pPr>
              <w:rPr>
                <w:rFonts w:cstheme="minorHAnsi"/>
                <w:sz w:val="20"/>
                <w:szCs w:val="20"/>
                <w:lang w:val="en-AU"/>
              </w:rPr>
            </w:pPr>
            <w:r w:rsidRPr="001F67B8">
              <w:rPr>
                <w:rFonts w:cstheme="minorHAnsi"/>
                <w:sz w:val="20"/>
                <w:szCs w:val="20"/>
                <w:lang w:val="en-AU"/>
              </w:rPr>
              <w:t>To view the invoice image, click the link below</w:t>
            </w:r>
          </w:p>
          <w:p w:rsidRPr="001F67B8" w:rsidR="001F67B8" w:rsidP="001F67B8" w:rsidRDefault="001F67B8" w14:paraId="12F22838" w14:textId="4E5210C9">
            <w:pPr>
              <w:rPr>
                <w:rFonts w:cstheme="minorHAnsi"/>
                <w:sz w:val="20"/>
                <w:szCs w:val="20"/>
                <w:lang w:val="en-AU"/>
              </w:rPr>
            </w:pPr>
            <w:r w:rsidRPr="001F67B8">
              <w:rPr>
                <w:rFonts w:cstheme="minorHAnsi"/>
                <w:sz w:val="20"/>
                <w:szCs w:val="20"/>
                <w:lang w:val="en-AU"/>
              </w:rPr>
              <w:t>View invoice in Onbase</w:t>
            </w:r>
          </w:p>
          <w:p w:rsidRPr="001F67B8" w:rsidR="001F67B8" w:rsidP="001F67B8" w:rsidRDefault="001F67B8" w14:paraId="6EFDBA0B" w14:textId="77777777">
            <w:pPr>
              <w:rPr>
                <w:rFonts w:cstheme="minorHAnsi"/>
                <w:sz w:val="20"/>
                <w:szCs w:val="20"/>
                <w:lang w:val="en-AU"/>
              </w:rPr>
            </w:pPr>
          </w:p>
          <w:p w:rsidRPr="003C60DD" w:rsidR="001462BE" w:rsidP="001F67B8" w:rsidRDefault="001F67B8" w14:paraId="199F9EC2" w14:textId="16D71FB3">
            <w:pPr>
              <w:rPr>
                <w:rFonts w:eastAsiaTheme="minorEastAsia" w:cstheme="minorHAnsi"/>
                <w:noProof/>
                <w:sz w:val="20"/>
                <w:szCs w:val="20"/>
                <w:lang w:val="en-AU"/>
              </w:rPr>
            </w:pPr>
            <w:r w:rsidRPr="001F67B8">
              <w:rPr>
                <w:rFonts w:cstheme="minorHAnsi"/>
                <w:sz w:val="20"/>
                <w:szCs w:val="20"/>
                <w:lang w:val="en-AU"/>
              </w:rPr>
              <w:t>Note: The invoice has been auto-rejected.</w:t>
            </w:r>
          </w:p>
        </w:tc>
      </w:tr>
    </w:tbl>
    <w:p w:rsidR="001726AC" w:rsidP="001726AC" w:rsidRDefault="001726AC" w14:paraId="43BBF560" w14:textId="3A4A1F98">
      <w:pPr>
        <w:tabs>
          <w:tab w:val="left" w:pos="2715"/>
        </w:tabs>
        <w:ind w:left="720"/>
        <w:rPr>
          <w:rFonts w:cstheme="minorHAnsi"/>
          <w:sz w:val="20"/>
          <w:szCs w:val="20"/>
        </w:rPr>
      </w:pPr>
    </w:p>
    <w:p w:rsidRPr="00BB3A9C" w:rsidR="00087596" w:rsidP="002E4E52" w:rsidRDefault="002E0C69" w14:paraId="0CBB71D3" w14:textId="3BA8546F">
      <w:pPr>
        <w:ind w:left="720"/>
        <w:rPr>
          <w:rFonts w:cstheme="minorHAnsi"/>
          <w:b/>
          <w:color w:val="0B1B5E"/>
          <w:sz w:val="32"/>
        </w:rPr>
      </w:pPr>
      <w:r w:rsidRPr="001726AC">
        <w:rPr>
          <w:rFonts w:cstheme="minorHAnsi"/>
          <w:sz w:val="20"/>
          <w:szCs w:val="20"/>
        </w:rPr>
        <w:br w:type="page"/>
      </w:r>
      <w:r w:rsidRPr="00BB3A9C" w:rsidR="00BB3A9C">
        <w:rPr>
          <w:rFonts w:cstheme="minorHAnsi"/>
          <w:color w:val="0B1B5E"/>
          <w:sz w:val="32"/>
        </w:rPr>
        <w:t>DESIGN</w:t>
      </w:r>
      <w:r w:rsidRPr="00BB3A9C" w:rsidR="003415A9">
        <w:rPr>
          <w:rFonts w:cstheme="minorHAnsi"/>
          <w:color w:val="0B1B5E"/>
          <w:sz w:val="32"/>
        </w:rPr>
        <w:t xml:space="preserve"> and Logic</w:t>
      </w:r>
    </w:p>
    <w:p w:rsidRPr="003415A9" w:rsidR="003415A9" w:rsidP="008D66F8" w:rsidRDefault="008D66F8" w14:paraId="4B7A7740" w14:textId="3569F813">
      <w:pPr>
        <w:jc w:val="both"/>
      </w:pPr>
      <w:r>
        <w:t xml:space="preserve">Describe the functional and technical requirements for creating this custom program to read/write, export/import, create/release/update/delete/transfer, and/or distribution information. The following sections provide functional, technical, and operational context for the program to ensure the expected outcomes are achieved. It also incorporates detail for managing vendor specific requirements. </w:t>
      </w:r>
    </w:p>
    <w:p w:rsidRPr="00BB1116" w:rsidR="001B1583" w:rsidP="001B1583" w:rsidRDefault="003415A9" w14:paraId="72EDCC24" w14:textId="0654A8A7">
      <w:pPr>
        <w:pStyle w:val="Heading2"/>
        <w:numPr>
          <w:ilvl w:val="1"/>
          <w:numId w:val="3"/>
        </w:numPr>
        <w:rPr>
          <w:rFonts w:asciiTheme="minorHAnsi" w:hAnsiTheme="minorHAnsi" w:cstheme="minorHAnsi"/>
          <w:szCs w:val="22"/>
        </w:rPr>
      </w:pPr>
      <w:bookmarkStart w:name="_Toc185321056" w:id="15"/>
      <w:r>
        <w:rPr>
          <w:rFonts w:asciiTheme="minorHAnsi" w:hAnsiTheme="minorHAnsi" w:cstheme="minorHAnsi"/>
          <w:szCs w:val="22"/>
        </w:rPr>
        <w:t>Current Functionality</w:t>
      </w:r>
      <w:bookmarkEnd w:id="15"/>
    </w:p>
    <w:p w:rsidRPr="00BB1116" w:rsidR="001B1583" w:rsidP="603BACE4" w:rsidRDefault="003415A9" w14:paraId="27BD737F" w14:textId="41E04CFE">
      <w:pPr>
        <w:pStyle w:val="tableheading"/>
        <w:spacing w:after="120"/>
        <w:rPr>
          <w:rFonts w:asciiTheme="minorHAnsi" w:hAnsiTheme="minorHAnsi" w:cstheme="minorBidi"/>
          <w:color w:val="808080"/>
          <w:sz w:val="22"/>
          <w:szCs w:val="22"/>
        </w:rPr>
      </w:pPr>
      <w:r w:rsidRPr="603BACE4">
        <w:rPr>
          <w:rFonts w:asciiTheme="minorHAnsi" w:hAnsiTheme="minorHAnsi" w:cstheme="minorBidi"/>
          <w:color w:val="808080" w:themeColor="background1" w:themeShade="80"/>
          <w:sz w:val="22"/>
          <w:szCs w:val="22"/>
        </w:rPr>
        <w:t xml:space="preserve">Briefly describe current functionality that addresses this program’s </w:t>
      </w:r>
      <w:r w:rsidRPr="603BACE4" w:rsidR="612CA2EA">
        <w:rPr>
          <w:rFonts w:asciiTheme="minorHAnsi" w:hAnsiTheme="minorHAnsi" w:cstheme="minorBidi"/>
          <w:color w:val="808080" w:themeColor="background1" w:themeShade="80"/>
          <w:sz w:val="22"/>
          <w:szCs w:val="22"/>
        </w:rPr>
        <w:t>objectives.</w:t>
      </w:r>
      <w:r w:rsidRPr="603BACE4">
        <w:rPr>
          <w:rFonts w:asciiTheme="minorHAnsi" w:hAnsiTheme="minorHAnsi" w:cstheme="minorBidi"/>
          <w:color w:val="808080" w:themeColor="background1" w:themeShade="80"/>
          <w:sz w:val="22"/>
          <w:szCs w:val="22"/>
        </w:rPr>
        <w:t xml:space="preserve"> When possible, please provide documentation and technical details as an attachment. </w:t>
      </w:r>
    </w:p>
    <w:tbl>
      <w:tblPr>
        <w:tblW w:w="93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950"/>
      </w:tblGrid>
      <w:tr w:rsidRPr="00160CF4" w:rsidR="001B1583" w:rsidTr="00BF3782" w14:paraId="0C2FFA66" w14:textId="77777777">
        <w:trPr>
          <w:trHeight w:val="1044"/>
        </w:trPr>
        <w:tc>
          <w:tcPr>
            <w:tcW w:w="9395" w:type="dxa"/>
          </w:tcPr>
          <w:p w:rsidR="001B1583" w:rsidP="006A417C" w:rsidRDefault="00F22A8F" w14:paraId="3765DC0F" w14:textId="5D1DABE7">
            <w:pPr>
              <w:rPr>
                <w:rFonts w:cstheme="minorHAnsi"/>
              </w:rPr>
            </w:pPr>
            <w:r>
              <w:rPr>
                <w:rFonts w:cstheme="minorHAnsi"/>
              </w:rPr>
              <w:t>Current Invoice approval uses the BOB Hierarchy</w:t>
            </w:r>
            <w:r w:rsidR="007D1204">
              <w:rPr>
                <w:rFonts w:cstheme="minorHAnsi"/>
              </w:rPr>
              <w:t xml:space="preserve"> and</w:t>
            </w:r>
            <w:r>
              <w:rPr>
                <w:rFonts w:cstheme="minorHAnsi"/>
              </w:rPr>
              <w:t xml:space="preserve"> interfaces into GL20 to capture</w:t>
            </w:r>
            <w:r w:rsidR="00646DD6">
              <w:rPr>
                <w:rFonts w:cstheme="minorHAnsi"/>
              </w:rPr>
              <w:t xml:space="preserve"> Company/department</w:t>
            </w:r>
            <w:r>
              <w:rPr>
                <w:rFonts w:cstheme="minorHAnsi"/>
              </w:rPr>
              <w:t xml:space="preserve"> </w:t>
            </w:r>
            <w:r w:rsidR="00646DD6">
              <w:rPr>
                <w:rFonts w:cstheme="minorHAnsi"/>
              </w:rPr>
              <w:t xml:space="preserve">and </w:t>
            </w:r>
            <w:r>
              <w:rPr>
                <w:rFonts w:cstheme="minorHAnsi"/>
              </w:rPr>
              <w:t>approvers</w:t>
            </w:r>
            <w:r w:rsidR="00646DD6">
              <w:rPr>
                <w:rFonts w:cstheme="minorHAnsi"/>
              </w:rPr>
              <w:t xml:space="preserve"> for each</w:t>
            </w:r>
            <w:r w:rsidR="007D1204">
              <w:rPr>
                <w:rFonts w:cstheme="minorHAnsi"/>
              </w:rPr>
              <w:t xml:space="preserve">, </w:t>
            </w:r>
            <w:r>
              <w:rPr>
                <w:rFonts w:cstheme="minorHAnsi"/>
              </w:rPr>
              <w:t xml:space="preserve">IPA is used to route approvals based on department and dollar amount up to 8 levels of approval. </w:t>
            </w:r>
          </w:p>
          <w:tbl>
            <w:tblPr>
              <w:tblW w:w="12942" w:type="dxa"/>
              <w:tblBorders>
                <w:top w:val="nil"/>
                <w:left w:val="nil"/>
                <w:bottom w:val="nil"/>
                <w:right w:val="nil"/>
              </w:tblBorders>
              <w:tblLook w:val="0000" w:firstRow="0" w:lastRow="0" w:firstColumn="0" w:lastColumn="0" w:noHBand="0" w:noVBand="0"/>
            </w:tblPr>
            <w:tblGrid>
              <w:gridCol w:w="12942"/>
            </w:tblGrid>
            <w:tr w:rsidRPr="007D4C0A" w:rsidR="007D4C0A" w:rsidTr="00D0708D" w14:paraId="119B966F" w14:textId="77777777">
              <w:trPr>
                <w:trHeight w:val="1919"/>
              </w:trPr>
              <w:tc>
                <w:tcPr>
                  <w:tcW w:w="12942" w:type="dxa"/>
                </w:tcPr>
                <w:p w:rsidRPr="007D4C0A" w:rsidR="007D4C0A" w:rsidP="007D4C0A" w:rsidRDefault="007D4C0A" w14:paraId="7F0ED356" w14:textId="2B67F040">
                  <w:pPr>
                    <w:rPr>
                      <w:rFonts w:cstheme="minorHAnsi"/>
                    </w:rPr>
                  </w:pPr>
                  <w:r w:rsidRPr="007D4C0A">
                    <w:rPr>
                      <w:rFonts w:cstheme="minorHAnsi"/>
                    </w:rPr>
                    <w:t xml:space="preserve">Each day Non-PO invoices that come directly to AP from vendors will be imaged and processed in Lawson with a special handling code. A nightly Process Flow job will pick up these invoices and send emails to the appropriate level of management (or department coder) notifying them of invoices that need to be coded and approved. </w:t>
                  </w:r>
                </w:p>
                <w:p w:rsidRPr="007D4C0A" w:rsidR="007D4C0A" w:rsidP="007D4C0A" w:rsidRDefault="007D4C0A" w14:paraId="76CE862C" w14:textId="461A69E5">
                  <w:pPr>
                    <w:rPr>
                      <w:rFonts w:cstheme="minorHAnsi"/>
                    </w:rPr>
                  </w:pPr>
                  <w:r w:rsidRPr="007D4C0A">
                    <w:rPr>
                      <w:rFonts w:cstheme="minorHAnsi"/>
                    </w:rPr>
                    <w:t>Once the invoice is coded and approved, a nightly job will run to post these invoices to the general ledger and place in line for payment. (Note: if sent to coder first they can only code and forward to manager for approval</w:t>
                  </w:r>
                  <w:r w:rsidRPr="003B2273">
                    <w:rPr>
                      <w:rFonts w:cstheme="minorHAnsi"/>
                    </w:rPr>
                    <w:t>). If management (or coder) does not code and approve invoice within eight calendar days an escalation email will be sent to the next level of management and the invoice will now be in their hands to code and approve. The previous level of management will no longer have access to the invoice. This process will continue until the invoice is coded and approved.</w:t>
                  </w:r>
                  <w:r w:rsidRPr="007D4C0A">
                    <w:rPr>
                      <w:rFonts w:cstheme="minorHAnsi"/>
                    </w:rPr>
                    <w:t xml:space="preserve"> </w:t>
                  </w:r>
                </w:p>
                <w:p w:rsidRPr="007D4C0A" w:rsidR="007D4C0A" w:rsidP="007D4C0A" w:rsidRDefault="007D4C0A" w14:paraId="6BFE309B" w14:textId="4B56A046">
                  <w:pPr>
                    <w:rPr>
                      <w:rFonts w:cstheme="minorHAnsi"/>
                    </w:rPr>
                  </w:pPr>
                  <w:r w:rsidRPr="007D4C0A">
                    <w:rPr>
                      <w:rFonts w:cstheme="minorHAnsi"/>
                    </w:rPr>
                    <w:t>Management (and coders) ha</w:t>
                  </w:r>
                  <w:r w:rsidR="00FE1526">
                    <w:rPr>
                      <w:rFonts w:cstheme="minorHAnsi"/>
                    </w:rPr>
                    <w:t>ve</w:t>
                  </w:r>
                  <w:r w:rsidRPr="007D4C0A">
                    <w:rPr>
                      <w:rFonts w:cstheme="minorHAnsi"/>
                    </w:rPr>
                    <w:t xml:space="preserve"> the ability to “reject” an invoice (for various reasons) or place “on hold”. Placing an invoice “on hold” is a </w:t>
                  </w:r>
                  <w:r w:rsidRPr="007D4C0A" w:rsidR="00FE1526">
                    <w:rPr>
                      <w:rFonts w:cstheme="minorHAnsi"/>
                    </w:rPr>
                    <w:t>one-time</w:t>
                  </w:r>
                  <w:r w:rsidRPr="007D4C0A">
                    <w:rPr>
                      <w:rFonts w:cstheme="minorHAnsi"/>
                    </w:rPr>
                    <w:t xml:space="preserve"> event lasting up to eight days from the date it was put “on hold”. If no action is taken with the “on hold” it will escalate as previously noted. </w:t>
                  </w:r>
                </w:p>
              </w:tc>
            </w:tr>
          </w:tbl>
          <w:p w:rsidRPr="00BB1116" w:rsidR="00427172" w:rsidP="006A417C" w:rsidRDefault="00427172" w14:paraId="2A0490B3" w14:textId="661E6717">
            <w:pPr>
              <w:rPr>
                <w:rFonts w:cstheme="minorHAnsi"/>
              </w:rPr>
            </w:pPr>
          </w:p>
        </w:tc>
      </w:tr>
    </w:tbl>
    <w:p w:rsidR="00802B23" w:rsidP="00802B23" w:rsidRDefault="00802B23" w14:paraId="62B6CF1D" w14:textId="77777777"/>
    <w:p w:rsidR="00802B23" w:rsidP="00802B23" w:rsidRDefault="00802B23" w14:paraId="6334F45D" w14:textId="77777777"/>
    <w:p w:rsidRPr="00BB1116" w:rsidR="001B1583" w:rsidP="001B1583" w:rsidRDefault="00E5090A" w14:paraId="22DAAD43" w14:textId="0F91AD6C">
      <w:pPr>
        <w:pStyle w:val="Heading2"/>
        <w:numPr>
          <w:ilvl w:val="1"/>
          <w:numId w:val="3"/>
        </w:numPr>
        <w:rPr>
          <w:rFonts w:asciiTheme="minorHAnsi" w:hAnsiTheme="minorHAnsi" w:cstheme="minorHAnsi"/>
          <w:szCs w:val="22"/>
        </w:rPr>
      </w:pPr>
      <w:bookmarkStart w:name="_Toc185321057" w:id="16"/>
      <w:r>
        <w:rPr>
          <w:rFonts w:asciiTheme="minorHAnsi" w:hAnsiTheme="minorHAnsi" w:cstheme="minorHAnsi"/>
          <w:szCs w:val="22"/>
        </w:rPr>
        <w:t>Parameters and Selection Logic</w:t>
      </w:r>
      <w:bookmarkEnd w:id="16"/>
    </w:p>
    <w:p w:rsidRPr="00BB1116" w:rsidR="001B1583" w:rsidP="001B1583" w:rsidRDefault="001B1583" w14:paraId="3A35AA86" w14:textId="5EB554D5">
      <w:pPr>
        <w:pStyle w:val="tableheading"/>
        <w:spacing w:after="120"/>
        <w:rPr>
          <w:rFonts w:asciiTheme="minorHAnsi" w:hAnsiTheme="minorHAnsi" w:cstheme="minorHAnsi"/>
          <w:color w:val="808080"/>
          <w:sz w:val="22"/>
          <w:szCs w:val="22"/>
        </w:rPr>
      </w:pPr>
      <w:r w:rsidRPr="00BB1116">
        <w:rPr>
          <w:rFonts w:asciiTheme="minorHAnsi" w:hAnsiTheme="minorHAnsi" w:cstheme="minorHAnsi"/>
          <w:color w:val="808080"/>
          <w:sz w:val="22"/>
          <w:szCs w:val="22"/>
        </w:rPr>
        <w:t>De</w:t>
      </w:r>
      <w:r w:rsidR="00E5090A">
        <w:rPr>
          <w:rFonts w:asciiTheme="minorHAnsi" w:hAnsiTheme="minorHAnsi" w:cstheme="minorHAnsi"/>
          <w:color w:val="808080"/>
          <w:sz w:val="22"/>
          <w:szCs w:val="22"/>
        </w:rPr>
        <w:t xml:space="preserve">scribe the data selection parameters and </w:t>
      </w:r>
      <w:r w:rsidR="00EC3C7A">
        <w:rPr>
          <w:rFonts w:asciiTheme="minorHAnsi" w:hAnsiTheme="minorHAnsi" w:cstheme="minorHAnsi"/>
          <w:color w:val="808080"/>
          <w:sz w:val="22"/>
          <w:szCs w:val="22"/>
        </w:rPr>
        <w:t>programming considerations. Is this a full or incremental file? Is this a full or subset of data from a business class or series of business classes?</w:t>
      </w:r>
    </w:p>
    <w:tbl>
      <w:tblPr>
        <w:tblW w:w="12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865"/>
      </w:tblGrid>
      <w:tr w:rsidRPr="00160CF4" w:rsidR="001B1583" w:rsidTr="1A5A2EA6" w14:paraId="7F860D36" w14:textId="77777777">
        <w:trPr>
          <w:trHeight w:val="1007"/>
        </w:trPr>
        <w:tc>
          <w:tcPr>
            <w:tcW w:w="12865" w:type="dxa"/>
            <w:tcMar/>
          </w:tcPr>
          <w:p w:rsidR="00254816" w:rsidP="00845ED3" w:rsidRDefault="00254816" w14:paraId="1468E043" w14:textId="6BE1033A">
            <w:pPr>
              <w:pStyle w:val="NoSpacing"/>
              <w:numPr>
                <w:ilvl w:val="0"/>
                <w:numId w:val="22"/>
              </w:numPr>
              <w:rPr>
                <w:rFonts w:cstheme="minorHAnsi"/>
              </w:rPr>
            </w:pPr>
            <w:r>
              <w:rPr>
                <w:rFonts w:cstheme="minorHAnsi"/>
              </w:rPr>
              <w:t>APIA will be applicable for all companies and across process levels within companies.</w:t>
            </w:r>
          </w:p>
          <w:p w:rsidRPr="0023775A" w:rsidR="00F350FC" w:rsidP="026D0205" w:rsidRDefault="4183E77B" w14:paraId="094A5CCE" w14:textId="4B50DC03">
            <w:pPr>
              <w:pStyle w:val="NoSpacing"/>
              <w:numPr>
                <w:ilvl w:val="0"/>
                <w:numId w:val="22"/>
              </w:numPr>
              <w:rPr/>
            </w:pPr>
            <w:r w:rsidR="3AB1C165">
              <w:rPr/>
              <w:t xml:space="preserve">APIA will be applicable for AP Invoices with </w:t>
            </w:r>
            <w:commentRangeStart w:id="17"/>
            <w:commentRangeStart w:id="18"/>
            <w:commentRangeStart w:id="19"/>
            <w:commentRangeStart w:id="759374592"/>
            <w:r w:rsidRPr="1A5A2EA6" w:rsidR="3AB1C165">
              <w:rPr>
                <w:highlight w:val="yellow"/>
              </w:rPr>
              <w:t xml:space="preserve">Invoice </w:t>
            </w:r>
            <w:r w:rsidRPr="1A5A2EA6" w:rsidR="0ED4DBAD">
              <w:rPr>
                <w:highlight w:val="yellow"/>
              </w:rPr>
              <w:t>Routing Category of ‘F</w:t>
            </w:r>
            <w:r w:rsidRPr="1A5A2EA6" w:rsidR="4E2EEC5B">
              <w:rPr>
                <w:highlight w:val="yellow"/>
              </w:rPr>
              <w:t xml:space="preserve"> - NON</w:t>
            </w:r>
            <w:r w:rsidRPr="1A5A2EA6" w:rsidR="236D39E1">
              <w:rPr>
                <w:highlight w:val="yellow"/>
              </w:rPr>
              <w:t xml:space="preserve"> </w:t>
            </w:r>
            <w:r w:rsidRPr="1A5A2EA6" w:rsidR="4E2EEC5B">
              <w:rPr>
                <w:highlight w:val="yellow"/>
              </w:rPr>
              <w:t>PO</w:t>
            </w:r>
            <w:r w:rsidRPr="1A5A2EA6" w:rsidR="236D39E1">
              <w:rPr>
                <w:highlight w:val="yellow"/>
              </w:rPr>
              <w:t xml:space="preserve"> </w:t>
            </w:r>
            <w:r w:rsidRPr="1A5A2EA6" w:rsidR="4E2EEC5B">
              <w:rPr>
                <w:highlight w:val="yellow"/>
              </w:rPr>
              <w:t>ROUTING</w:t>
            </w:r>
            <w:r w:rsidRPr="1A5A2EA6" w:rsidR="0ED4DBAD">
              <w:rPr>
                <w:highlight w:val="yellow"/>
              </w:rPr>
              <w:t>’.</w:t>
            </w:r>
            <w:commentRangeEnd w:id="17"/>
            <w:r>
              <w:rPr>
                <w:rStyle w:val="CommentReference"/>
              </w:rPr>
              <w:commentReference w:id="17"/>
            </w:r>
            <w:commentRangeEnd w:id="18"/>
            <w:r>
              <w:rPr>
                <w:rStyle w:val="CommentReference"/>
              </w:rPr>
              <w:commentReference w:id="18"/>
            </w:r>
            <w:commentRangeEnd w:id="19"/>
            <w:r>
              <w:rPr>
                <w:rStyle w:val="CommentReference"/>
              </w:rPr>
              <w:commentReference w:id="19"/>
            </w:r>
            <w:commentRangeEnd w:id="759374592"/>
            <w:r>
              <w:rPr>
                <w:rStyle w:val="CommentReference"/>
              </w:rPr>
              <w:commentReference w:id="759374592"/>
            </w:r>
          </w:p>
          <w:p w:rsidRPr="00E10A3A" w:rsidR="00001375" w:rsidP="00001375" w:rsidRDefault="00A778DF" w14:paraId="687BB45A" w14:textId="4B5633FB">
            <w:pPr>
              <w:pStyle w:val="NoSpacing"/>
              <w:numPr>
                <w:ilvl w:val="0"/>
                <w:numId w:val="22"/>
              </w:numPr>
              <w:rPr>
                <w:rFonts w:cstheme="minorHAnsi"/>
              </w:rPr>
            </w:pPr>
            <w:r w:rsidRPr="00E10A3A">
              <w:rPr>
                <w:rFonts w:cstheme="minorHAnsi"/>
              </w:rPr>
              <w:t xml:space="preserve">The effective HR Organization hierarchy at the point of AP invoice submit action/work unit creation will be used </w:t>
            </w:r>
            <w:r w:rsidRPr="00E10A3A" w:rsidR="00217768">
              <w:rPr>
                <w:rFonts w:cstheme="minorHAnsi"/>
              </w:rPr>
              <w:t xml:space="preserve">in identifying the appropriate approval routing. </w:t>
            </w:r>
          </w:p>
          <w:p w:rsidRPr="00443C31" w:rsidR="001119DE" w:rsidP="00443C31" w:rsidRDefault="001119DE" w14:paraId="37DB9F96" w14:textId="7FF0A45F">
            <w:pPr>
              <w:pStyle w:val="NoSpacing"/>
              <w:numPr>
                <w:ilvl w:val="0"/>
                <w:numId w:val="22"/>
              </w:numPr>
              <w:rPr>
                <w:rFonts w:cstheme="minorHAnsi"/>
              </w:rPr>
            </w:pPr>
            <w:r w:rsidRPr="00E10A3A">
              <w:rPr>
                <w:rFonts w:cstheme="minorHAnsi"/>
              </w:rPr>
              <w:t>In cases of multiple Work Assignments for an employee, the Primary Work Assignment will</w:t>
            </w:r>
            <w:r w:rsidRPr="00E10A3A" w:rsidR="00FC6C17">
              <w:rPr>
                <w:rFonts w:cstheme="minorHAnsi"/>
              </w:rPr>
              <w:t xml:space="preserve"> used to identify the Direct Supervisor and Manager Type for authorization limit identification.</w:t>
            </w:r>
          </w:p>
        </w:tc>
      </w:tr>
      <w:tr w:rsidRPr="00160CF4" w:rsidR="006A3914" w:rsidTr="1A5A2EA6" w14:paraId="46EA373D" w14:textId="77777777">
        <w:trPr>
          <w:trHeight w:val="1021"/>
        </w:trPr>
        <w:tc>
          <w:tcPr>
            <w:tcW w:w="12865" w:type="dxa"/>
            <w:tcMar/>
          </w:tcPr>
          <w:p w:rsidR="007365DD" w:rsidP="007365DD" w:rsidRDefault="00CE4838" w14:paraId="184EB795" w14:textId="695E8772">
            <w:pPr>
              <w:pStyle w:val="ListParagraph"/>
              <w:numPr>
                <w:ilvl w:val="0"/>
                <w:numId w:val="22"/>
              </w:numPr>
              <w:spacing w:after="200" w:line="276" w:lineRule="auto"/>
            </w:pPr>
            <w:r>
              <w:t xml:space="preserve">An </w:t>
            </w:r>
            <w:r w:rsidRPr="00BD6C1C" w:rsidR="007365DD">
              <w:t>Invoice Routing Category</w:t>
            </w:r>
            <w:r w:rsidR="007365DD">
              <w:t xml:space="preserve"> </w:t>
            </w:r>
            <w:r>
              <w:t>will be</w:t>
            </w:r>
            <w:r w:rsidR="007365DD">
              <w:t xml:space="preserve"> used </w:t>
            </w:r>
            <w:r>
              <w:t>to trigger the IPA flow for invoice routing approval</w:t>
            </w:r>
          </w:p>
          <w:p w:rsidR="007365DD" w:rsidP="007365DD" w:rsidRDefault="007365DD" w14:paraId="2FBD9DB4" w14:textId="5B32C579">
            <w:pPr>
              <w:pStyle w:val="ListParagraph"/>
              <w:numPr>
                <w:ilvl w:val="1"/>
                <w:numId w:val="22"/>
              </w:numPr>
              <w:spacing w:after="200" w:line="276" w:lineRule="auto"/>
            </w:pPr>
            <w:r>
              <w:t xml:space="preserve">Routing Category will represent the </w:t>
            </w:r>
            <w:r w:rsidR="006D4C8F">
              <w:t xml:space="preserve">trigger </w:t>
            </w:r>
            <w:r w:rsidR="005C0D5E">
              <w:t xml:space="preserve">for </w:t>
            </w:r>
            <w:r>
              <w:t xml:space="preserve">the invoice that requires approval. </w:t>
            </w:r>
          </w:p>
          <w:p w:rsidR="006A3914" w:rsidP="00443C31" w:rsidRDefault="007365DD" w14:paraId="1828201F" w14:textId="77777777">
            <w:pPr>
              <w:pStyle w:val="ListParagraph"/>
              <w:numPr>
                <w:ilvl w:val="1"/>
                <w:numId w:val="22"/>
              </w:numPr>
              <w:spacing w:after="200" w:line="276" w:lineRule="auto"/>
            </w:pPr>
            <w:r>
              <w:t>Routing Category is selected during the invoice entry process</w:t>
            </w:r>
            <w:r w:rsidR="005C0D5E">
              <w:t xml:space="preserve"> or can be defaulted based o</w:t>
            </w:r>
            <w:r w:rsidR="00443C31">
              <w:t>n</w:t>
            </w:r>
            <w:r w:rsidR="00CE4838">
              <w:t xml:space="preserve"> vendor or vendor class</w:t>
            </w:r>
          </w:p>
          <w:p w:rsidRPr="00443C31" w:rsidR="00895787" w:rsidP="00443C31" w:rsidRDefault="00895787" w14:paraId="535D8CAA" w14:textId="4D6C40B9">
            <w:pPr>
              <w:pStyle w:val="ListParagraph"/>
              <w:numPr>
                <w:ilvl w:val="1"/>
                <w:numId w:val="22"/>
              </w:numPr>
              <w:spacing w:after="200" w:line="276" w:lineRule="auto"/>
            </w:pPr>
            <w:r>
              <w:t>Invoice Routing Category will be defined by the BayCare team tentat</w:t>
            </w:r>
            <w:r w:rsidR="00122B9D">
              <w:t xml:space="preserve">ively </w:t>
            </w:r>
            <w:r w:rsidRPr="00E50E5C" w:rsidR="00122B9D">
              <w:t>NONPOROUTING</w:t>
            </w:r>
          </w:p>
        </w:tc>
      </w:tr>
      <w:tr w:rsidRPr="00160CF4" w:rsidR="009533C8" w:rsidTr="1A5A2EA6" w14:paraId="7112CB9B" w14:textId="77777777">
        <w:trPr>
          <w:trHeight w:val="1021"/>
        </w:trPr>
        <w:tc>
          <w:tcPr>
            <w:tcW w:w="12865" w:type="dxa"/>
            <w:tcMar/>
          </w:tcPr>
          <w:p w:rsidR="009533C8" w:rsidP="007365DD" w:rsidRDefault="00D01AAD" w14:paraId="095E9A13" w14:textId="77777777">
            <w:pPr>
              <w:pStyle w:val="ListParagraph"/>
              <w:numPr>
                <w:ilvl w:val="0"/>
                <w:numId w:val="22"/>
              </w:numPr>
              <w:spacing w:after="200" w:line="276" w:lineRule="auto"/>
            </w:pPr>
            <w:r>
              <w:t>Invoice approval codes will not be used, however one needs to be created: NONPO so that a listing of users can be populated as approval levels</w:t>
            </w:r>
          </w:p>
          <w:p w:rsidR="00D01AAD" w:rsidP="00D01AAD" w:rsidRDefault="00D01AAD" w14:paraId="1D376462" w14:textId="345A1934">
            <w:pPr>
              <w:pStyle w:val="ListParagraph"/>
              <w:numPr>
                <w:ilvl w:val="0"/>
                <w:numId w:val="22"/>
              </w:numPr>
              <w:spacing w:after="200" w:line="276" w:lineRule="auto"/>
            </w:pPr>
            <w:r>
              <w:t>These users WILL NOT be the approvers but rather a listing of individuals that can be rerouted to incase an invoice needs to be rerouted</w:t>
            </w:r>
          </w:p>
        </w:tc>
      </w:tr>
    </w:tbl>
    <w:p w:rsidR="00EC3C7A" w:rsidP="00EC3C7A" w:rsidRDefault="00EC3C7A" w14:paraId="009DC09C" w14:textId="288E5FCF">
      <w:pPr>
        <w:pStyle w:val="tableheading"/>
        <w:spacing w:after="120"/>
        <w:rPr>
          <w:rFonts w:asciiTheme="minorHAnsi" w:hAnsiTheme="minorHAnsi" w:cstheme="minorHAnsi"/>
          <w:color w:val="808080"/>
          <w:sz w:val="22"/>
          <w:szCs w:val="22"/>
        </w:rPr>
      </w:pPr>
      <w:r w:rsidRPr="00BF7BCB">
        <w:rPr>
          <w:rFonts w:asciiTheme="minorHAnsi" w:hAnsiTheme="minorHAnsi" w:cstheme="minorHAnsi"/>
          <w:color w:val="808080"/>
          <w:sz w:val="22"/>
          <w:szCs w:val="22"/>
        </w:rPr>
        <w:t>Identify sequence/priority for selecting data. For example, if using a replication set, what logic is required in creating the output files for the interface to process logic.</w:t>
      </w:r>
      <w:r w:rsidRPr="00BF7BCB" w:rsidR="00DF7065">
        <w:rPr>
          <w:rFonts w:asciiTheme="minorHAnsi" w:hAnsiTheme="minorHAnsi" w:cstheme="minorHAnsi"/>
          <w:color w:val="808080"/>
          <w:sz w:val="22"/>
          <w:szCs w:val="22"/>
        </w:rPr>
        <w:t xml:space="preserve"> If a selection parameter requires a field/business class but it is not included in the final file format, please note that here as well.</w:t>
      </w:r>
      <w:r w:rsidR="00DF7065">
        <w:rPr>
          <w:rFonts w:asciiTheme="minorHAnsi" w:hAnsiTheme="minorHAnsi" w:cstheme="minorHAnsi"/>
          <w:color w:val="808080"/>
          <w:sz w:val="22"/>
          <w:szCs w:val="22"/>
        </w:rPr>
        <w:t xml:space="preserve"> </w:t>
      </w:r>
    </w:p>
    <w:p w:rsidR="0023775A" w:rsidP="00EC3C7A" w:rsidRDefault="0023775A" w14:paraId="32897C7C" w14:textId="77777777">
      <w:pPr>
        <w:pStyle w:val="tableheading"/>
        <w:spacing w:after="120"/>
        <w:rPr>
          <w:rFonts w:asciiTheme="minorHAnsi" w:hAnsiTheme="minorHAnsi" w:cstheme="minorHAnsi"/>
          <w:color w:val="808080"/>
          <w:sz w:val="22"/>
          <w:szCs w:val="22"/>
        </w:rPr>
      </w:pPr>
    </w:p>
    <w:p w:rsidR="0023775A" w:rsidP="00EC3C7A" w:rsidRDefault="0023775A" w14:paraId="7461EEDB" w14:textId="77777777">
      <w:pPr>
        <w:pStyle w:val="tableheading"/>
        <w:spacing w:after="120"/>
        <w:rPr>
          <w:rFonts w:asciiTheme="minorHAnsi" w:hAnsiTheme="minorHAnsi" w:cstheme="minorHAnsi"/>
          <w:color w:val="808080"/>
          <w:sz w:val="22"/>
          <w:szCs w:val="22"/>
        </w:rPr>
      </w:pPr>
    </w:p>
    <w:p w:rsidR="0023775A" w:rsidP="00EC3C7A" w:rsidRDefault="0023775A" w14:paraId="538E09F0" w14:textId="77777777">
      <w:pPr>
        <w:pStyle w:val="tableheading"/>
        <w:spacing w:after="120"/>
        <w:rPr>
          <w:rFonts w:asciiTheme="minorHAnsi" w:hAnsiTheme="minorHAnsi" w:cstheme="minorHAnsi"/>
          <w:color w:val="808080"/>
          <w:sz w:val="22"/>
          <w:szCs w:val="22"/>
        </w:rPr>
      </w:pPr>
    </w:p>
    <w:p w:rsidRPr="00BB1116" w:rsidR="003D65EB" w:rsidP="003D65EB" w:rsidRDefault="003D65EB" w14:paraId="419F141B" w14:textId="77777777">
      <w:pPr>
        <w:pStyle w:val="Heading2"/>
        <w:numPr>
          <w:ilvl w:val="1"/>
          <w:numId w:val="3"/>
        </w:numPr>
        <w:rPr>
          <w:rFonts w:asciiTheme="minorHAnsi" w:hAnsiTheme="minorHAnsi" w:cstheme="minorHAnsi"/>
          <w:szCs w:val="22"/>
        </w:rPr>
      </w:pPr>
      <w:bookmarkStart w:name="_Toc185321058" w:id="21"/>
      <w:r>
        <w:rPr>
          <w:rFonts w:asciiTheme="minorHAnsi" w:hAnsiTheme="minorHAnsi" w:cstheme="minorHAnsi"/>
          <w:szCs w:val="22"/>
        </w:rPr>
        <w:t>Vendor Requirements (where applicable)</w:t>
      </w:r>
      <w:bookmarkEnd w:id="21"/>
    </w:p>
    <w:p w:rsidRPr="00BB1116" w:rsidR="003D65EB" w:rsidP="003D65EB" w:rsidRDefault="003D65EB" w14:paraId="0ED33A5D" w14:textId="77777777">
      <w:pPr>
        <w:pStyle w:val="tableheading"/>
        <w:spacing w:after="120"/>
        <w:rPr>
          <w:rFonts w:asciiTheme="minorHAnsi" w:hAnsiTheme="minorHAnsi" w:cstheme="minorHAnsi"/>
          <w:color w:val="808080"/>
          <w:sz w:val="22"/>
          <w:szCs w:val="22"/>
        </w:rPr>
      </w:pPr>
      <w:r>
        <w:rPr>
          <w:rFonts w:asciiTheme="minorHAnsi" w:hAnsiTheme="minorHAnsi" w:cstheme="minorHAnsi"/>
          <w:color w:val="808080"/>
          <w:sz w:val="22"/>
          <w:szCs w:val="22"/>
        </w:rPr>
        <w:t>Identify the vendor requirements including interface timing, file format, delivery mechanism, and error notification. What are the key logic and parameters to include in the interface?</w:t>
      </w:r>
    </w:p>
    <w:tbl>
      <w:tblPr>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rsidRPr="00160CF4" w:rsidR="003D65EB" w:rsidTr="007D2CD3" w14:paraId="43028420" w14:textId="77777777">
        <w:trPr>
          <w:trHeight w:val="986"/>
        </w:trPr>
        <w:tc>
          <w:tcPr>
            <w:tcW w:w="9360" w:type="dxa"/>
          </w:tcPr>
          <w:p w:rsidR="003D65EB" w:rsidP="008309CC" w:rsidRDefault="00A9730B" w14:paraId="2CF59EC5" w14:textId="77777777">
            <w:pPr>
              <w:pStyle w:val="NoSpacing"/>
              <w:rPr>
                <w:rFonts w:cstheme="minorHAnsi"/>
              </w:rPr>
            </w:pPr>
            <w:r>
              <w:rPr>
                <w:rFonts w:cstheme="minorHAnsi"/>
              </w:rPr>
              <w:t>Hyland interface to CSF</w:t>
            </w:r>
          </w:p>
          <w:p w:rsidR="00A9730B" w:rsidP="008309CC" w:rsidRDefault="00A9730B" w14:paraId="5872B124" w14:textId="34336655">
            <w:pPr>
              <w:pStyle w:val="NoSpacing"/>
            </w:pPr>
            <w:r>
              <w:rPr>
                <w:rFonts w:cstheme="minorHAnsi"/>
              </w:rPr>
              <w:t>As invoices are scanned into Hyland, the images need to be available in CSF for the approvers to be able to see and approve Invoices</w:t>
            </w:r>
          </w:p>
        </w:tc>
      </w:tr>
    </w:tbl>
    <w:p w:rsidRPr="00A44D47" w:rsidR="00D95227" w:rsidP="00D95227" w:rsidRDefault="00D95227" w14:paraId="04AAAA25" w14:textId="77777777">
      <w:pPr>
        <w:pStyle w:val="tableheading"/>
        <w:spacing w:after="120"/>
        <w:rPr>
          <w:rFonts w:cstheme="minorHAnsi"/>
          <w:b/>
          <w:bCs/>
          <w:i w:val="0"/>
          <w:iCs/>
          <w:sz w:val="22"/>
          <w:szCs w:val="24"/>
        </w:rPr>
      </w:pPr>
      <w:r w:rsidRPr="00A44D47">
        <w:rPr>
          <w:rFonts w:cstheme="minorHAnsi"/>
          <w:b/>
          <w:bCs/>
          <w:i w:val="0"/>
          <w:iCs/>
          <w:sz w:val="22"/>
          <w:szCs w:val="24"/>
        </w:rPr>
        <w:t>Vendor Interfaces</w:t>
      </w:r>
    </w:p>
    <w:tbl>
      <w:tblPr>
        <w:tblW w:w="9360" w:type="dxa"/>
        <w:tblInd w:w="-5"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930"/>
        <w:gridCol w:w="2250"/>
        <w:gridCol w:w="975"/>
        <w:gridCol w:w="1052"/>
        <w:gridCol w:w="4153"/>
      </w:tblGrid>
      <w:tr w:rsidRPr="00160CF4" w:rsidR="00865717" w:rsidTr="00DE5FE5" w14:paraId="7E7E6D9E" w14:textId="77777777">
        <w:trPr>
          <w:trHeight w:val="288"/>
        </w:trPr>
        <w:tc>
          <w:tcPr>
            <w:tcW w:w="930" w:type="dxa"/>
            <w:shd w:val="clear" w:color="auto" w:fill="0C195E"/>
            <w:vAlign w:val="center"/>
          </w:tcPr>
          <w:p w:rsidRPr="009A4218" w:rsidR="00D95227" w:rsidP="00D8330C" w:rsidRDefault="00D95227" w14:paraId="224E0D95" w14:textId="77777777">
            <w:pPr>
              <w:spacing w:after="0"/>
              <w:rPr>
                <w:rFonts w:cstheme="minorHAnsi"/>
                <w:b/>
                <w:bCs/>
                <w:color w:val="FFFFFF" w:themeColor="background1"/>
              </w:rPr>
            </w:pPr>
            <w:r>
              <w:rPr>
                <w:rFonts w:cstheme="minorHAnsi"/>
                <w:b/>
                <w:bCs/>
                <w:color w:val="FFFFFF" w:themeColor="background1"/>
              </w:rPr>
              <w:t>Step</w:t>
            </w:r>
          </w:p>
        </w:tc>
        <w:tc>
          <w:tcPr>
            <w:tcW w:w="2250" w:type="dxa"/>
            <w:shd w:val="clear" w:color="auto" w:fill="0C195E"/>
            <w:vAlign w:val="center"/>
          </w:tcPr>
          <w:p w:rsidRPr="009A4218" w:rsidR="00D95227" w:rsidP="00D8330C" w:rsidRDefault="00D95227" w14:paraId="276BD330" w14:textId="77777777">
            <w:pPr>
              <w:spacing w:after="0"/>
              <w:rPr>
                <w:rFonts w:cstheme="minorHAnsi"/>
                <w:b/>
                <w:bCs/>
                <w:color w:val="FFFFFF" w:themeColor="background1"/>
              </w:rPr>
            </w:pPr>
            <w:r>
              <w:rPr>
                <w:rFonts w:cstheme="minorHAnsi"/>
                <w:b/>
                <w:bCs/>
                <w:color w:val="FFFFFF" w:themeColor="background1"/>
              </w:rPr>
              <w:t>Logic</w:t>
            </w:r>
          </w:p>
        </w:tc>
        <w:tc>
          <w:tcPr>
            <w:tcW w:w="975" w:type="dxa"/>
            <w:shd w:val="clear" w:color="auto" w:fill="0C195E"/>
            <w:vAlign w:val="center"/>
          </w:tcPr>
          <w:p w:rsidRPr="009A4218" w:rsidR="00D95227" w:rsidP="00D8330C" w:rsidRDefault="00D95227" w14:paraId="6E91ABE8" w14:textId="77777777">
            <w:pPr>
              <w:spacing w:after="0"/>
              <w:rPr>
                <w:rFonts w:cstheme="minorHAnsi"/>
                <w:b/>
                <w:bCs/>
                <w:color w:val="FFFFFF" w:themeColor="background1"/>
              </w:rPr>
            </w:pPr>
            <w:r>
              <w:rPr>
                <w:rFonts w:cstheme="minorHAnsi"/>
                <w:b/>
                <w:bCs/>
                <w:color w:val="FFFFFF" w:themeColor="background1"/>
              </w:rPr>
              <w:t>If True</w:t>
            </w:r>
          </w:p>
        </w:tc>
        <w:tc>
          <w:tcPr>
            <w:tcW w:w="1052" w:type="dxa"/>
            <w:shd w:val="clear" w:color="auto" w:fill="0C195E"/>
            <w:vAlign w:val="center"/>
          </w:tcPr>
          <w:p w:rsidRPr="009A4218" w:rsidR="00D95227" w:rsidP="00D8330C" w:rsidRDefault="00D95227" w14:paraId="657CCA75" w14:textId="77777777">
            <w:pPr>
              <w:spacing w:after="0"/>
              <w:rPr>
                <w:rFonts w:cstheme="minorHAnsi"/>
                <w:b/>
                <w:bCs/>
                <w:color w:val="FFFFFF" w:themeColor="background1"/>
              </w:rPr>
            </w:pPr>
            <w:r>
              <w:rPr>
                <w:rFonts w:cstheme="minorHAnsi"/>
                <w:b/>
                <w:bCs/>
                <w:color w:val="FFFFFF" w:themeColor="background1"/>
              </w:rPr>
              <w:t>If False</w:t>
            </w:r>
          </w:p>
        </w:tc>
        <w:tc>
          <w:tcPr>
            <w:tcW w:w="4153" w:type="dxa"/>
            <w:shd w:val="clear" w:color="auto" w:fill="0C195E"/>
            <w:vAlign w:val="center"/>
          </w:tcPr>
          <w:p w:rsidRPr="009A4218" w:rsidR="00D95227" w:rsidP="00D8330C" w:rsidRDefault="00D95227" w14:paraId="7F6FC8FC" w14:textId="77777777">
            <w:pPr>
              <w:spacing w:after="0"/>
              <w:rPr>
                <w:rFonts w:cstheme="minorHAnsi"/>
                <w:b/>
                <w:bCs/>
                <w:color w:val="FFFFFF" w:themeColor="background1"/>
              </w:rPr>
            </w:pPr>
            <w:r>
              <w:rPr>
                <w:rFonts w:cstheme="minorHAnsi"/>
                <w:b/>
                <w:bCs/>
                <w:color w:val="FFFFFF" w:themeColor="background1"/>
              </w:rPr>
              <w:t>Comments</w:t>
            </w:r>
          </w:p>
        </w:tc>
      </w:tr>
      <w:tr w:rsidRPr="00160CF4" w:rsidR="00865717" w:rsidTr="00DE5FE5" w14:paraId="441F293A" w14:textId="77777777">
        <w:trPr>
          <w:trHeight w:val="288"/>
        </w:trPr>
        <w:tc>
          <w:tcPr>
            <w:tcW w:w="930" w:type="dxa"/>
            <w:shd w:val="clear" w:color="auto" w:fill="FFFFFF" w:themeFill="background1"/>
            <w:vAlign w:val="center"/>
          </w:tcPr>
          <w:p w:rsidRPr="00BB1116" w:rsidR="00D95227" w:rsidP="00D8330C" w:rsidRDefault="00D95227" w14:paraId="53405330" w14:textId="77777777">
            <w:pPr>
              <w:spacing w:after="0"/>
              <w:rPr>
                <w:rFonts w:cstheme="minorHAnsi"/>
              </w:rPr>
            </w:pPr>
            <w:r>
              <w:rPr>
                <w:rFonts w:cstheme="minorHAnsi"/>
              </w:rPr>
              <w:t>1</w:t>
            </w:r>
          </w:p>
        </w:tc>
        <w:tc>
          <w:tcPr>
            <w:tcW w:w="2250" w:type="dxa"/>
            <w:shd w:val="clear" w:color="auto" w:fill="FFFFFF" w:themeFill="background1"/>
            <w:vAlign w:val="bottom"/>
          </w:tcPr>
          <w:p w:rsidRPr="005C28F7" w:rsidR="00D95227" w:rsidP="00D8330C" w:rsidRDefault="00D95227" w14:paraId="65C43DF7" w14:textId="77777777">
            <w:pPr>
              <w:spacing w:after="0"/>
            </w:pPr>
            <w:r w:rsidRPr="005C28F7">
              <w:t>Hyland images Interface to CSF</w:t>
            </w:r>
          </w:p>
        </w:tc>
        <w:tc>
          <w:tcPr>
            <w:tcW w:w="975" w:type="dxa"/>
            <w:shd w:val="clear" w:color="auto" w:fill="FFFFFF" w:themeFill="background1"/>
            <w:vAlign w:val="center"/>
          </w:tcPr>
          <w:p w:rsidRPr="005C28F7" w:rsidR="00D95227" w:rsidP="00D8330C" w:rsidRDefault="00D95227" w14:paraId="348A0B4A" w14:textId="77777777">
            <w:pPr>
              <w:spacing w:after="0"/>
              <w:rPr>
                <w:rFonts w:cstheme="minorHAnsi"/>
              </w:rPr>
            </w:pPr>
            <w:r w:rsidRPr="005C28F7">
              <w:rPr>
                <w:rFonts w:cstheme="minorHAnsi"/>
              </w:rPr>
              <w:t>Include</w:t>
            </w:r>
          </w:p>
        </w:tc>
        <w:tc>
          <w:tcPr>
            <w:tcW w:w="1052" w:type="dxa"/>
            <w:shd w:val="clear" w:color="auto" w:fill="FFFFFF" w:themeFill="background1"/>
            <w:vAlign w:val="center"/>
          </w:tcPr>
          <w:p w:rsidRPr="005C28F7" w:rsidR="00D95227" w:rsidP="00D8330C" w:rsidRDefault="00D95227" w14:paraId="2EDFF891" w14:textId="77777777">
            <w:pPr>
              <w:spacing w:after="0"/>
              <w:rPr>
                <w:rFonts w:cstheme="minorHAnsi"/>
              </w:rPr>
            </w:pPr>
            <w:r w:rsidRPr="005C28F7">
              <w:rPr>
                <w:rFonts w:cstheme="minorHAnsi"/>
              </w:rPr>
              <w:t>Exclude</w:t>
            </w:r>
          </w:p>
        </w:tc>
        <w:tc>
          <w:tcPr>
            <w:tcW w:w="4153" w:type="dxa"/>
            <w:shd w:val="clear" w:color="auto" w:fill="FFFFFF" w:themeFill="background1"/>
            <w:vAlign w:val="center"/>
          </w:tcPr>
          <w:p w:rsidRPr="005C28F7" w:rsidR="00D95227" w:rsidP="00D8330C" w:rsidRDefault="00D95227" w14:paraId="614F8E9E" w14:textId="77777777">
            <w:pPr>
              <w:spacing w:after="0"/>
            </w:pPr>
            <w:r w:rsidRPr="005C28F7">
              <w:t>Images from Hyland need to be available in CSF for Invoice approvals</w:t>
            </w:r>
          </w:p>
        </w:tc>
      </w:tr>
    </w:tbl>
    <w:p w:rsidR="00376FF8" w:rsidP="00376FF8" w:rsidRDefault="00376FF8" w14:paraId="3F02D741" w14:textId="77777777">
      <w:pPr>
        <w:pStyle w:val="tableheading"/>
        <w:spacing w:after="120"/>
        <w:rPr>
          <w:rFonts w:cstheme="minorHAnsi"/>
          <w:i w:val="0"/>
          <w:iCs/>
          <w:sz w:val="22"/>
          <w:szCs w:val="24"/>
        </w:rPr>
      </w:pPr>
    </w:p>
    <w:p w:rsidRPr="00BB1116" w:rsidR="00832856" w:rsidP="00832856" w:rsidRDefault="00832856" w14:paraId="3AFC839F" w14:textId="1A0C0E5C">
      <w:pPr>
        <w:pStyle w:val="Heading2"/>
        <w:numPr>
          <w:ilvl w:val="1"/>
          <w:numId w:val="3"/>
        </w:numPr>
        <w:rPr>
          <w:rFonts w:asciiTheme="minorHAnsi" w:hAnsiTheme="minorHAnsi" w:cstheme="minorHAnsi"/>
          <w:szCs w:val="22"/>
        </w:rPr>
      </w:pPr>
      <w:bookmarkStart w:name="_Toc185321059" w:id="22"/>
      <w:r>
        <w:rPr>
          <w:rFonts w:asciiTheme="minorHAnsi" w:hAnsiTheme="minorHAnsi" w:cstheme="minorHAnsi"/>
          <w:szCs w:val="22"/>
        </w:rPr>
        <w:t>Vendor Security</w:t>
      </w:r>
      <w:bookmarkEnd w:id="22"/>
    </w:p>
    <w:p w:rsidR="00AD63EE" w:rsidP="00376FF8" w:rsidRDefault="00AD63EE" w14:paraId="3A773BBC" w14:textId="77777777">
      <w:pPr>
        <w:pStyle w:val="tableheading"/>
        <w:spacing w:after="120"/>
        <w:rPr>
          <w:rFonts w:asciiTheme="minorHAnsi" w:hAnsiTheme="minorHAnsi" w:cstheme="minorBidi"/>
          <w:color w:val="808080" w:themeColor="background1" w:themeShade="80"/>
          <w:sz w:val="22"/>
          <w:szCs w:val="22"/>
        </w:rPr>
      </w:pPr>
    </w:p>
    <w:p w:rsidRPr="00BB1116" w:rsidR="00376FF8" w:rsidP="00376FF8" w:rsidRDefault="00376FF8" w14:paraId="78D5AA95" w14:textId="631F150B">
      <w:pPr>
        <w:pStyle w:val="tableheading"/>
        <w:spacing w:after="120"/>
        <w:rPr>
          <w:rFonts w:asciiTheme="minorHAnsi" w:hAnsiTheme="minorHAnsi" w:cstheme="minorBidi"/>
          <w:color w:val="808080"/>
          <w:sz w:val="22"/>
          <w:szCs w:val="22"/>
        </w:rPr>
      </w:pPr>
      <w:r w:rsidRPr="5883C2D4">
        <w:rPr>
          <w:rFonts w:asciiTheme="minorHAnsi" w:hAnsiTheme="minorHAnsi" w:cstheme="minorBidi"/>
          <w:color w:val="808080" w:themeColor="background1" w:themeShade="80"/>
          <w:sz w:val="22"/>
          <w:szCs w:val="22"/>
        </w:rPr>
        <w:t>Identify security requirements for integrating with their software/application. Is this possible via a service account, specialized user authorization, token/authorization, etc.?</w:t>
      </w:r>
    </w:p>
    <w:tbl>
      <w:tblPr>
        <w:tblW w:w="125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505"/>
      </w:tblGrid>
      <w:tr w:rsidRPr="00160CF4" w:rsidR="00376FF8" w:rsidTr="00EF06B2" w14:paraId="2A0D483B" w14:textId="77777777">
        <w:trPr>
          <w:trHeight w:val="1021"/>
        </w:trPr>
        <w:tc>
          <w:tcPr>
            <w:tcW w:w="12505" w:type="dxa"/>
          </w:tcPr>
          <w:p w:rsidRPr="00304C15" w:rsidR="00376FF8" w:rsidP="00D8330C" w:rsidRDefault="00376FF8" w14:paraId="37FE18E1" w14:textId="77777777">
            <w:pPr>
              <w:pStyle w:val="NoSpacing"/>
              <w:rPr>
                <w:rFonts w:cstheme="minorHAnsi"/>
              </w:rPr>
            </w:pPr>
          </w:p>
        </w:tc>
      </w:tr>
    </w:tbl>
    <w:p w:rsidR="00376FF8" w:rsidP="00376FF8" w:rsidRDefault="00376FF8" w14:paraId="27EE958C" w14:textId="77777777">
      <w:pPr>
        <w:pStyle w:val="tableheading"/>
        <w:spacing w:after="120"/>
        <w:rPr>
          <w:rFonts w:cstheme="minorHAnsi"/>
          <w:i w:val="0"/>
          <w:iCs/>
          <w:sz w:val="22"/>
          <w:szCs w:val="24"/>
        </w:rPr>
      </w:pPr>
    </w:p>
    <w:p w:rsidR="00B3686C" w:rsidP="00376FF8" w:rsidRDefault="00B3686C" w14:paraId="0FC9B032" w14:textId="77777777">
      <w:pPr>
        <w:pStyle w:val="tableheading"/>
        <w:spacing w:after="120"/>
        <w:rPr>
          <w:rFonts w:cstheme="minorHAnsi"/>
          <w:i w:val="0"/>
          <w:iCs/>
          <w:sz w:val="22"/>
          <w:szCs w:val="24"/>
        </w:rPr>
      </w:pPr>
    </w:p>
    <w:p w:rsidR="00B3686C" w:rsidP="00376FF8" w:rsidRDefault="00B3686C" w14:paraId="0B20D85E" w14:textId="77777777">
      <w:pPr>
        <w:pStyle w:val="tableheading"/>
        <w:spacing w:after="120"/>
        <w:rPr>
          <w:rFonts w:cstheme="minorHAnsi"/>
          <w:i w:val="0"/>
          <w:iCs/>
          <w:sz w:val="22"/>
          <w:szCs w:val="24"/>
        </w:rPr>
      </w:pPr>
    </w:p>
    <w:p w:rsidR="00B3686C" w:rsidP="00376FF8" w:rsidRDefault="00B3686C" w14:paraId="225DD8D5" w14:textId="77777777">
      <w:pPr>
        <w:pStyle w:val="tableheading"/>
        <w:spacing w:after="120"/>
        <w:rPr>
          <w:rFonts w:cstheme="minorHAnsi"/>
          <w:i w:val="0"/>
          <w:iCs/>
          <w:sz w:val="22"/>
          <w:szCs w:val="24"/>
        </w:rPr>
      </w:pPr>
    </w:p>
    <w:p w:rsidR="00B3686C" w:rsidP="00376FF8" w:rsidRDefault="00B3686C" w14:paraId="3D778C76" w14:textId="77777777">
      <w:pPr>
        <w:pStyle w:val="tableheading"/>
        <w:spacing w:after="120"/>
        <w:rPr>
          <w:rFonts w:cstheme="minorHAnsi"/>
          <w:i w:val="0"/>
          <w:iCs/>
          <w:sz w:val="22"/>
          <w:szCs w:val="24"/>
        </w:rPr>
      </w:pPr>
    </w:p>
    <w:p w:rsidR="00B3686C" w:rsidP="00376FF8" w:rsidRDefault="00B3686C" w14:paraId="70891088" w14:textId="77777777">
      <w:pPr>
        <w:pStyle w:val="tableheading"/>
        <w:spacing w:after="120"/>
        <w:rPr>
          <w:rFonts w:cstheme="minorHAnsi"/>
          <w:i w:val="0"/>
          <w:iCs/>
          <w:sz w:val="22"/>
          <w:szCs w:val="24"/>
        </w:rPr>
      </w:pPr>
    </w:p>
    <w:p w:rsidRPr="00BB1116" w:rsidR="002B7FB1" w:rsidP="002B7FB1" w:rsidRDefault="002B7FB1" w14:paraId="4351908B" w14:textId="77777777">
      <w:pPr>
        <w:pStyle w:val="Heading2"/>
        <w:numPr>
          <w:ilvl w:val="1"/>
          <w:numId w:val="3"/>
        </w:numPr>
        <w:rPr>
          <w:rFonts w:asciiTheme="minorHAnsi" w:hAnsiTheme="minorHAnsi" w:cstheme="minorHAnsi"/>
          <w:szCs w:val="22"/>
        </w:rPr>
      </w:pPr>
      <w:bookmarkStart w:name="_Toc185321060" w:id="23"/>
      <w:r>
        <w:rPr>
          <w:rFonts w:asciiTheme="minorHAnsi" w:hAnsiTheme="minorHAnsi" w:cstheme="minorHAnsi"/>
          <w:szCs w:val="22"/>
        </w:rPr>
        <w:t>Process Requirements</w:t>
      </w:r>
      <w:bookmarkEnd w:id="23"/>
    </w:p>
    <w:p w:rsidRPr="00BB1116" w:rsidR="002B7FB1" w:rsidP="002B7FB1" w:rsidRDefault="002B7FB1" w14:paraId="2B22E9F5" w14:textId="25EF6256">
      <w:pPr>
        <w:pStyle w:val="tableheading"/>
        <w:spacing w:after="120"/>
        <w:rPr>
          <w:rFonts w:asciiTheme="minorHAnsi" w:hAnsiTheme="minorHAnsi" w:cstheme="minorHAnsi"/>
          <w:color w:val="808080"/>
          <w:sz w:val="22"/>
          <w:szCs w:val="22"/>
        </w:rPr>
      </w:pPr>
      <w:r>
        <w:rPr>
          <w:rFonts w:asciiTheme="minorHAnsi" w:hAnsiTheme="minorHAnsi" w:cstheme="minorHAnsi"/>
          <w:color w:val="808080"/>
          <w:sz w:val="22"/>
          <w:szCs w:val="22"/>
        </w:rPr>
        <w:t>If this is a routinely triggered program, what is</w:t>
      </w:r>
      <w:r w:rsidR="007D2CD3">
        <w:rPr>
          <w:rFonts w:asciiTheme="minorHAnsi" w:hAnsiTheme="minorHAnsi" w:cstheme="minorHAnsi"/>
          <w:color w:val="808080"/>
          <w:sz w:val="22"/>
          <w:szCs w:val="22"/>
        </w:rPr>
        <w:t xml:space="preserve"> the</w:t>
      </w:r>
      <w:r>
        <w:rPr>
          <w:rFonts w:asciiTheme="minorHAnsi" w:hAnsiTheme="minorHAnsi" w:cstheme="minorHAnsi"/>
          <w:color w:val="808080"/>
          <w:sz w:val="22"/>
          <w:szCs w:val="22"/>
        </w:rPr>
        <w:t xml:space="preserve"> processing protocol? Is this completed dynamically, via a scheduled job, by an action, or in a batch? Briefly describe the processing requirements. </w:t>
      </w:r>
    </w:p>
    <w:tbl>
      <w:tblPr>
        <w:tblpPr w:leftFromText="180" w:rightFromText="180" w:vertAnchor="text" w:tblpY="1"/>
        <w:tblOverlap w:val="never"/>
        <w:tblW w:w="125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505"/>
      </w:tblGrid>
      <w:tr w:rsidRPr="00160CF4" w:rsidR="002B7FB1" w:rsidTr="0D9D16B9" w14:paraId="4F6D3A23" w14:textId="77777777">
        <w:trPr>
          <w:trHeight w:val="1044"/>
        </w:trPr>
        <w:tc>
          <w:tcPr>
            <w:tcW w:w="12505" w:type="dxa"/>
            <w:tcMar/>
          </w:tcPr>
          <w:p w:rsidR="007540CB" w:rsidP="0079675A" w:rsidRDefault="00735919" w14:paraId="31674F59" w14:textId="691461B6">
            <w:pPr>
              <w:pStyle w:val="NoSpacing"/>
              <w:rPr>
                <w:ins w:author="Julianne Isabel Sitoy" w:date="2025-07-22T15:04:00Z" w16du:dateUtc="2025-07-22T07:04:00Z" w:id="24"/>
                <w:rFonts w:cstheme="minorHAnsi"/>
              </w:rPr>
            </w:pPr>
            <w:r w:rsidRPr="00A10877">
              <w:rPr>
                <w:rFonts w:cstheme="minorHAnsi"/>
              </w:rPr>
              <w:t>AP Invoices that meet the parameters and selection logic will</w:t>
            </w:r>
            <w:r w:rsidRPr="00A10877" w:rsidR="002C1B13">
              <w:rPr>
                <w:rFonts w:cstheme="minorHAnsi"/>
              </w:rPr>
              <w:t xml:space="preserve"> undergo the AP Invoice approval flow.</w:t>
            </w:r>
            <w:r w:rsidRPr="00A10877" w:rsidR="000C05FF">
              <w:rPr>
                <w:rFonts w:cstheme="minorHAnsi"/>
              </w:rPr>
              <w:t xml:space="preserve"> </w:t>
            </w:r>
            <w:r w:rsidRPr="00A10877" w:rsidR="00BF4855">
              <w:rPr>
                <w:rFonts w:cstheme="minorHAnsi"/>
              </w:rPr>
              <w:t xml:space="preserve">The default approval routing shall be based on the </w:t>
            </w:r>
            <w:r w:rsidRPr="00A10877" w:rsidR="00BF4855">
              <w:rPr>
                <w:rFonts w:cstheme="minorHAnsi"/>
                <w:b/>
                <w:bCs/>
              </w:rPr>
              <w:t>Company – Department (Finance Dimension)</w:t>
            </w:r>
            <w:r w:rsidRPr="00A10877" w:rsidR="00BF4855">
              <w:rPr>
                <w:rFonts w:cstheme="minorHAnsi"/>
              </w:rPr>
              <w:t xml:space="preserve"> combination in the Invoice Distribution line (PayablesInvoiceDistribution).</w:t>
            </w:r>
          </w:p>
          <w:p w:rsidR="0060597D" w:rsidP="026D0205" w:rsidRDefault="0060597D" w14:paraId="6232CC30" w14:textId="0C5505B3">
            <w:pPr>
              <w:pStyle w:val="NoSpacing"/>
            </w:pPr>
          </w:p>
          <w:p w:rsidR="007540CB" w:rsidP="1A5A2EA6" w:rsidRDefault="007540CB" w14:paraId="57D358E5" w14:textId="4B1E1A79">
            <w:pPr>
              <w:pStyle w:val="NoSpacing"/>
              <w:rPr>
                <w:lang w:val="en-PH"/>
              </w:rPr>
            </w:pPr>
          </w:p>
          <w:p w:rsidRPr="00BB35B8" w:rsidR="005B7F4E" w:rsidP="0079675A" w:rsidRDefault="005B7F4E" w14:paraId="1139A95D" w14:textId="6DA18845">
            <w:pPr>
              <w:pStyle w:val="NoSpacing"/>
              <w:rPr>
                <w:rFonts w:cstheme="minorHAnsi"/>
                <w:b/>
                <w:bCs/>
              </w:rPr>
            </w:pPr>
            <w:r w:rsidRPr="00BB35B8">
              <w:rPr>
                <w:rFonts w:cstheme="minorHAnsi"/>
                <w:b/>
                <w:bCs/>
              </w:rPr>
              <w:t>AP Processor</w:t>
            </w:r>
          </w:p>
          <w:p w:rsidR="00043B67" w:rsidP="026D0205" w:rsidRDefault="552985F0" w14:paraId="44FA2FD5" w14:textId="2BEBD7D6">
            <w:pPr>
              <w:pStyle w:val="NoSpacing"/>
              <w:ind w:left="720"/>
            </w:pPr>
            <w:commentRangeStart w:id="31"/>
            <w:commentRangeStart w:id="32"/>
            <w:commentRangeStart w:id="33"/>
            <w:r w:rsidRPr="368B5518">
              <w:t xml:space="preserve">There will be a logic check if the </w:t>
            </w:r>
            <w:r w:rsidRPr="368B5518">
              <w:rPr>
                <w:b/>
                <w:bCs/>
              </w:rPr>
              <w:t>dummy account of “879340”</w:t>
            </w:r>
            <w:r w:rsidRPr="368B5518">
              <w:t xml:space="preserve"> is present in the PayableInvoiceDistribution. If yes,</w:t>
            </w:r>
            <w:r w:rsidRPr="368B5518" w:rsidR="7C94379A">
              <w:t xml:space="preserve"> the Invoice Routing Category will be a required field.</w:t>
            </w:r>
            <w:commentRangeEnd w:id="31"/>
            <w:r w:rsidR="00043B67">
              <w:rPr>
                <w:rStyle w:val="CommentReference"/>
              </w:rPr>
              <w:commentReference w:id="31"/>
            </w:r>
            <w:commentRangeEnd w:id="32"/>
            <w:r w:rsidR="00043B67">
              <w:rPr>
                <w:rStyle w:val="CommentReference"/>
              </w:rPr>
              <w:commentReference w:id="32"/>
            </w:r>
            <w:commentRangeEnd w:id="33"/>
            <w:r w:rsidR="006C2FF7">
              <w:rPr>
                <w:rStyle w:val="CommentReference"/>
              </w:rPr>
              <w:commentReference w:id="33"/>
            </w:r>
          </w:p>
          <w:p w:rsidR="00CB2BFE" w:rsidP="026D0205" w:rsidRDefault="00CB2BFE" w14:paraId="23063E5E" w14:textId="77777777">
            <w:pPr>
              <w:pStyle w:val="NoSpacing"/>
              <w:ind w:left="720"/>
            </w:pPr>
          </w:p>
          <w:p w:rsidR="00AC43F2" w:rsidP="1A5A2EA6" w:rsidRDefault="00AC43F2" w14:paraId="209A07F4" w14:textId="18A52303">
            <w:pPr>
              <w:pStyle w:val="NoSpacing"/>
              <w:ind w:left="720"/>
              <w:rPr>
                <w:highlight w:val="yellow"/>
              </w:rPr>
            </w:pPr>
            <w:r w:rsidRPr="1A5A2EA6" w:rsidR="047B30B5">
              <w:rPr>
                <w:highlight w:val="yellow"/>
              </w:rPr>
              <w:t xml:space="preserve">No exit rule is needed to evaluate whether the invoice routing category is blank for Service </w:t>
            </w:r>
            <w:r w:rsidRPr="1A5A2EA6" w:rsidR="047B30B5">
              <w:rPr>
                <w:highlight w:val="yellow"/>
              </w:rPr>
              <w:t>POs.</w:t>
            </w:r>
            <w:r w:rsidRPr="1A5A2EA6" w:rsidR="047B30B5">
              <w:rPr>
                <w:highlight w:val="yellow"/>
              </w:rPr>
              <w:t xml:space="preserve"> Users will manually enter an invoice routing category of “F” if the approval process is </w:t>
            </w:r>
            <w:r w:rsidRPr="1A5A2EA6" w:rsidR="047B30B5">
              <w:rPr>
                <w:highlight w:val="yellow"/>
              </w:rPr>
              <w:t>required</w:t>
            </w:r>
            <w:r w:rsidRPr="1A5A2EA6" w:rsidR="047B30B5">
              <w:rPr>
                <w:highlight w:val="yellow"/>
              </w:rPr>
              <w:t xml:space="preserve">. </w:t>
            </w:r>
          </w:p>
          <w:p w:rsidRPr="00BB35B8" w:rsidR="00E91C70" w:rsidP="00043B67" w:rsidRDefault="00E91C70" w14:paraId="620CD935" w14:textId="77777777">
            <w:pPr>
              <w:pStyle w:val="NoSpacing"/>
              <w:ind w:left="720"/>
              <w:rPr>
                <w:rFonts w:cstheme="minorHAnsi"/>
                <w:bCs/>
              </w:rPr>
            </w:pPr>
          </w:p>
          <w:p w:rsidRPr="00BB35B8" w:rsidR="000B09B5" w:rsidP="1A5A2EA6" w:rsidRDefault="00C772B7" w14:paraId="522EB0EA" w14:textId="32E08BC4">
            <w:pPr>
              <w:pStyle w:val="NoSpacing"/>
              <w:rPr>
                <w:rFonts w:cs="Calibri" w:cstheme="minorAscii"/>
                <w:b w:val="1"/>
                <w:bCs w:val="1"/>
              </w:rPr>
            </w:pPr>
            <w:commentRangeStart w:id="708489287"/>
            <w:r w:rsidRPr="1A5A2EA6" w:rsidR="5BBE2A8A">
              <w:rPr>
                <w:rFonts w:cs="Calibri" w:cstheme="minorAscii"/>
                <w:b w:val="1"/>
                <w:bCs w:val="1"/>
              </w:rPr>
              <w:t>Submit For Approval Action</w:t>
            </w:r>
            <w:commentRangeEnd w:id="708489287"/>
            <w:r>
              <w:rPr>
                <w:rStyle w:val="CommentReference"/>
              </w:rPr>
              <w:commentReference w:id="708489287"/>
            </w:r>
          </w:p>
          <w:p w:rsidRPr="00BB35B8" w:rsidR="00802B23" w:rsidP="00043B67" w:rsidRDefault="009C481D" w14:paraId="41C537CF" w14:textId="28F4B261">
            <w:pPr>
              <w:pStyle w:val="NoSpacing"/>
              <w:ind w:left="720"/>
              <w:rPr>
                <w:rFonts w:cstheme="minorHAnsi"/>
                <w:bCs/>
              </w:rPr>
            </w:pPr>
            <w:r w:rsidRPr="00BB35B8">
              <w:rPr>
                <w:rFonts w:cstheme="minorHAnsi"/>
                <w:bCs/>
              </w:rPr>
              <w:t>A nightly job runs to submit the invoices for approval.</w:t>
            </w:r>
          </w:p>
          <w:p w:rsidRPr="00BB35B8" w:rsidR="005B1E42" w:rsidP="1A5A2EA6" w:rsidRDefault="005B1E42" w14:paraId="1EDA2C70" w14:textId="4A267E39">
            <w:pPr>
              <w:pStyle w:val="NoSpacing"/>
              <w:ind w:left="720"/>
              <w:rPr>
                <w:rFonts w:cs="Calibri" w:cstheme="minorAscii"/>
              </w:rPr>
            </w:pPr>
            <w:r w:rsidRPr="1A5A2EA6" w:rsidR="513A2C8E">
              <w:rPr>
                <w:rFonts w:cs="Calibri" w:cstheme="minorAscii"/>
              </w:rPr>
              <w:t xml:space="preserve">For manually </w:t>
            </w:r>
            <w:r w:rsidRPr="1A5A2EA6" w:rsidR="513A2C8E">
              <w:rPr>
                <w:rFonts w:cs="Calibri" w:cstheme="minorAscii"/>
              </w:rPr>
              <w:t>initiated</w:t>
            </w:r>
            <w:r w:rsidRPr="1A5A2EA6" w:rsidR="513A2C8E">
              <w:rPr>
                <w:rFonts w:cs="Calibri" w:cstheme="minorAscii"/>
              </w:rPr>
              <w:t xml:space="preserve"> Submit for Approval action</w:t>
            </w:r>
            <w:r w:rsidRPr="1A5A2EA6" w:rsidR="3E22FD54">
              <w:rPr>
                <w:rFonts w:cs="Calibri" w:cstheme="minorAscii"/>
              </w:rPr>
              <w:t>, the Approval Override Options will be removed.</w:t>
            </w:r>
          </w:p>
          <w:p w:rsidR="1A5A2EA6" w:rsidP="1A5A2EA6" w:rsidRDefault="1A5A2EA6" w14:paraId="3B049069" w14:textId="1C67E9A3">
            <w:pPr>
              <w:pStyle w:val="NoSpacing"/>
              <w:ind w:left="720"/>
              <w:rPr>
                <w:rFonts w:cs="Calibri" w:cstheme="minorAscii"/>
              </w:rPr>
            </w:pPr>
          </w:p>
          <w:p w:rsidR="005B1E42" w:rsidP="026D0205" w:rsidRDefault="194BE0AC" w14:paraId="503F4AE2" w14:textId="14A12195">
            <w:pPr>
              <w:pStyle w:val="NoSpacing"/>
              <w:ind w:left="720"/>
            </w:pPr>
            <w:commentRangeStart w:id="35"/>
            <w:r w:rsidRPr="1A5A2EA6" w:rsidR="207BB5F3">
              <w:rPr>
                <w:highlight w:val="yellow"/>
              </w:rPr>
              <w:t>For Non-PO Invoices</w:t>
            </w:r>
            <w:r w:rsidR="207BB5F3">
              <w:rPr/>
              <w:t xml:space="preserve">, </w:t>
            </w:r>
            <w:r w:rsidR="2631C4F2">
              <w:rPr/>
              <w:t>PayableInvoiceDistribution.GeneralLedgerAccount</w:t>
            </w:r>
            <w:r w:rsidR="2631C4F2">
              <w:rPr/>
              <w:t xml:space="preserve"> will be blanked out</w:t>
            </w:r>
            <w:r w:rsidR="367591E1">
              <w:rPr/>
              <w:t xml:space="preserve"> </w:t>
            </w:r>
            <w:r w:rsidRPr="1A5A2EA6" w:rsidR="39830E32">
              <w:rPr>
                <w:highlight w:val="yellow"/>
              </w:rPr>
              <w:t>and replaced</w:t>
            </w:r>
            <w:r w:rsidR="39830E32">
              <w:rPr/>
              <w:t xml:space="preserve"> </w:t>
            </w:r>
            <w:r w:rsidRPr="1A5A2EA6" w:rsidR="367591E1">
              <w:rPr>
                <w:highlight w:val="yellow"/>
              </w:rPr>
              <w:t>with dummy account override</w:t>
            </w:r>
            <w:r w:rsidR="2631C4F2">
              <w:rPr/>
              <w:t xml:space="preserve"> once </w:t>
            </w:r>
            <w:r w:rsidR="2631C4F2">
              <w:rPr/>
              <w:t>submitted</w:t>
            </w:r>
            <w:r w:rsidR="2631C4F2">
              <w:rPr/>
              <w:t xml:space="preserve"> for approval</w:t>
            </w:r>
            <w:r w:rsidR="2631C4F2">
              <w:rPr/>
              <w:t>.</w:t>
            </w:r>
            <w:commentRangeEnd w:id="35"/>
            <w:r>
              <w:rPr>
                <w:rStyle w:val="CommentReference"/>
              </w:rPr>
              <w:commentReference w:id="35"/>
            </w:r>
          </w:p>
          <w:p w:rsidR="1A5A2EA6" w:rsidP="1A5A2EA6" w:rsidRDefault="1A5A2EA6" w14:paraId="414621BB" w14:textId="50FA9E02">
            <w:pPr>
              <w:pStyle w:val="NoSpacing"/>
              <w:ind w:left="720"/>
            </w:pPr>
          </w:p>
          <w:p w:rsidR="452047CC" w:rsidP="1A5A2EA6" w:rsidRDefault="452047CC" w14:paraId="0C5066B0" w14:textId="1C153827">
            <w:pPr>
              <w:pStyle w:val="NoSpacing"/>
              <w:ind w:left="720"/>
              <w:rPr>
                <w:highlight w:val="yellow"/>
              </w:rPr>
            </w:pPr>
            <w:r w:rsidRPr="1A5A2EA6" w:rsidR="452047CC">
              <w:rPr>
                <w:highlight w:val="yellow"/>
              </w:rPr>
              <w:t xml:space="preserve">For Service POs, </w:t>
            </w:r>
            <w:r w:rsidRPr="1A5A2EA6" w:rsidR="452047CC">
              <w:rPr>
                <w:rFonts w:ascii="Segoe UI" w:hAnsi="Segoe UI" w:cs="Segoe UI"/>
                <w:sz w:val="18"/>
                <w:szCs w:val="18"/>
                <w:highlight w:val="yellow"/>
              </w:rPr>
              <w:t>t</w:t>
            </w:r>
            <w:r w:rsidRPr="1A5A2EA6" w:rsidR="452047CC">
              <w:rPr>
                <w:highlight w:val="yellow"/>
              </w:rPr>
              <w:t>here will be no dummy account override.</w:t>
            </w:r>
            <w:r w:rsidRPr="1A5A2EA6" w:rsidR="6A23436F">
              <w:rPr>
                <w:highlight w:val="yellow"/>
              </w:rPr>
              <w:t xml:space="preserve"> </w:t>
            </w:r>
          </w:p>
          <w:p w:rsidR="005B1E42" w:rsidP="00043B67" w:rsidRDefault="005B1E42" w14:paraId="5284EB2F" w14:textId="77777777">
            <w:pPr>
              <w:pStyle w:val="NoSpacing"/>
              <w:ind w:left="720"/>
              <w:rPr>
                <w:rFonts w:cstheme="minorHAnsi"/>
                <w:bCs/>
              </w:rPr>
            </w:pPr>
          </w:p>
          <w:p w:rsidRPr="00155DDD" w:rsidR="00155DDD" w:rsidP="00155DDD" w:rsidRDefault="00155DDD" w14:paraId="1BFDB2E9" w14:textId="0367AD36">
            <w:pPr>
              <w:pStyle w:val="NoSpacing"/>
              <w:rPr>
                <w:b/>
                <w:bCs/>
              </w:rPr>
            </w:pPr>
            <w:r w:rsidRPr="00155DDD">
              <w:rPr>
                <w:b/>
                <w:bCs/>
              </w:rPr>
              <w:t xml:space="preserve">Auto-Reject Invoices over 30 business days </w:t>
            </w:r>
          </w:p>
          <w:p w:rsidR="00155DDD" w:rsidP="00155DDD" w:rsidRDefault="00155DDD" w14:paraId="6EC55215" w14:textId="60D8E60A">
            <w:pPr>
              <w:pStyle w:val="NoSpacing"/>
              <w:ind w:left="720"/>
              <w:rPr>
                <w:lang w:val="en-PH"/>
              </w:rPr>
            </w:pPr>
            <w:r>
              <w:rPr>
                <w:lang w:val="en-PH"/>
              </w:rPr>
              <w:t>A scheduled job runs to auto-reject invoices over 30 business days in the flow.</w:t>
            </w:r>
          </w:p>
          <w:p w:rsidR="002F755A" w:rsidP="00155DDD" w:rsidRDefault="00155DDD" w14:paraId="675987AB" w14:textId="22EAEDBC">
            <w:pPr>
              <w:pStyle w:val="NoSpacing"/>
              <w:ind w:left="720"/>
              <w:rPr>
                <w:rFonts w:cstheme="minorHAnsi"/>
                <w:bCs/>
              </w:rPr>
            </w:pPr>
            <w:r w:rsidRPr="002A775A">
              <w:rPr>
                <w:lang w:val="en-PH"/>
              </w:rPr>
              <w:t>This will apply from the date of invoice submission with respect to business days. Invoices submitted on non-business days will count starting on the next business day. We will follow the counting of business days using the escalation/time out logic that we have previously defined.</w:t>
            </w:r>
          </w:p>
          <w:p w:rsidR="002F755A" w:rsidDel="005C0748" w:rsidP="005C0748" w:rsidRDefault="002F755A" w14:paraId="1018E387" w14:textId="77777777">
            <w:pPr>
              <w:pStyle w:val="NoSpacing"/>
              <w:rPr>
                <w:del w:author="Julianne Isabel Sitoy" w:date="2025-07-22T15:08:00Z" w16du:dateUtc="2025-07-22T07:08:00Z" w:id="37"/>
                <w:rFonts w:cstheme="minorHAnsi"/>
                <w:bCs/>
              </w:rPr>
            </w:pPr>
          </w:p>
          <w:p w:rsidRPr="00A10877" w:rsidR="00AF2F6D" w:rsidP="026D0205" w:rsidRDefault="6409CA55" w14:paraId="077CD430" w14:textId="3C296026">
            <w:pPr>
              <w:pStyle w:val="NoSpacing"/>
              <w:rPr>
                <w:b/>
                <w:bCs/>
              </w:rPr>
            </w:pPr>
            <w:r w:rsidRPr="368B5518">
              <w:rPr>
                <w:b/>
                <w:bCs/>
              </w:rPr>
              <w:t>Level 1 Approval</w:t>
            </w:r>
            <w:r w:rsidRPr="368B5518" w:rsidR="35A18B0D">
              <w:rPr>
                <w:b/>
                <w:bCs/>
              </w:rPr>
              <w:t xml:space="preserve"> - </w:t>
            </w:r>
            <w:commentRangeStart w:id="38"/>
            <w:commentRangeStart w:id="39"/>
            <w:commentRangeStart w:id="40"/>
            <w:r w:rsidRPr="368B5518" w:rsidR="35A18B0D">
              <w:rPr>
                <w:b/>
                <w:bCs/>
              </w:rPr>
              <w:t>Coder</w:t>
            </w:r>
            <w:commentRangeEnd w:id="38"/>
            <w:r w:rsidR="00AF2F6D">
              <w:rPr>
                <w:rStyle w:val="CommentReference"/>
              </w:rPr>
              <w:commentReference w:id="38"/>
            </w:r>
            <w:commentRangeEnd w:id="39"/>
            <w:r w:rsidR="00AF2F6D">
              <w:rPr>
                <w:rStyle w:val="CommentReference"/>
              </w:rPr>
              <w:commentReference w:id="39"/>
            </w:r>
            <w:commentRangeEnd w:id="40"/>
            <w:r w:rsidR="00FB4997">
              <w:rPr>
                <w:rStyle w:val="CommentReference"/>
              </w:rPr>
              <w:commentReference w:id="40"/>
            </w:r>
          </w:p>
          <w:p w:rsidRPr="00A10877" w:rsidR="00A34F38" w:rsidP="0079675A" w:rsidRDefault="00A34F38" w14:paraId="495BEA2D" w14:textId="77777777">
            <w:pPr>
              <w:pStyle w:val="NoSpacing"/>
              <w:rPr>
                <w:rFonts w:cstheme="minorHAnsi"/>
              </w:rPr>
            </w:pPr>
          </w:p>
          <w:p w:rsidR="003C5584" w:rsidP="003C5584" w:rsidRDefault="003C5584" w14:paraId="13F4E1BB" w14:textId="142F71D4">
            <w:pPr>
              <w:pStyle w:val="NoSpacing"/>
              <w:ind w:left="720"/>
              <w:rPr>
                <w:rFonts w:cstheme="minorHAnsi"/>
              </w:rPr>
            </w:pPr>
            <w:r>
              <w:rPr>
                <w:rFonts w:cstheme="minorHAnsi"/>
              </w:rPr>
              <w:t>Identify if there is an identified</w:t>
            </w:r>
            <w:r w:rsidRPr="00A10877" w:rsidR="00D87A05">
              <w:rPr>
                <w:rFonts w:cstheme="minorHAnsi"/>
              </w:rPr>
              <w:t xml:space="preserve"> Coder for the Company – Department </w:t>
            </w:r>
            <w:r w:rsidRPr="00A10877" w:rsidR="00A34F38">
              <w:rPr>
                <w:rFonts w:cstheme="minorHAnsi"/>
              </w:rPr>
              <w:t xml:space="preserve">combination by looking up in the </w:t>
            </w:r>
            <w:r w:rsidR="002D6414">
              <w:rPr>
                <w:rFonts w:cstheme="minorHAnsi"/>
              </w:rPr>
              <w:t>CODER</w:t>
            </w:r>
            <w:r w:rsidRPr="00A10877" w:rsidR="00A34F38">
              <w:rPr>
                <w:rFonts w:cstheme="minorHAnsi"/>
              </w:rPr>
              <w:t xml:space="preserve"> </w:t>
            </w:r>
            <w:r w:rsidRPr="00A10877" w:rsidR="00A766EC">
              <w:rPr>
                <w:rFonts w:cstheme="minorHAnsi"/>
              </w:rPr>
              <w:t>XR</w:t>
            </w:r>
            <w:r w:rsidRPr="00A10877" w:rsidR="003B7282">
              <w:rPr>
                <w:rFonts w:cstheme="minorHAnsi"/>
              </w:rPr>
              <w:t>EF</w:t>
            </w:r>
            <w:r w:rsidR="00B2571B">
              <w:rPr>
                <w:rFonts w:cstheme="minorHAnsi"/>
              </w:rPr>
              <w:t>.</w:t>
            </w:r>
          </w:p>
          <w:p w:rsidR="00B2571B" w:rsidP="00B2571B" w:rsidRDefault="00B2571B" w14:paraId="0202ECB2" w14:textId="67C6583C">
            <w:pPr>
              <w:pStyle w:val="NoSpacing"/>
              <w:numPr>
                <w:ilvl w:val="0"/>
                <w:numId w:val="40"/>
              </w:numPr>
              <w:rPr>
                <w:rFonts w:cstheme="minorHAnsi"/>
                <w:bCs/>
              </w:rPr>
            </w:pPr>
            <w:r>
              <w:rPr>
                <w:rFonts w:cstheme="minorHAnsi"/>
                <w:bCs/>
              </w:rPr>
              <w:t>If Coder is identified, check if proxy exists.</w:t>
            </w:r>
          </w:p>
          <w:p w:rsidR="003C5584" w:rsidP="00293B08" w:rsidRDefault="00B2571B" w14:paraId="112A759A" w14:textId="469AECA4">
            <w:pPr>
              <w:pStyle w:val="NoSpacing"/>
              <w:numPr>
                <w:ilvl w:val="0"/>
                <w:numId w:val="40"/>
              </w:numPr>
              <w:rPr>
                <w:rFonts w:cstheme="minorHAnsi"/>
                <w:bCs/>
              </w:rPr>
            </w:pPr>
            <w:r>
              <w:rPr>
                <w:rFonts w:cstheme="minorHAnsi"/>
                <w:bCs/>
              </w:rPr>
              <w:t xml:space="preserve">If </w:t>
            </w:r>
            <w:r w:rsidR="004A13E5">
              <w:rPr>
                <w:rFonts w:cstheme="minorHAnsi"/>
                <w:bCs/>
              </w:rPr>
              <w:t>Coder is not identified</w:t>
            </w:r>
            <w:r>
              <w:rPr>
                <w:rFonts w:cstheme="minorHAnsi"/>
                <w:bCs/>
              </w:rPr>
              <w:t xml:space="preserve">, invoice will be </w:t>
            </w:r>
            <w:r w:rsidR="004A13E5">
              <w:rPr>
                <w:rFonts w:cstheme="minorHAnsi"/>
                <w:bCs/>
              </w:rPr>
              <w:t>proceed to Level 2 approval.</w:t>
            </w:r>
          </w:p>
          <w:p w:rsidR="00AA7641" w:rsidP="00AA7641" w:rsidRDefault="00AA7641" w14:paraId="024CE0EA" w14:textId="77777777">
            <w:pPr>
              <w:pStyle w:val="NoSpacing"/>
              <w:rPr>
                <w:rFonts w:cstheme="minorHAnsi"/>
                <w:bCs/>
              </w:rPr>
            </w:pPr>
          </w:p>
          <w:p w:rsidRPr="002F755A" w:rsidR="000F7B4E" w:rsidP="000F7B4E" w:rsidRDefault="000F7B4E" w14:paraId="6601DFBC" w14:textId="77777777">
            <w:pPr>
              <w:pStyle w:val="NoSpacing"/>
              <w:ind w:left="720"/>
              <w:rPr>
                <w:rFonts w:cstheme="minorHAnsi"/>
                <w:bCs/>
              </w:rPr>
            </w:pPr>
            <w:r w:rsidRPr="002F755A">
              <w:rPr>
                <w:rFonts w:cstheme="minorHAnsi"/>
                <w:bCs/>
              </w:rPr>
              <w:t xml:space="preserve">If </w:t>
            </w:r>
            <w:r w:rsidRPr="002F755A">
              <w:rPr>
                <w:rFonts w:cstheme="minorHAnsi"/>
                <w:b/>
              </w:rPr>
              <w:t>proxy</w:t>
            </w:r>
            <w:r w:rsidRPr="002F755A">
              <w:rPr>
                <w:rFonts w:cstheme="minorHAnsi"/>
                <w:bCs/>
              </w:rPr>
              <w:t xml:space="preserve"> exists, route the invoice to proxy. If there is no proxy, route the invoice to coder.</w:t>
            </w:r>
          </w:p>
          <w:p w:rsidR="000F7B4E" w:rsidP="00AA7641" w:rsidRDefault="000F7B4E" w14:paraId="40A6BEAE" w14:textId="77777777">
            <w:pPr>
              <w:pStyle w:val="NoSpacing"/>
              <w:rPr>
                <w:rFonts w:cstheme="minorHAnsi"/>
                <w:bCs/>
              </w:rPr>
            </w:pPr>
          </w:p>
          <w:p w:rsidRPr="002F755A" w:rsidR="0046510A" w:rsidP="00AA7641" w:rsidRDefault="00AA7641" w14:paraId="428D40A3" w14:textId="77777777">
            <w:pPr>
              <w:pStyle w:val="NoSpacing"/>
              <w:ind w:left="720"/>
              <w:rPr>
                <w:rFonts w:cstheme="minorHAnsi"/>
                <w:bCs/>
              </w:rPr>
            </w:pPr>
            <w:r w:rsidRPr="002F755A">
              <w:rPr>
                <w:rFonts w:cstheme="minorHAnsi"/>
                <w:bCs/>
              </w:rPr>
              <w:t xml:space="preserve">If </w:t>
            </w:r>
            <w:r w:rsidRPr="002F755A">
              <w:rPr>
                <w:rFonts w:cstheme="minorHAnsi"/>
                <w:b/>
              </w:rPr>
              <w:t>Relationship Status</w:t>
            </w:r>
            <w:r w:rsidRPr="002F755A">
              <w:rPr>
                <w:rFonts w:cstheme="minorHAnsi"/>
                <w:bCs/>
              </w:rPr>
              <w:t xml:space="preserve"> is active or leave intermittent, then route for this level for approval. </w:t>
            </w:r>
          </w:p>
          <w:p w:rsidR="00E4246C" w:rsidP="00E4246C" w:rsidRDefault="00E4246C" w14:paraId="3AAE2E60" w14:textId="77777777">
            <w:pPr>
              <w:pStyle w:val="NoSpacing"/>
              <w:ind w:left="720"/>
              <w:rPr>
                <w:rFonts w:cstheme="minorHAnsi"/>
                <w:bCs/>
              </w:rPr>
            </w:pPr>
            <w:r>
              <w:rPr>
                <w:rFonts w:cstheme="minorHAnsi"/>
                <w:bCs/>
              </w:rPr>
              <w:t xml:space="preserve">Else, </w:t>
            </w:r>
            <w:r w:rsidRPr="00E10A3A">
              <w:rPr>
                <w:rFonts w:cstheme="minorHAnsi"/>
                <w:bCs/>
              </w:rPr>
              <w:t>proceed to next approval level.</w:t>
            </w:r>
          </w:p>
          <w:p w:rsidRPr="002F755A" w:rsidR="00964944" w:rsidP="0079675A" w:rsidRDefault="00964944" w14:paraId="1DAE34C2" w14:textId="77777777">
            <w:pPr>
              <w:pStyle w:val="NoSpacing"/>
              <w:ind w:left="720"/>
            </w:pPr>
          </w:p>
          <w:p w:rsidR="00FB752C" w:rsidP="0079675A" w:rsidRDefault="58FD5C89" w14:paraId="2399787D" w14:textId="6097220A">
            <w:pPr>
              <w:pStyle w:val="NoSpacing"/>
              <w:ind w:left="720"/>
            </w:pPr>
            <w:commentRangeStart w:id="42"/>
            <w:commentRangeStart w:id="43"/>
            <w:commentRangeStart w:id="44"/>
            <w:r>
              <w:t xml:space="preserve">When there are </w:t>
            </w:r>
            <w:r w:rsidRPr="368B5518">
              <w:rPr>
                <w:b/>
                <w:bCs/>
              </w:rPr>
              <w:t>multiple accounting strings</w:t>
            </w:r>
            <w:r>
              <w:t xml:space="preserve"> within the PayablesInvoiceDistribution then use the Company + Department value in the 1</w:t>
            </w:r>
            <w:r w:rsidRPr="368B5518">
              <w:rPr>
                <w:vertAlign w:val="superscript"/>
              </w:rPr>
              <w:t>st</w:t>
            </w:r>
            <w:r>
              <w:t xml:space="preserve"> row.</w:t>
            </w:r>
            <w:commentRangeEnd w:id="42"/>
            <w:r w:rsidR="00765F09">
              <w:rPr>
                <w:rStyle w:val="CommentReference"/>
              </w:rPr>
              <w:commentReference w:id="42"/>
            </w:r>
            <w:commentRangeEnd w:id="43"/>
            <w:r w:rsidR="00765F09">
              <w:rPr>
                <w:rStyle w:val="CommentReference"/>
              </w:rPr>
              <w:commentReference w:id="43"/>
            </w:r>
            <w:commentRangeEnd w:id="44"/>
            <w:r w:rsidR="00FB4997">
              <w:rPr>
                <w:rStyle w:val="CommentReference"/>
              </w:rPr>
              <w:commentReference w:id="44"/>
            </w:r>
          </w:p>
          <w:p w:rsidRPr="00F136CC" w:rsidR="00F136CC" w:rsidP="001743B5" w:rsidRDefault="001743B5" w14:paraId="5AF22795" w14:textId="77777777">
            <w:pPr>
              <w:pStyle w:val="NoSpacing"/>
              <w:numPr>
                <w:ilvl w:val="0"/>
                <w:numId w:val="46"/>
              </w:numPr>
            </w:pPr>
            <w:r w:rsidRPr="00DB3725">
              <w:rPr>
                <w:highlight w:val="yellow"/>
              </w:rPr>
              <w:t>For Service POs</w:t>
            </w:r>
            <w:r w:rsidR="00F136CC">
              <w:rPr>
                <w:highlight w:val="yellow"/>
              </w:rPr>
              <w:t>:</w:t>
            </w:r>
          </w:p>
          <w:p w:rsidRPr="00C42430" w:rsidR="00F136CC" w:rsidP="00F136CC" w:rsidRDefault="00F136CC" w14:paraId="3708B75E" w14:textId="50D9550C">
            <w:pPr>
              <w:pStyle w:val="NoSpacing"/>
              <w:numPr>
                <w:ilvl w:val="1"/>
                <w:numId w:val="46"/>
              </w:numPr>
              <w:rPr>
                <w:highlight w:val="yellow"/>
              </w:rPr>
            </w:pPr>
            <w:r w:rsidRPr="00C42430">
              <w:rPr>
                <w:highlight w:val="yellow"/>
              </w:rPr>
              <w:t>When there are multiple accounting string</w:t>
            </w:r>
            <w:r w:rsidRPr="00C42430" w:rsidR="00FE214D">
              <w:rPr>
                <w:highlight w:val="yellow"/>
              </w:rPr>
              <w:t>s, use the Company +</w:t>
            </w:r>
            <w:r w:rsidRPr="00C42430" w:rsidR="00C42430">
              <w:rPr>
                <w:highlight w:val="yellow"/>
              </w:rPr>
              <w:t xml:space="preserve"> </w:t>
            </w:r>
            <w:r w:rsidRPr="00C42430" w:rsidR="00FE214D">
              <w:rPr>
                <w:highlight w:val="yellow"/>
              </w:rPr>
              <w:t>Department value in the 1</w:t>
            </w:r>
            <w:r w:rsidRPr="00C42430" w:rsidR="00FE214D">
              <w:rPr>
                <w:highlight w:val="yellow"/>
                <w:vertAlign w:val="superscript"/>
              </w:rPr>
              <w:t>st</w:t>
            </w:r>
            <w:r w:rsidRPr="00C42430" w:rsidR="00FE214D">
              <w:rPr>
                <w:highlight w:val="yellow"/>
              </w:rPr>
              <w:t xml:space="preserve"> row </w:t>
            </w:r>
            <w:r w:rsidRPr="00C42430" w:rsidR="00C42430">
              <w:rPr>
                <w:highlight w:val="yellow"/>
              </w:rPr>
              <w:t>that is not AOC.</w:t>
            </w:r>
          </w:p>
          <w:p w:rsidRPr="00C42430" w:rsidR="001743B5" w:rsidP="1A5A2EA6" w:rsidRDefault="00F136CC" w14:paraId="1790E834" w14:textId="579D4FAC">
            <w:pPr>
              <w:pStyle w:val="NoSpacing"/>
              <w:numPr>
                <w:ilvl w:val="1"/>
                <w:numId w:val="46"/>
              </w:numPr>
              <w:rPr>
                <w:lang w:val="en-PH"/>
              </w:rPr>
            </w:pPr>
            <w:r w:rsidRPr="1A5A2EA6" w:rsidR="0FFBD4CF">
              <w:rPr>
                <w:highlight w:val="yellow"/>
              </w:rPr>
              <w:t>N</w:t>
            </w:r>
            <w:r w:rsidRPr="1A5A2EA6" w:rsidR="2AA7E3E3">
              <w:rPr>
                <w:highlight w:val="yellow"/>
              </w:rPr>
              <w:t>o distributions will be changed</w:t>
            </w:r>
            <w:r w:rsidRPr="1A5A2EA6" w:rsidR="2DB1E8F5">
              <w:rPr>
                <w:highlight w:val="yellow"/>
              </w:rPr>
              <w:t xml:space="preserve"> and dummy account override will not apply</w:t>
            </w:r>
            <w:r w:rsidRPr="1A5A2EA6" w:rsidR="2AA7E3E3">
              <w:rPr>
                <w:highlight w:val="yellow"/>
              </w:rPr>
              <w:t>.</w:t>
            </w:r>
            <w:r w:rsidRPr="1A5A2EA6" w:rsidR="0D008DA8">
              <w:rPr>
                <w:highlight w:val="yellow"/>
              </w:rPr>
              <w:t xml:space="preserve"> </w:t>
            </w:r>
            <w:r w:rsidRPr="1A5A2EA6" w:rsidR="000E1BF9">
              <w:rPr>
                <w:highlight w:val="yellow"/>
              </w:rPr>
              <w:t>The only actions available for the Coder level are to approve or reject.</w:t>
            </w:r>
          </w:p>
          <w:p w:rsidRPr="002F755A" w:rsidR="00C41D82" w:rsidP="0079675A" w:rsidRDefault="00C41D82" w14:paraId="5A09D239" w14:textId="77777777">
            <w:pPr>
              <w:pStyle w:val="NoSpacing"/>
              <w:ind w:left="720"/>
            </w:pPr>
          </w:p>
          <w:p w:rsidR="698CF742" w:rsidP="1A5A2EA6" w:rsidRDefault="698CF742" w14:paraId="49D48A0A" w14:textId="023A4A46">
            <w:pPr>
              <w:pStyle w:val="NoSpacing"/>
              <w:numPr>
                <w:ilvl w:val="0"/>
                <w:numId w:val="46"/>
              </w:numPr>
              <w:suppressLineNumbers w:val="0"/>
              <w:bidi w:val="0"/>
              <w:spacing w:before="0" w:beforeAutospacing="off" w:after="0" w:afterAutospacing="off" w:line="240" w:lineRule="auto"/>
              <w:ind w:left="1440" w:right="0" w:hanging="360"/>
              <w:jc w:val="left"/>
              <w:rPr>
                <w:sz w:val="22"/>
                <w:szCs w:val="22"/>
                <w:highlight w:val="yellow"/>
              </w:rPr>
            </w:pPr>
            <w:r w:rsidRPr="1A5A2EA6" w:rsidR="698CF742">
              <w:rPr>
                <w:highlight w:val="yellow"/>
              </w:rPr>
              <w:t>For Non-PO Invoices:</w:t>
            </w:r>
          </w:p>
          <w:p w:rsidR="698CF742" w:rsidP="1A5A2EA6" w:rsidRDefault="698CF742" w14:paraId="1027365B" w14:textId="60331545">
            <w:pPr>
              <w:pStyle w:val="NoSpacing"/>
              <w:numPr>
                <w:ilvl w:val="0"/>
                <w:numId w:val="47"/>
              </w:numPr>
              <w:rPr/>
            </w:pPr>
            <w:commentRangeStart w:id="620217219"/>
            <w:commentRangeStart w:id="803345905"/>
            <w:commentRangeStart w:id="627867297"/>
            <w:r w:rsidR="698CF742">
              <w:rPr/>
              <w:t>The PayablesInvoiceDistribution GeneralLedgerAccount field will default to the dummy account in the In Basket.</w:t>
            </w:r>
            <w:commentRangeEnd w:id="620217219"/>
            <w:r>
              <w:rPr>
                <w:rStyle w:val="CommentReference"/>
              </w:rPr>
              <w:commentReference w:id="620217219"/>
            </w:r>
            <w:commentRangeEnd w:id="803345905"/>
            <w:r>
              <w:rPr>
                <w:rStyle w:val="CommentReference"/>
              </w:rPr>
              <w:commentReference w:id="803345905"/>
            </w:r>
            <w:commentRangeEnd w:id="627867297"/>
            <w:r>
              <w:rPr>
                <w:rStyle w:val="CommentReference"/>
              </w:rPr>
              <w:commentReference w:id="627867297"/>
            </w:r>
          </w:p>
          <w:p w:rsidRPr="002F755A" w:rsidR="00105572" w:rsidP="1A5A2EA6" w:rsidRDefault="32AF67B2" w14:paraId="63740B5F" w14:textId="62473594">
            <w:pPr>
              <w:pStyle w:val="NoSpacing"/>
              <w:numPr>
                <w:ilvl w:val="0"/>
                <w:numId w:val="47"/>
              </w:numPr>
              <w:ind/>
              <w:rPr/>
            </w:pPr>
            <w:r w:rsidR="4E27840E">
              <w:rPr/>
              <w:t>At this level,</w:t>
            </w:r>
            <w:r w:rsidR="164050FA">
              <w:rPr/>
              <w:t xml:space="preserve"> </w:t>
            </w:r>
            <w:r w:rsidR="7D9AEE4D">
              <w:rPr/>
              <w:t xml:space="preserve">the coder should change </w:t>
            </w:r>
            <w:r w:rsidR="164050FA">
              <w:rPr/>
              <w:t xml:space="preserve">the </w:t>
            </w:r>
            <w:r w:rsidRPr="1A5A2EA6" w:rsidR="164050FA">
              <w:rPr>
                <w:b w:val="1"/>
                <w:bCs w:val="1"/>
              </w:rPr>
              <w:t>dummy account</w:t>
            </w:r>
            <w:r w:rsidRPr="1A5A2EA6" w:rsidR="4E27840E">
              <w:rPr>
                <w:b w:val="1"/>
                <w:bCs w:val="1"/>
              </w:rPr>
              <w:t xml:space="preserve"> of</w:t>
            </w:r>
            <w:r w:rsidRPr="1A5A2EA6" w:rsidR="164050FA">
              <w:rPr>
                <w:b w:val="1"/>
                <w:bCs w:val="1"/>
              </w:rPr>
              <w:t xml:space="preserve"> “879340”</w:t>
            </w:r>
            <w:r w:rsidR="164050FA">
              <w:rPr/>
              <w:t xml:space="preserve"> </w:t>
            </w:r>
            <w:r w:rsidR="4E27840E">
              <w:rPr/>
              <w:t xml:space="preserve">to the </w:t>
            </w:r>
            <w:r w:rsidR="4E27840E">
              <w:rPr/>
              <w:t>appropriate account</w:t>
            </w:r>
            <w:r w:rsidR="4E27840E">
              <w:rPr/>
              <w:t>.</w:t>
            </w:r>
            <w:r w:rsidR="7D9AEE4D">
              <w:rPr/>
              <w:t xml:space="preserve"> There will be a logic check if </w:t>
            </w:r>
            <w:r w:rsidR="34A7242A">
              <w:rPr/>
              <w:t xml:space="preserve">the dummy account is still present in the </w:t>
            </w:r>
            <w:r w:rsidR="34A7242A">
              <w:rPr/>
              <w:t>PayableInvoiceDistribution</w:t>
            </w:r>
            <w:r w:rsidR="34A7242A">
              <w:rPr/>
              <w:t>.</w:t>
            </w:r>
          </w:p>
          <w:p w:rsidRPr="002F755A" w:rsidR="00EB1577" w:rsidP="1A5A2EA6" w:rsidRDefault="00EB1577" w14:paraId="1EEA1472" w14:textId="4B5568EA">
            <w:pPr>
              <w:pStyle w:val="NoSpacing"/>
              <w:ind w:left="720"/>
              <w:rPr>
                <w:rFonts w:cs="Calibri" w:cstheme="minorAscii"/>
              </w:rPr>
            </w:pPr>
          </w:p>
          <w:p w:rsidRPr="002F755A" w:rsidR="00650351" w:rsidP="00AA7641" w:rsidRDefault="006D2364" w14:paraId="1ADBD4B8" w14:textId="1DDD54B8">
            <w:pPr>
              <w:ind w:left="720"/>
            </w:pPr>
            <w:r w:rsidRPr="002F755A">
              <w:rPr>
                <w:b/>
                <w:bCs/>
              </w:rPr>
              <w:t>Reassignment</w:t>
            </w:r>
            <w:r w:rsidRPr="002F755A">
              <w:t xml:space="preserve"> may not be done at this level. If the invoice was routed incorrectly, the Coder will reject the invoice and provide a comment.</w:t>
            </w:r>
          </w:p>
          <w:p w:rsidR="00F62BB8" w:rsidP="00F62BB8" w:rsidRDefault="00F62BB8" w14:paraId="64DA602B" w14:textId="44B73034">
            <w:pPr>
              <w:pStyle w:val="NoSpacing"/>
              <w:ind w:left="720"/>
              <w:rPr>
                <w:rFonts w:cstheme="minorHAnsi"/>
                <w:bCs/>
              </w:rPr>
            </w:pPr>
            <w:r w:rsidRPr="002F755A">
              <w:rPr>
                <w:rFonts w:cstheme="minorHAnsi"/>
                <w:bCs/>
              </w:rPr>
              <w:t xml:space="preserve">If </w:t>
            </w:r>
            <w:r w:rsidRPr="002F755A">
              <w:rPr>
                <w:rFonts w:cstheme="minorHAnsi"/>
                <w:b/>
              </w:rPr>
              <w:t>out of balance error</w:t>
            </w:r>
            <w:r w:rsidRPr="002F755A">
              <w:rPr>
                <w:rFonts w:cstheme="minorHAnsi"/>
                <w:bCs/>
              </w:rPr>
              <w:t xml:space="preserve"> is identified, the invoice will re-route to the current approver.</w:t>
            </w:r>
          </w:p>
          <w:p w:rsidR="00F62BB8" w:rsidP="00F62BB8" w:rsidRDefault="00F62BB8" w14:paraId="0E8BCF88" w14:textId="77777777">
            <w:pPr>
              <w:spacing w:after="0"/>
              <w:ind w:left="720"/>
            </w:pPr>
          </w:p>
          <w:p w:rsidR="00146012" w:rsidP="0079675A" w:rsidRDefault="00C612D0" w14:paraId="138423CD" w14:textId="16E5F244">
            <w:pPr>
              <w:ind w:left="720"/>
            </w:pPr>
            <w:r w:rsidR="46A1942C">
              <w:rPr/>
              <w:t xml:space="preserve">If no action is </w:t>
            </w:r>
            <w:r w:rsidR="46A1942C">
              <w:rPr/>
              <w:t>done</w:t>
            </w:r>
            <w:r w:rsidR="3447237D">
              <w:rPr/>
              <w:t xml:space="preserve"> within 2 business days, the invoice will be </w:t>
            </w:r>
            <w:r w:rsidRPr="1A5A2EA6" w:rsidR="3447237D">
              <w:rPr>
                <w:b w:val="1"/>
                <w:bCs w:val="1"/>
              </w:rPr>
              <w:t>escalated</w:t>
            </w:r>
            <w:r w:rsidR="3447237D">
              <w:rPr/>
              <w:t xml:space="preserve"> to Level 2.</w:t>
            </w:r>
          </w:p>
          <w:p w:rsidR="1A5A2EA6" w:rsidP="1A5A2EA6" w:rsidRDefault="1A5A2EA6" w14:paraId="19021C89" w14:textId="48DFBDE4">
            <w:pPr>
              <w:ind w:left="720"/>
            </w:pPr>
          </w:p>
          <w:p w:rsidRPr="00A10877" w:rsidR="00AF2F6D" w:rsidP="0079675A" w:rsidRDefault="00AF2F6D" w14:paraId="79B49AD5" w14:textId="0D81C60D">
            <w:pPr>
              <w:pStyle w:val="NoSpacing"/>
              <w:rPr>
                <w:rFonts w:cstheme="minorHAnsi"/>
                <w:b/>
                <w:bCs/>
              </w:rPr>
            </w:pPr>
            <w:r w:rsidRPr="00A10877">
              <w:rPr>
                <w:rFonts w:cstheme="minorHAnsi"/>
                <w:b/>
                <w:bCs/>
              </w:rPr>
              <w:t>Level 2 Approval</w:t>
            </w:r>
            <w:r w:rsidRPr="00A10877" w:rsidR="00D87A05">
              <w:rPr>
                <w:rFonts w:cstheme="minorHAnsi"/>
                <w:b/>
                <w:bCs/>
              </w:rPr>
              <w:t xml:space="preserve"> – Person Responsible</w:t>
            </w:r>
          </w:p>
          <w:p w:rsidRPr="00A10877" w:rsidR="00AF2F6D" w:rsidP="0079675A" w:rsidRDefault="00AF2F6D" w14:paraId="665533C7" w14:textId="77777777">
            <w:pPr>
              <w:pStyle w:val="NoSpacing"/>
              <w:rPr>
                <w:rFonts w:cstheme="minorHAnsi"/>
              </w:rPr>
            </w:pPr>
          </w:p>
          <w:p w:rsidR="00FB4F4B" w:rsidP="0079675A" w:rsidRDefault="00AF2F6D" w14:paraId="3955BDEF" w14:textId="23BC810B">
            <w:pPr>
              <w:pStyle w:val="NoSpacing"/>
              <w:ind w:left="720"/>
              <w:rPr>
                <w:rFonts w:cstheme="minorHAnsi"/>
                <w:bCs/>
              </w:rPr>
            </w:pPr>
            <w:r w:rsidRPr="00A10877">
              <w:rPr>
                <w:rFonts w:cstheme="minorHAnsi"/>
              </w:rPr>
              <w:t>Look up the</w:t>
            </w:r>
            <w:r w:rsidRPr="00A10877" w:rsidR="00CD14E1">
              <w:rPr>
                <w:rFonts w:cstheme="minorHAnsi"/>
              </w:rPr>
              <w:t xml:space="preserve"> </w:t>
            </w:r>
            <w:r w:rsidR="00B9157C">
              <w:rPr>
                <w:rFonts w:cstheme="minorHAnsi"/>
              </w:rPr>
              <w:t>P</w:t>
            </w:r>
            <w:r w:rsidRPr="00A10877" w:rsidR="00CD14E1">
              <w:rPr>
                <w:rFonts w:cstheme="minorHAnsi"/>
              </w:rPr>
              <w:t xml:space="preserve">erson </w:t>
            </w:r>
            <w:r w:rsidR="00B9157C">
              <w:rPr>
                <w:rFonts w:cstheme="minorHAnsi"/>
              </w:rPr>
              <w:t>R</w:t>
            </w:r>
            <w:r w:rsidRPr="00A10877" w:rsidR="00CD14E1">
              <w:rPr>
                <w:rFonts w:cstheme="minorHAnsi"/>
              </w:rPr>
              <w:t xml:space="preserve">esponsible in the </w:t>
            </w:r>
            <w:r w:rsidRPr="00A10877" w:rsidR="00CD14E1">
              <w:rPr>
                <w:rFonts w:cstheme="minorHAnsi"/>
                <w:b/>
                <w:bCs/>
              </w:rPr>
              <w:t>GHR</w:t>
            </w:r>
            <w:r w:rsidRPr="00A10877" w:rsidR="00CD14E1">
              <w:rPr>
                <w:rFonts w:cstheme="minorHAnsi"/>
                <w:b/>
              </w:rPr>
              <w:t xml:space="preserve"> HROrganizationUnit </w:t>
            </w:r>
            <w:r w:rsidRPr="00A10877" w:rsidR="00CD14E1">
              <w:rPr>
                <w:rFonts w:cstheme="minorHAnsi"/>
                <w:bCs/>
              </w:rPr>
              <w:t>business class</w:t>
            </w:r>
            <w:r w:rsidR="00B9157C">
              <w:rPr>
                <w:rFonts w:cstheme="minorHAnsi"/>
                <w:bCs/>
              </w:rPr>
              <w:t>.</w:t>
            </w:r>
          </w:p>
          <w:p w:rsidR="00B9157C" w:rsidP="0079675A" w:rsidRDefault="00B9157C" w14:paraId="2161D82F" w14:textId="1671F180">
            <w:pPr>
              <w:pStyle w:val="NoSpacing"/>
              <w:numPr>
                <w:ilvl w:val="0"/>
                <w:numId w:val="40"/>
              </w:numPr>
              <w:rPr>
                <w:rFonts w:cstheme="minorHAnsi"/>
                <w:bCs/>
              </w:rPr>
            </w:pPr>
            <w:r>
              <w:rPr>
                <w:rFonts w:cstheme="minorHAnsi"/>
                <w:bCs/>
              </w:rPr>
              <w:t>If Person Responsible has a value, check if proxy exists.</w:t>
            </w:r>
          </w:p>
          <w:p w:rsidR="00B9157C" w:rsidP="0079675A" w:rsidRDefault="00B9157C" w14:paraId="40566A0F" w14:textId="78876A94">
            <w:pPr>
              <w:pStyle w:val="NoSpacing"/>
              <w:numPr>
                <w:ilvl w:val="0"/>
                <w:numId w:val="40"/>
              </w:numPr>
              <w:rPr>
                <w:rFonts w:cstheme="minorHAnsi"/>
                <w:bCs/>
              </w:rPr>
            </w:pPr>
            <w:r>
              <w:rPr>
                <w:rFonts w:cstheme="minorHAnsi"/>
                <w:bCs/>
              </w:rPr>
              <w:t>If Person Responsible is blank,</w:t>
            </w:r>
            <w:r w:rsidR="00BC61F7">
              <w:rPr>
                <w:rFonts w:cstheme="minorHAnsi"/>
                <w:bCs/>
              </w:rPr>
              <w:t xml:space="preserve"> invoice will be auto-rejected with email notification sent to user/</w:t>
            </w:r>
            <w:r w:rsidR="006D2364">
              <w:rPr>
                <w:rFonts w:cstheme="minorHAnsi"/>
                <w:bCs/>
              </w:rPr>
              <w:t>s</w:t>
            </w:r>
            <w:r w:rsidR="00B22869">
              <w:rPr>
                <w:rFonts w:cstheme="minorHAnsi"/>
                <w:bCs/>
              </w:rPr>
              <w:t>.</w:t>
            </w:r>
          </w:p>
          <w:p w:rsidR="000F7B4E" w:rsidP="000F7B4E" w:rsidRDefault="000F7B4E" w14:paraId="1FD3A86B" w14:textId="77777777">
            <w:pPr>
              <w:pStyle w:val="NoSpacing"/>
              <w:ind w:left="720"/>
              <w:rPr>
                <w:rFonts w:cstheme="minorHAnsi"/>
                <w:bCs/>
              </w:rPr>
            </w:pPr>
          </w:p>
          <w:p w:rsidR="000F7B4E" w:rsidP="000F7B4E" w:rsidRDefault="000F7B4E" w14:paraId="33D80B84" w14:textId="106578B0">
            <w:pPr>
              <w:pStyle w:val="NoSpacing"/>
              <w:ind w:left="720"/>
              <w:rPr>
                <w:rFonts w:cstheme="minorHAnsi"/>
                <w:bCs/>
              </w:rPr>
            </w:pPr>
            <w:r>
              <w:rPr>
                <w:rFonts w:cstheme="minorHAnsi"/>
                <w:bCs/>
              </w:rPr>
              <w:t xml:space="preserve">If </w:t>
            </w:r>
            <w:r w:rsidRPr="007D4DB8">
              <w:rPr>
                <w:rFonts w:cstheme="minorHAnsi"/>
                <w:b/>
              </w:rPr>
              <w:t>proxy</w:t>
            </w:r>
            <w:r>
              <w:rPr>
                <w:rFonts w:cstheme="minorHAnsi"/>
                <w:bCs/>
              </w:rPr>
              <w:t xml:space="preserve"> exists, route the invoice to proxy. If there is no proxy, route the invoice to Person Responsible.</w:t>
            </w:r>
          </w:p>
          <w:p w:rsidR="004140D0" w:rsidP="0079675A" w:rsidRDefault="004140D0" w14:paraId="5DA71CB0" w14:textId="77777777">
            <w:pPr>
              <w:pStyle w:val="NoSpacing"/>
              <w:ind w:left="720"/>
              <w:rPr>
                <w:rFonts w:cstheme="minorHAnsi"/>
                <w:bCs/>
              </w:rPr>
            </w:pPr>
          </w:p>
          <w:p w:rsidRPr="00E10A3A" w:rsidR="00A73C39" w:rsidP="00A73C39" w:rsidRDefault="00A73C39" w14:paraId="2EA50FF1" w14:textId="1BB3A245">
            <w:pPr>
              <w:pStyle w:val="NoSpacing"/>
              <w:ind w:left="720"/>
              <w:rPr>
                <w:rFonts w:cstheme="minorHAnsi"/>
                <w:bCs/>
              </w:rPr>
            </w:pPr>
            <w:r w:rsidRPr="00E10A3A">
              <w:rPr>
                <w:rFonts w:cstheme="minorHAnsi"/>
                <w:bCs/>
              </w:rPr>
              <w:t xml:space="preserve">If </w:t>
            </w:r>
            <w:r w:rsidRPr="00E4246C">
              <w:rPr>
                <w:rFonts w:cstheme="minorHAnsi"/>
                <w:b/>
              </w:rPr>
              <w:t>Relationship Status</w:t>
            </w:r>
            <w:r w:rsidRPr="00E10A3A">
              <w:rPr>
                <w:rFonts w:cstheme="minorHAnsi"/>
                <w:bCs/>
              </w:rPr>
              <w:t xml:space="preserve"> is active or leave intermittent, then route </w:t>
            </w:r>
            <w:r w:rsidRPr="00E10A3A" w:rsidR="00050A34">
              <w:rPr>
                <w:rFonts w:cstheme="minorHAnsi"/>
                <w:bCs/>
              </w:rPr>
              <w:t>to</w:t>
            </w:r>
            <w:r w:rsidRPr="00E10A3A">
              <w:rPr>
                <w:rFonts w:cstheme="minorHAnsi"/>
                <w:bCs/>
              </w:rPr>
              <w:t xml:space="preserve"> this level for approval. </w:t>
            </w:r>
          </w:p>
          <w:p w:rsidR="00E4246C" w:rsidP="00E4246C" w:rsidRDefault="00E4246C" w14:paraId="45E4E0FB" w14:textId="77777777">
            <w:pPr>
              <w:pStyle w:val="NoSpacing"/>
              <w:ind w:left="720"/>
              <w:rPr>
                <w:rFonts w:cstheme="minorHAnsi"/>
                <w:bCs/>
              </w:rPr>
            </w:pPr>
            <w:r>
              <w:rPr>
                <w:rFonts w:cstheme="minorHAnsi"/>
                <w:bCs/>
              </w:rPr>
              <w:t xml:space="preserve">Else, </w:t>
            </w:r>
            <w:r w:rsidRPr="00E10A3A">
              <w:rPr>
                <w:rFonts w:cstheme="minorHAnsi"/>
                <w:bCs/>
              </w:rPr>
              <w:t>proceed to next approval level.</w:t>
            </w:r>
          </w:p>
          <w:p w:rsidRPr="00A10877" w:rsidR="00BC43FB" w:rsidP="0079675A" w:rsidRDefault="00BC43FB" w14:paraId="38E60C97" w14:textId="77777777">
            <w:pPr>
              <w:pStyle w:val="NoSpacing"/>
              <w:ind w:left="720"/>
              <w:rPr>
                <w:rFonts w:cstheme="minorHAnsi"/>
                <w:bCs/>
              </w:rPr>
            </w:pPr>
          </w:p>
          <w:p w:rsidRPr="00A10877" w:rsidR="00DB49FB" w:rsidP="0079675A" w:rsidRDefault="00DB49FB" w14:paraId="563E2C55" w14:textId="23F784C3">
            <w:pPr>
              <w:pStyle w:val="NoSpacing"/>
              <w:ind w:left="720"/>
              <w:rPr>
                <w:rFonts w:cstheme="minorHAnsi"/>
              </w:rPr>
            </w:pPr>
            <w:r w:rsidRPr="00A10877">
              <w:rPr>
                <w:rFonts w:cstheme="minorHAnsi"/>
                <w:bCs/>
              </w:rPr>
              <w:t xml:space="preserve">After approval, </w:t>
            </w:r>
            <w:r w:rsidRPr="00A10877" w:rsidR="00CD14E1">
              <w:rPr>
                <w:rFonts w:cstheme="minorHAnsi"/>
                <w:bCs/>
              </w:rPr>
              <w:t xml:space="preserve">identify the </w:t>
            </w:r>
            <w:r w:rsidRPr="00670314" w:rsidR="00670314">
              <w:rPr>
                <w:rFonts w:cstheme="minorHAnsi"/>
                <w:b/>
              </w:rPr>
              <w:t>authority amount</w:t>
            </w:r>
            <w:r w:rsidRPr="00A10877" w:rsidR="00CD14E1">
              <w:rPr>
                <w:rFonts w:cstheme="minorHAnsi"/>
                <w:bCs/>
              </w:rPr>
              <w:t xml:space="preserve"> that person has</w:t>
            </w:r>
            <w:r w:rsidRPr="00A10877">
              <w:rPr>
                <w:rFonts w:cstheme="minorHAnsi"/>
                <w:bCs/>
              </w:rPr>
              <w:t xml:space="preserve">: </w:t>
            </w:r>
          </w:p>
          <w:p w:rsidRPr="005730D2" w:rsidR="005730D2" w:rsidP="0079675A" w:rsidRDefault="00DB49FB" w14:paraId="57C5BF28" w14:textId="77777777">
            <w:pPr>
              <w:pStyle w:val="NoSpacing"/>
              <w:numPr>
                <w:ilvl w:val="0"/>
                <w:numId w:val="34"/>
              </w:numPr>
              <w:ind w:left="1440"/>
              <w:rPr>
                <w:rFonts w:cstheme="minorHAnsi"/>
                <w:b/>
              </w:rPr>
            </w:pPr>
            <w:r w:rsidRPr="00A10877">
              <w:rPr>
                <w:rFonts w:cstheme="minorHAnsi"/>
                <w:bCs/>
              </w:rPr>
              <w:t>Identify their “Assignmentissupervisor” in Workassignment</w:t>
            </w:r>
            <w:r w:rsidR="00A47E4C">
              <w:rPr>
                <w:rFonts w:cstheme="minorHAnsi"/>
                <w:bCs/>
              </w:rPr>
              <w:t xml:space="preserve">. </w:t>
            </w:r>
          </w:p>
          <w:p w:rsidRPr="00A10877" w:rsidR="00DB49FB" w:rsidP="005730D2" w:rsidRDefault="00562AB8" w14:paraId="272FFACA" w14:textId="13AFBBD6">
            <w:pPr>
              <w:pStyle w:val="NoSpacing"/>
              <w:ind w:left="1440"/>
              <w:rPr>
                <w:rFonts w:cstheme="minorHAnsi"/>
                <w:b/>
              </w:rPr>
            </w:pPr>
            <w:r>
              <w:rPr>
                <w:rFonts w:cstheme="minorHAnsi"/>
                <w:bCs/>
              </w:rPr>
              <w:t>When “Assignmenissupervisor” is blank then invoice will be auto-rejected with email notification</w:t>
            </w:r>
            <w:r w:rsidR="00B370AF">
              <w:rPr>
                <w:rFonts w:cstheme="minorHAnsi"/>
                <w:bCs/>
              </w:rPr>
              <w:t xml:space="preserve"> sent to user/s.</w:t>
            </w:r>
          </w:p>
          <w:p w:rsidRPr="00A10877" w:rsidR="00F56D43" w:rsidP="0079675A" w:rsidRDefault="00C75240" w14:paraId="37B1A61C" w14:textId="1228CCC8">
            <w:pPr>
              <w:pStyle w:val="NoSpacing"/>
              <w:numPr>
                <w:ilvl w:val="0"/>
                <w:numId w:val="34"/>
              </w:numPr>
              <w:ind w:left="1440"/>
              <w:rPr>
                <w:rFonts w:cstheme="minorHAnsi"/>
                <w:b/>
              </w:rPr>
            </w:pPr>
            <w:r w:rsidRPr="00A10877">
              <w:rPr>
                <w:rFonts w:cstheme="minorHAnsi"/>
                <w:bCs/>
              </w:rPr>
              <w:t>Determine their “supervisortype” in Supervisor</w:t>
            </w:r>
            <w:r w:rsidR="00115BF7">
              <w:rPr>
                <w:rFonts w:cstheme="minorHAnsi"/>
                <w:bCs/>
              </w:rPr>
              <w:t>.</w:t>
            </w:r>
          </w:p>
          <w:p w:rsidRPr="00A10877" w:rsidR="00C0285A" w:rsidP="0079675A" w:rsidRDefault="00C0285A" w14:paraId="20C6B4DC" w14:textId="6F47DAAC">
            <w:pPr>
              <w:pStyle w:val="NoSpacing"/>
              <w:numPr>
                <w:ilvl w:val="0"/>
                <w:numId w:val="34"/>
              </w:numPr>
              <w:ind w:left="1440"/>
              <w:rPr>
                <w:rFonts w:cstheme="minorHAnsi"/>
                <w:bCs/>
              </w:rPr>
            </w:pPr>
            <w:r w:rsidRPr="00A10877">
              <w:rPr>
                <w:rFonts w:cstheme="minorHAnsi"/>
                <w:bCs/>
              </w:rPr>
              <w:t xml:space="preserve">Determine the </w:t>
            </w:r>
            <w:r w:rsidR="00522CE5">
              <w:rPr>
                <w:rFonts w:cstheme="minorHAnsi"/>
                <w:bCs/>
              </w:rPr>
              <w:t>authority amount</w:t>
            </w:r>
            <w:r w:rsidRPr="00A10877">
              <w:rPr>
                <w:rFonts w:cstheme="minorHAnsi"/>
                <w:bCs/>
              </w:rPr>
              <w:t xml:space="preserve"> associated with that supervisor type in the INVAPPROVAL table</w:t>
            </w:r>
            <w:r w:rsidR="00422083">
              <w:rPr>
                <w:rFonts w:cstheme="minorHAnsi"/>
                <w:bCs/>
              </w:rPr>
              <w:t>.</w:t>
            </w:r>
          </w:p>
          <w:p w:rsidRPr="00A10877" w:rsidR="00E03B05" w:rsidP="005730D2" w:rsidRDefault="00E03B05" w14:paraId="1A133F99" w14:textId="2E8BF366">
            <w:pPr>
              <w:pStyle w:val="NoSpacing"/>
              <w:ind w:left="1440"/>
              <w:rPr>
                <w:rFonts w:cstheme="minorHAnsi"/>
                <w:bCs/>
              </w:rPr>
            </w:pPr>
            <w:r w:rsidRPr="00A10877">
              <w:rPr>
                <w:rFonts w:cstheme="minorHAnsi"/>
                <w:bCs/>
              </w:rPr>
              <w:t>If invoice is less than their authority amount, approve invoice</w:t>
            </w:r>
            <w:r w:rsidR="00422083">
              <w:rPr>
                <w:rFonts w:cstheme="minorHAnsi"/>
                <w:bCs/>
              </w:rPr>
              <w:t>. I</w:t>
            </w:r>
            <w:r w:rsidRPr="00A10877">
              <w:rPr>
                <w:rFonts w:cstheme="minorHAnsi"/>
                <w:bCs/>
              </w:rPr>
              <w:t xml:space="preserve">f not, take directsupervisoremployee and send to that </w:t>
            </w:r>
            <w:r w:rsidR="00185904">
              <w:rPr>
                <w:rFonts w:cstheme="minorHAnsi"/>
                <w:bCs/>
              </w:rPr>
              <w:t>employee</w:t>
            </w:r>
            <w:r w:rsidRPr="00A10877">
              <w:rPr>
                <w:rFonts w:cstheme="minorHAnsi"/>
                <w:bCs/>
              </w:rPr>
              <w:t xml:space="preserve">. </w:t>
            </w:r>
          </w:p>
          <w:p w:rsidRPr="00A10877" w:rsidR="00DF4E3D" w:rsidP="0079675A" w:rsidRDefault="00DF4E3D" w14:paraId="2871E28A" w14:textId="77777777">
            <w:pPr>
              <w:pStyle w:val="NoSpacing"/>
              <w:ind w:left="720"/>
              <w:rPr>
                <w:rFonts w:cstheme="minorHAnsi"/>
                <w:bCs/>
              </w:rPr>
            </w:pPr>
          </w:p>
          <w:p w:rsidRPr="00E10A3A" w:rsidR="00E91016" w:rsidP="21BDEC70" w:rsidRDefault="00805004" w14:paraId="4259FA7C" w14:textId="2B9B06EA">
            <w:pPr>
              <w:pStyle w:val="NoSpacing"/>
              <w:ind w:left="720"/>
            </w:pPr>
            <w:r w:rsidRPr="00E10A3A">
              <w:t xml:space="preserve">There will be a logic check if the dummy account is still present in the PayableInvoiceDistribution. If a </w:t>
            </w:r>
            <w:r w:rsidRPr="00E10A3A">
              <w:rPr>
                <w:b/>
                <w:bCs/>
              </w:rPr>
              <w:t>dummy account</w:t>
            </w:r>
            <w:r w:rsidRPr="00E10A3A">
              <w:t xml:space="preserve"> is used, the invoice will be </w:t>
            </w:r>
            <w:r w:rsidRPr="00E10A3A" w:rsidR="00D73F9F">
              <w:t>routed back</w:t>
            </w:r>
            <w:r w:rsidRPr="00E10A3A">
              <w:t xml:space="preserve"> to the </w:t>
            </w:r>
            <w:r w:rsidRPr="00E10A3A" w:rsidR="0079181B">
              <w:t>current approver</w:t>
            </w:r>
            <w:r w:rsidRPr="00E10A3A">
              <w:t xml:space="preserve"> to correct the accounting string.</w:t>
            </w:r>
            <w:r w:rsidRPr="00E10A3A" w:rsidR="00131E90">
              <w:t xml:space="preserve"> </w:t>
            </w:r>
          </w:p>
          <w:p w:rsidRPr="00E10A3A" w:rsidR="004D71D8" w:rsidP="00E91016" w:rsidRDefault="004D71D8" w14:paraId="23C00086" w14:textId="77777777">
            <w:pPr>
              <w:pStyle w:val="NoSpacing"/>
              <w:ind w:left="720"/>
              <w:rPr>
                <w:rFonts w:cstheme="minorHAnsi"/>
                <w:bCs/>
              </w:rPr>
            </w:pPr>
          </w:p>
          <w:p w:rsidR="004D71D8" w:rsidP="026D0205" w:rsidRDefault="75874D7A" w14:paraId="43232BD6" w14:textId="310BEF20">
            <w:pPr>
              <w:pStyle w:val="NoSpacing"/>
              <w:ind w:left="720"/>
            </w:pPr>
            <w:commentRangeStart w:id="51"/>
            <w:commentRangeStart w:id="52"/>
            <w:commentRangeStart w:id="53"/>
            <w:r w:rsidR="2C3FFEEF">
              <w:rPr/>
              <w:t xml:space="preserve">If </w:t>
            </w:r>
            <w:r w:rsidR="1B8CEEC6">
              <w:rPr/>
              <w:t>Person Responsible is the 1</w:t>
            </w:r>
            <w:r w:rsidRPr="1A5A2EA6" w:rsidR="1B8CEEC6">
              <w:rPr>
                <w:vertAlign w:val="superscript"/>
              </w:rPr>
              <w:t>st</w:t>
            </w:r>
            <w:r w:rsidR="1B8CEEC6">
              <w:rPr/>
              <w:t xml:space="preserve"> level in the approval </w:t>
            </w:r>
            <w:r w:rsidR="1B8CEEC6">
              <w:rPr/>
              <w:t xml:space="preserve">process, </w:t>
            </w:r>
          </w:p>
          <w:p w:rsidR="004D71D8" w:rsidP="1A5A2EA6" w:rsidRDefault="75874D7A" w14:paraId="7045D6BF" w14:textId="3EBCC6C5">
            <w:pPr>
              <w:pStyle w:val="NoSpacing"/>
              <w:numPr>
                <w:ilvl w:val="0"/>
                <w:numId w:val="46"/>
              </w:numPr>
              <w:ind/>
              <w:rPr>
                <w:lang w:val="en-PH"/>
              </w:rPr>
            </w:pPr>
            <w:r w:rsidRPr="1A5A2EA6" w:rsidR="26AE5F2F">
              <w:rPr>
                <w:highlight w:val="yellow"/>
              </w:rPr>
              <w:t xml:space="preserve">For Service POs: No distributions will be </w:t>
            </w:r>
            <w:r w:rsidRPr="1A5A2EA6" w:rsidR="26AE5F2F">
              <w:rPr>
                <w:highlight w:val="yellow"/>
              </w:rPr>
              <w:t>changed</w:t>
            </w:r>
            <w:r w:rsidRPr="1A5A2EA6" w:rsidR="26AE5F2F">
              <w:rPr>
                <w:highlight w:val="yellow"/>
              </w:rPr>
              <w:t xml:space="preserve"> and dummy account override will not apply. The only actions available for this level is to approve or reject.</w:t>
            </w:r>
          </w:p>
          <w:p w:rsidR="004D71D8" w:rsidP="1A5A2EA6" w:rsidRDefault="75874D7A" w14:paraId="6697DB11" w14:textId="6F424B53">
            <w:pPr>
              <w:pStyle w:val="NoSpacing"/>
              <w:numPr>
                <w:ilvl w:val="0"/>
                <w:numId w:val="46"/>
              </w:numPr>
              <w:ind/>
              <w:rPr>
                <w:sz w:val="22"/>
                <w:szCs w:val="22"/>
                <w:highlight w:val="yellow"/>
              </w:rPr>
            </w:pPr>
            <w:r w:rsidRPr="1A5A2EA6" w:rsidR="26AE5F2F">
              <w:rPr>
                <w:highlight w:val="yellow"/>
              </w:rPr>
              <w:t xml:space="preserve">For Non-PO Invoices: </w:t>
            </w:r>
            <w:r w:rsidR="1A3AB805">
              <w:rPr/>
              <w:t xml:space="preserve">the </w:t>
            </w:r>
            <w:r w:rsidR="1A3AB805">
              <w:rPr/>
              <w:t>PayablesInvoiceDistribution</w:t>
            </w:r>
            <w:r w:rsidR="1A3AB805">
              <w:rPr/>
              <w:t xml:space="preserve"> </w:t>
            </w:r>
            <w:r w:rsidR="1A3AB805">
              <w:rPr/>
              <w:t>GeneralLedgerAccount</w:t>
            </w:r>
            <w:r w:rsidR="1A3AB805">
              <w:rPr/>
              <w:t xml:space="preserve"> field will default to the dummy account in the In Basket.</w:t>
            </w:r>
            <w:commentRangeEnd w:id="51"/>
            <w:r>
              <w:rPr>
                <w:rStyle w:val="CommentReference"/>
              </w:rPr>
              <w:commentReference w:id="51"/>
            </w:r>
            <w:commentRangeEnd w:id="52"/>
            <w:r>
              <w:rPr>
                <w:rStyle w:val="CommentReference"/>
              </w:rPr>
              <w:commentReference w:id="52"/>
            </w:r>
            <w:commentRangeEnd w:id="53"/>
            <w:r>
              <w:rPr>
                <w:rStyle w:val="CommentReference"/>
              </w:rPr>
              <w:commentReference w:id="53"/>
            </w:r>
          </w:p>
          <w:p w:rsidRPr="00E10A3A" w:rsidR="00CD2EE1" w:rsidP="1D177039" w:rsidRDefault="00CD2EE1" w14:paraId="4AD4614F" w14:textId="4BB4B251">
            <w:pPr>
              <w:pStyle w:val="NoSpacing"/>
              <w:ind w:left="720"/>
            </w:pPr>
          </w:p>
          <w:p w:rsidRPr="00E10A3A" w:rsidR="00CD2EE1" w:rsidP="00CD2EE1" w:rsidRDefault="00CD2EE1" w14:paraId="53BBB868" w14:textId="6140A102">
            <w:pPr>
              <w:ind w:left="720"/>
            </w:pPr>
            <w:r w:rsidRPr="00E10A3A">
              <w:rPr>
                <w:b/>
                <w:bCs/>
              </w:rPr>
              <w:t>Reassignment</w:t>
            </w:r>
            <w:r w:rsidRPr="00E10A3A">
              <w:t xml:space="preserve"> may be done at this level. </w:t>
            </w:r>
            <w:r w:rsidRPr="00E10A3A" w:rsidR="003C77D1">
              <w:t>Reassignment may only be done for SupervisorType equivalent to Supervi</w:t>
            </w:r>
            <w:r w:rsidRPr="00E10A3A" w:rsidR="007E0ECD">
              <w:t xml:space="preserve">sor, Manager and Director. Once reassigned, the </w:t>
            </w:r>
            <w:r w:rsidRPr="00E10A3A" w:rsidR="00832791">
              <w:t>invoice will be routed based on the organizational hierarchy of the re</w:t>
            </w:r>
            <w:r w:rsidRPr="00E10A3A" w:rsidR="00296DFB">
              <w:t>-</w:t>
            </w:r>
            <w:r w:rsidRPr="00E10A3A" w:rsidR="00832791">
              <w:t>assignee.</w:t>
            </w:r>
            <w:r w:rsidRPr="00E10A3A" w:rsidR="007E0ECD">
              <w:t xml:space="preserve"> </w:t>
            </w:r>
            <w:r w:rsidRPr="00E10A3A" w:rsidR="00A51E03">
              <w:t xml:space="preserve"> There will be no reassignment above the Director level</w:t>
            </w:r>
            <w:r w:rsidRPr="00E10A3A" w:rsidR="009A3F5B">
              <w:t>. If the current approver do not know who to reassign it to, the invoice must be rejected.</w:t>
            </w:r>
            <w:r w:rsidRPr="00E10A3A" w:rsidR="00340743">
              <w:t xml:space="preserve"> </w:t>
            </w:r>
          </w:p>
          <w:p w:rsidR="00F62BB8" w:rsidP="00F62BB8" w:rsidRDefault="00F62BB8" w14:paraId="71F68EA9" w14:textId="77777777">
            <w:pPr>
              <w:pStyle w:val="NoSpacing"/>
              <w:ind w:left="720"/>
              <w:rPr>
                <w:rFonts w:cstheme="minorHAnsi"/>
                <w:bCs/>
              </w:rPr>
            </w:pPr>
            <w:r w:rsidRPr="00E10A3A">
              <w:rPr>
                <w:rFonts w:cstheme="minorHAnsi"/>
                <w:bCs/>
              </w:rPr>
              <w:t xml:space="preserve">If </w:t>
            </w:r>
            <w:r w:rsidRPr="00E10A3A">
              <w:rPr>
                <w:rFonts w:cstheme="minorHAnsi"/>
                <w:b/>
              </w:rPr>
              <w:t>out of balance error</w:t>
            </w:r>
            <w:r w:rsidRPr="00E10A3A">
              <w:rPr>
                <w:rFonts w:cstheme="minorHAnsi"/>
                <w:bCs/>
              </w:rPr>
              <w:t xml:space="preserve"> is identified, the invoice will re-route to the current approver.</w:t>
            </w:r>
          </w:p>
          <w:p w:rsidR="00DF4E3D" w:rsidP="0079675A" w:rsidRDefault="00DF4E3D" w14:paraId="5F7B8F7F" w14:textId="77777777">
            <w:pPr>
              <w:pStyle w:val="NoSpacing"/>
              <w:rPr>
                <w:rFonts w:cstheme="minorHAnsi"/>
                <w:bCs/>
              </w:rPr>
            </w:pPr>
          </w:p>
          <w:p w:rsidRPr="00441BA9" w:rsidR="00441BA9" w:rsidP="00441BA9" w:rsidRDefault="00C4649A" w14:paraId="78F33DC3" w14:textId="41A962BD">
            <w:pPr>
              <w:ind w:left="720"/>
            </w:pPr>
            <w:r w:rsidR="50F64B9C">
              <w:rPr/>
              <w:t xml:space="preserve">If </w:t>
            </w:r>
            <w:r w:rsidR="5B419A4D">
              <w:rPr/>
              <w:t xml:space="preserve">the invoice amount is </w:t>
            </w:r>
            <w:r w:rsidRPr="0D9D16B9" w:rsidR="5B419A4D">
              <w:rPr>
                <w:b w:val="1"/>
                <w:bCs w:val="1"/>
              </w:rPr>
              <w:t xml:space="preserve">within </w:t>
            </w:r>
            <w:commentRangeStart w:id="1750714282"/>
            <w:commentRangeStart w:id="257095457"/>
            <w:r w:rsidRPr="0D9D16B9" w:rsidR="5B419A4D">
              <w:rPr>
                <w:b w:val="1"/>
                <w:bCs w:val="1"/>
              </w:rPr>
              <w:t>authority</w:t>
            </w:r>
            <w:r w:rsidRPr="0D9D16B9" w:rsidR="5B419A4D">
              <w:rPr>
                <w:b w:val="1"/>
                <w:bCs w:val="1"/>
              </w:rPr>
              <w:t xml:space="preserve"> amount</w:t>
            </w:r>
            <w:commentRangeEnd w:id="1750714282"/>
            <w:r>
              <w:rPr>
                <w:rStyle w:val="CommentReference"/>
              </w:rPr>
              <w:commentReference w:id="1750714282"/>
            </w:r>
            <w:commentRangeEnd w:id="257095457"/>
            <w:r>
              <w:rPr>
                <w:rStyle w:val="CommentReference"/>
              </w:rPr>
              <w:commentReference w:id="257095457"/>
            </w:r>
            <w:r w:rsidR="5B419A4D">
              <w:rPr/>
              <w:t xml:space="preserve"> and </w:t>
            </w:r>
            <w:r w:rsidR="50F64B9C">
              <w:rPr/>
              <w:t xml:space="preserve">no action is done within </w:t>
            </w:r>
            <w:r w:rsidR="5B419A4D">
              <w:rPr/>
              <w:t>5</w:t>
            </w:r>
            <w:r w:rsidR="50F64B9C">
              <w:rPr/>
              <w:t xml:space="preserve"> business days, the invoice will be </w:t>
            </w:r>
            <w:r w:rsidRPr="0D9D16B9" w:rsidR="50F64B9C">
              <w:rPr>
                <w:b w:val="1"/>
                <w:bCs w:val="1"/>
              </w:rPr>
              <w:t>escalated</w:t>
            </w:r>
            <w:r w:rsidR="50F64B9C">
              <w:rPr/>
              <w:t xml:space="preserve"> to Level </w:t>
            </w:r>
            <w:r w:rsidR="4858F270">
              <w:rPr/>
              <w:t>3</w:t>
            </w:r>
            <w:r w:rsidR="50F64B9C">
              <w:rPr/>
              <w:t>.</w:t>
            </w:r>
            <w:r w:rsidR="5B419A4D">
              <w:rPr/>
              <w:t xml:space="preserve"> If </w:t>
            </w:r>
            <w:r w:rsidR="5B419A4D">
              <w:rPr/>
              <w:t>invoice</w:t>
            </w:r>
            <w:r w:rsidR="5B419A4D">
              <w:rPr/>
              <w:t xml:space="preserve"> amount is </w:t>
            </w:r>
            <w:r w:rsidRPr="0D9D16B9" w:rsidR="4858F270">
              <w:rPr>
                <w:b w:val="1"/>
                <w:bCs w:val="1"/>
              </w:rPr>
              <w:t xml:space="preserve">more than </w:t>
            </w:r>
            <w:r w:rsidRPr="0D9D16B9" w:rsidR="4858F270">
              <w:rPr>
                <w:b w:val="1"/>
                <w:bCs w:val="1"/>
              </w:rPr>
              <w:t>authority</w:t>
            </w:r>
            <w:r w:rsidRPr="0D9D16B9" w:rsidR="4858F270">
              <w:rPr>
                <w:b w:val="1"/>
                <w:bCs w:val="1"/>
              </w:rPr>
              <w:t xml:space="preserve"> amount</w:t>
            </w:r>
            <w:r w:rsidR="4858F270">
              <w:rPr/>
              <w:t xml:space="preserve"> and no action is done within 3 business days, the invoice will be </w:t>
            </w:r>
            <w:r w:rsidRPr="0D9D16B9" w:rsidR="4858F270">
              <w:rPr>
                <w:b w:val="1"/>
                <w:bCs w:val="1"/>
              </w:rPr>
              <w:t>escalated</w:t>
            </w:r>
            <w:r w:rsidR="4858F270">
              <w:rPr/>
              <w:t xml:space="preserve"> to Level 3.</w:t>
            </w:r>
          </w:p>
          <w:p w:rsidRPr="00DF4E3D" w:rsidR="00D812B1" w:rsidP="0079675A" w:rsidRDefault="00D812B1" w14:paraId="32B33571" w14:textId="4BDD4272">
            <w:pPr>
              <w:pStyle w:val="NoSpacing"/>
              <w:rPr>
                <w:rFonts w:cstheme="minorHAnsi"/>
                <w:b/>
              </w:rPr>
            </w:pPr>
            <w:r w:rsidRPr="00DF4E3D">
              <w:rPr>
                <w:rFonts w:cstheme="minorHAnsi"/>
                <w:b/>
              </w:rPr>
              <w:t>Level 3</w:t>
            </w:r>
            <w:r w:rsidR="00C07BC2">
              <w:rPr>
                <w:rFonts w:cstheme="minorHAnsi"/>
                <w:b/>
              </w:rPr>
              <w:t>..n</w:t>
            </w:r>
            <w:r w:rsidRPr="00DF4E3D">
              <w:rPr>
                <w:rFonts w:cstheme="minorHAnsi"/>
                <w:b/>
              </w:rPr>
              <w:t xml:space="preserve"> Approval – Direct Supervisor Employee</w:t>
            </w:r>
          </w:p>
          <w:p w:rsidR="00433160" w:rsidP="0079675A" w:rsidRDefault="00433160" w14:paraId="03892399" w14:textId="7A0C11F9">
            <w:pPr>
              <w:pStyle w:val="NoSpacing"/>
              <w:rPr>
                <w:rFonts w:cstheme="minorHAnsi"/>
                <w:bCs/>
              </w:rPr>
            </w:pPr>
          </w:p>
          <w:p w:rsidR="00433160" w:rsidP="0079675A" w:rsidRDefault="00433160" w14:paraId="5793373C" w14:textId="49141823">
            <w:pPr>
              <w:pStyle w:val="NoSpacing"/>
              <w:ind w:left="720"/>
              <w:rPr>
                <w:rFonts w:cstheme="minorHAnsi"/>
                <w:b/>
              </w:rPr>
            </w:pPr>
            <w:r>
              <w:rPr>
                <w:rFonts w:cstheme="minorHAnsi"/>
              </w:rPr>
              <w:t>Identify</w:t>
            </w:r>
            <w:r w:rsidRPr="00765F09">
              <w:rPr>
                <w:rFonts w:cstheme="minorHAnsi"/>
              </w:rPr>
              <w:t xml:space="preserve"> the </w:t>
            </w:r>
            <w:r>
              <w:rPr>
                <w:rFonts w:cstheme="minorHAnsi"/>
              </w:rPr>
              <w:t>Direct Supervisor Employee</w:t>
            </w:r>
            <w:r w:rsidRPr="00765F09">
              <w:rPr>
                <w:rFonts w:cstheme="minorHAnsi"/>
              </w:rPr>
              <w:t xml:space="preserve"> </w:t>
            </w:r>
            <w:r>
              <w:rPr>
                <w:rFonts w:cstheme="minorHAnsi"/>
              </w:rPr>
              <w:t xml:space="preserve">of the Level 2 approver </w:t>
            </w:r>
            <w:r w:rsidRPr="00765F09">
              <w:rPr>
                <w:rFonts w:cstheme="minorHAnsi"/>
              </w:rPr>
              <w:t xml:space="preserve">in the </w:t>
            </w:r>
            <w:r w:rsidRPr="00765F09">
              <w:rPr>
                <w:rFonts w:cstheme="minorHAnsi"/>
                <w:b/>
                <w:bCs/>
              </w:rPr>
              <w:t>GHR</w:t>
            </w:r>
            <w:r w:rsidRPr="00765F09">
              <w:rPr>
                <w:rFonts w:cstheme="minorHAnsi"/>
                <w:b/>
              </w:rPr>
              <w:t xml:space="preserve"> HROrganizationUnit</w:t>
            </w:r>
            <w:r w:rsidR="00C76EC7">
              <w:rPr>
                <w:rFonts w:cstheme="minorHAnsi"/>
                <w:b/>
              </w:rPr>
              <w:t>.</w:t>
            </w:r>
          </w:p>
          <w:p w:rsidR="00C76EC7" w:rsidP="00C76EC7" w:rsidRDefault="00C76EC7" w14:paraId="117C8926" w14:textId="29EDF2CC">
            <w:pPr>
              <w:pStyle w:val="NoSpacing"/>
              <w:numPr>
                <w:ilvl w:val="0"/>
                <w:numId w:val="40"/>
              </w:numPr>
              <w:rPr>
                <w:rFonts w:cstheme="minorHAnsi"/>
                <w:bCs/>
              </w:rPr>
            </w:pPr>
            <w:r>
              <w:rPr>
                <w:rFonts w:cstheme="minorHAnsi"/>
                <w:bCs/>
              </w:rPr>
              <w:t>If Direct Supervisor Employee has a value</w:t>
            </w:r>
            <w:r w:rsidR="00362D2E">
              <w:rPr>
                <w:rFonts w:cstheme="minorHAnsi"/>
                <w:bCs/>
              </w:rPr>
              <w:t xml:space="preserve"> and an employee is identified</w:t>
            </w:r>
            <w:r>
              <w:rPr>
                <w:rFonts w:cstheme="minorHAnsi"/>
                <w:bCs/>
              </w:rPr>
              <w:t>, check if proxy exists.</w:t>
            </w:r>
          </w:p>
          <w:p w:rsidR="00403765" w:rsidP="00C76EC7" w:rsidRDefault="00403765" w14:paraId="5369EDFE" w14:textId="00B79DD1">
            <w:pPr>
              <w:pStyle w:val="NoSpacing"/>
              <w:numPr>
                <w:ilvl w:val="0"/>
                <w:numId w:val="40"/>
              </w:numPr>
              <w:rPr>
                <w:rFonts w:cstheme="minorHAnsi"/>
                <w:bCs/>
              </w:rPr>
            </w:pPr>
            <w:r>
              <w:rPr>
                <w:rFonts w:cstheme="minorHAnsi"/>
                <w:bCs/>
              </w:rPr>
              <w:t xml:space="preserve">If Direct Supervisor Employee has a value and </w:t>
            </w:r>
            <w:r w:rsidRPr="00956992">
              <w:rPr>
                <w:rFonts w:cstheme="minorHAnsi"/>
                <w:b/>
              </w:rPr>
              <w:t>no employee</w:t>
            </w:r>
            <w:r>
              <w:rPr>
                <w:rFonts w:cstheme="minorHAnsi"/>
                <w:bCs/>
              </w:rPr>
              <w:t xml:space="preserve"> is identified, then proceed to the next </w:t>
            </w:r>
            <w:r w:rsidR="005A4CD1">
              <w:rPr>
                <w:rFonts w:cstheme="minorHAnsi"/>
                <w:bCs/>
              </w:rPr>
              <w:t>hierarchy.</w:t>
            </w:r>
          </w:p>
          <w:p w:rsidR="00C76EC7" w:rsidP="00C76EC7" w:rsidRDefault="00C76EC7" w14:paraId="71A636B7" w14:textId="04BCAC98">
            <w:pPr>
              <w:pStyle w:val="NoSpacing"/>
              <w:numPr>
                <w:ilvl w:val="0"/>
                <w:numId w:val="40"/>
              </w:numPr>
              <w:rPr>
                <w:rFonts w:cstheme="minorHAnsi"/>
                <w:bCs/>
              </w:rPr>
            </w:pPr>
            <w:r>
              <w:rPr>
                <w:rFonts w:cstheme="minorHAnsi"/>
                <w:bCs/>
              </w:rPr>
              <w:t xml:space="preserve">If Direct Supervisor Employee is </w:t>
            </w:r>
            <w:r w:rsidRPr="00956992">
              <w:rPr>
                <w:rFonts w:cstheme="minorHAnsi"/>
                <w:b/>
              </w:rPr>
              <w:t xml:space="preserve">blank, </w:t>
            </w:r>
            <w:r>
              <w:rPr>
                <w:rFonts w:cstheme="minorHAnsi"/>
                <w:bCs/>
              </w:rPr>
              <w:t>invoice will be auto-rejected with email notification sent to user/s.</w:t>
            </w:r>
          </w:p>
          <w:p w:rsidR="00C76EC7" w:rsidP="0079675A" w:rsidRDefault="00C76EC7" w14:paraId="3FFFDB08" w14:textId="77777777">
            <w:pPr>
              <w:pStyle w:val="NoSpacing"/>
              <w:ind w:left="720"/>
              <w:rPr>
                <w:rFonts w:cstheme="minorHAnsi"/>
                <w:bCs/>
              </w:rPr>
            </w:pPr>
          </w:p>
          <w:p w:rsidR="000F7B4E" w:rsidP="000F7B4E" w:rsidRDefault="000F7B4E" w14:paraId="2A211A2D" w14:textId="77777777">
            <w:pPr>
              <w:pStyle w:val="NoSpacing"/>
              <w:ind w:left="720"/>
              <w:rPr>
                <w:rFonts w:cstheme="minorHAnsi"/>
                <w:bCs/>
              </w:rPr>
            </w:pPr>
            <w:r>
              <w:rPr>
                <w:rFonts w:cstheme="minorHAnsi"/>
                <w:bCs/>
              </w:rPr>
              <w:t xml:space="preserve">If </w:t>
            </w:r>
            <w:r w:rsidRPr="007D4DB8">
              <w:rPr>
                <w:rFonts w:cstheme="minorHAnsi"/>
                <w:b/>
              </w:rPr>
              <w:t>proxy</w:t>
            </w:r>
            <w:r>
              <w:rPr>
                <w:rFonts w:cstheme="minorHAnsi"/>
                <w:bCs/>
              </w:rPr>
              <w:t xml:space="preserve"> exists, route the invoice to proxy. If there is no proxy, route the invoice to Direct Supervisor Employee.</w:t>
            </w:r>
          </w:p>
          <w:p w:rsidR="000F7B4E" w:rsidP="0079675A" w:rsidRDefault="000F7B4E" w14:paraId="3CBFEE2D" w14:textId="77777777">
            <w:pPr>
              <w:pStyle w:val="NoSpacing"/>
              <w:ind w:left="720"/>
              <w:rPr>
                <w:rFonts w:cstheme="minorHAnsi"/>
                <w:bCs/>
              </w:rPr>
            </w:pPr>
          </w:p>
          <w:p w:rsidRPr="00E10A3A" w:rsidR="00B33171" w:rsidP="00B33171" w:rsidRDefault="00B33171" w14:paraId="176E4FBE" w14:textId="77777777">
            <w:pPr>
              <w:pStyle w:val="NoSpacing"/>
              <w:ind w:left="720"/>
              <w:rPr>
                <w:rFonts w:cstheme="minorHAnsi"/>
                <w:bCs/>
              </w:rPr>
            </w:pPr>
            <w:r w:rsidRPr="00E10A3A">
              <w:rPr>
                <w:rFonts w:cstheme="minorHAnsi"/>
                <w:bCs/>
              </w:rPr>
              <w:t xml:space="preserve">If </w:t>
            </w:r>
            <w:r w:rsidRPr="00E4246C">
              <w:rPr>
                <w:rFonts w:cstheme="minorHAnsi"/>
                <w:b/>
              </w:rPr>
              <w:t>Relationship Status</w:t>
            </w:r>
            <w:r w:rsidRPr="00E10A3A">
              <w:rPr>
                <w:rFonts w:cstheme="minorHAnsi"/>
                <w:bCs/>
              </w:rPr>
              <w:t xml:space="preserve"> is active or leave intermittent, then route for this level for approval.</w:t>
            </w:r>
          </w:p>
          <w:p w:rsidRPr="00E10A3A" w:rsidR="00B33171" w:rsidP="00B33171" w:rsidRDefault="00B33171" w14:paraId="7DF5E44B" w14:textId="77777777">
            <w:pPr>
              <w:pStyle w:val="NoSpacing"/>
              <w:ind w:left="720"/>
              <w:rPr>
                <w:rFonts w:cstheme="minorHAnsi"/>
                <w:bCs/>
              </w:rPr>
            </w:pPr>
            <w:r w:rsidRPr="00E10A3A">
              <w:rPr>
                <w:rFonts w:cstheme="minorHAnsi"/>
                <w:bCs/>
              </w:rPr>
              <w:t>If direct supervisor is blank (undefined resource), proceed to next approval level.</w:t>
            </w:r>
          </w:p>
          <w:p w:rsidR="00B33171" w:rsidP="00B33171" w:rsidRDefault="00B33171" w14:paraId="6C56A6E2" w14:textId="5D43FAE5">
            <w:pPr>
              <w:pStyle w:val="NoSpacing"/>
              <w:ind w:left="720"/>
              <w:rPr>
                <w:rFonts w:cstheme="minorHAnsi"/>
                <w:bCs/>
              </w:rPr>
            </w:pPr>
            <w:r w:rsidRPr="00E10A3A">
              <w:rPr>
                <w:rFonts w:cstheme="minorHAnsi"/>
                <w:bCs/>
              </w:rPr>
              <w:t>If direct supervisor employee is not blank but relationship status of employee is other than active or leave intermittent, proceed to next approval level.</w:t>
            </w:r>
          </w:p>
          <w:p w:rsidR="007E1524" w:rsidP="00B33171" w:rsidRDefault="007E1524" w14:paraId="2629B055" w14:textId="4C356B76">
            <w:pPr>
              <w:pStyle w:val="NoSpacing"/>
              <w:ind w:left="720"/>
              <w:rPr>
                <w:rFonts w:cstheme="minorHAnsi"/>
                <w:bCs/>
              </w:rPr>
            </w:pPr>
            <w:r>
              <w:rPr>
                <w:rFonts w:cstheme="minorHAnsi"/>
                <w:bCs/>
              </w:rPr>
              <w:t>Else</w:t>
            </w:r>
            <w:r w:rsidR="00E4246C">
              <w:rPr>
                <w:rFonts w:cstheme="minorHAnsi"/>
                <w:bCs/>
              </w:rPr>
              <w:t xml:space="preserve">, </w:t>
            </w:r>
            <w:r w:rsidRPr="00E10A3A" w:rsidR="00E4246C">
              <w:rPr>
                <w:rFonts w:cstheme="minorHAnsi"/>
                <w:bCs/>
              </w:rPr>
              <w:t>proceed to next approval level.</w:t>
            </w:r>
          </w:p>
          <w:p w:rsidR="00C76EC7" w:rsidP="0079675A" w:rsidRDefault="00C76EC7" w14:paraId="66B6FE85" w14:textId="77777777">
            <w:pPr>
              <w:pStyle w:val="NoSpacing"/>
              <w:ind w:left="720"/>
              <w:rPr>
                <w:rFonts w:cstheme="minorHAnsi"/>
                <w:bCs/>
              </w:rPr>
            </w:pPr>
          </w:p>
          <w:p w:rsidRPr="00765F09" w:rsidR="00433160" w:rsidP="0079675A" w:rsidRDefault="00433160" w14:paraId="00DF84EA" w14:textId="366A073F">
            <w:pPr>
              <w:pStyle w:val="NoSpacing"/>
              <w:ind w:left="720"/>
              <w:rPr>
                <w:rFonts w:cstheme="minorHAnsi"/>
              </w:rPr>
            </w:pPr>
            <w:r w:rsidRPr="00765F09">
              <w:rPr>
                <w:rFonts w:cstheme="minorHAnsi"/>
                <w:bCs/>
              </w:rPr>
              <w:t xml:space="preserve">After approval, identify the </w:t>
            </w:r>
            <w:r w:rsidR="00C64B99">
              <w:rPr>
                <w:rFonts w:cstheme="minorHAnsi"/>
                <w:bCs/>
              </w:rPr>
              <w:t>authority amount</w:t>
            </w:r>
            <w:r w:rsidRPr="00765F09">
              <w:rPr>
                <w:rFonts w:cstheme="minorHAnsi"/>
                <w:bCs/>
              </w:rPr>
              <w:t xml:space="preserve"> that person has: </w:t>
            </w:r>
          </w:p>
          <w:p w:rsidRPr="00C64B99" w:rsidR="00433160" w:rsidP="0079675A" w:rsidRDefault="00433160" w14:paraId="19FAA71A" w14:textId="77777777">
            <w:pPr>
              <w:pStyle w:val="NoSpacing"/>
              <w:numPr>
                <w:ilvl w:val="0"/>
                <w:numId w:val="39"/>
              </w:numPr>
              <w:ind w:left="1440"/>
              <w:rPr>
                <w:rFonts w:cstheme="minorHAnsi"/>
                <w:b/>
              </w:rPr>
            </w:pPr>
            <w:r w:rsidRPr="00765F09">
              <w:rPr>
                <w:rFonts w:cstheme="minorHAnsi"/>
                <w:bCs/>
              </w:rPr>
              <w:t xml:space="preserve">Identify their “Assignmentissupervisor” in Workassignment </w:t>
            </w:r>
          </w:p>
          <w:p w:rsidRPr="00A10877" w:rsidR="00C64B99" w:rsidP="00C64B99" w:rsidRDefault="00C64B99" w14:paraId="5D3A101A" w14:textId="77777777">
            <w:pPr>
              <w:pStyle w:val="NoSpacing"/>
              <w:ind w:left="1440"/>
              <w:rPr>
                <w:rFonts w:cstheme="minorHAnsi"/>
                <w:b/>
              </w:rPr>
            </w:pPr>
            <w:r>
              <w:rPr>
                <w:rFonts w:cstheme="minorHAnsi"/>
                <w:bCs/>
              </w:rPr>
              <w:t>When “Assignmenissupervisor” is blank then invoice will be auto-rejected with email notification sent to user/s.</w:t>
            </w:r>
          </w:p>
          <w:p w:rsidRPr="00765F09" w:rsidR="00433160" w:rsidP="0079675A" w:rsidRDefault="00433160" w14:paraId="76970719" w14:textId="77777777">
            <w:pPr>
              <w:pStyle w:val="NoSpacing"/>
              <w:numPr>
                <w:ilvl w:val="0"/>
                <w:numId w:val="39"/>
              </w:numPr>
              <w:ind w:left="1440"/>
              <w:rPr>
                <w:rFonts w:cstheme="minorHAnsi"/>
                <w:b/>
              </w:rPr>
            </w:pPr>
            <w:r w:rsidRPr="00765F09">
              <w:rPr>
                <w:rFonts w:cstheme="minorHAnsi"/>
                <w:bCs/>
              </w:rPr>
              <w:t xml:space="preserve">Determine their “supervisortype” in Supervisor </w:t>
            </w:r>
          </w:p>
          <w:p w:rsidRPr="00765F09" w:rsidR="00433160" w:rsidP="0079675A" w:rsidRDefault="00433160" w14:paraId="1AF8432B" w14:textId="56027C34">
            <w:pPr>
              <w:pStyle w:val="NoSpacing"/>
              <w:numPr>
                <w:ilvl w:val="0"/>
                <w:numId w:val="39"/>
              </w:numPr>
              <w:ind w:left="1440"/>
              <w:rPr>
                <w:rFonts w:cstheme="minorHAnsi"/>
                <w:bCs/>
              </w:rPr>
            </w:pPr>
            <w:r w:rsidRPr="00765F09">
              <w:rPr>
                <w:rFonts w:cstheme="minorHAnsi"/>
                <w:bCs/>
              </w:rPr>
              <w:t xml:space="preserve">Determine the </w:t>
            </w:r>
            <w:r w:rsidR="0041185D">
              <w:rPr>
                <w:rFonts w:cstheme="minorHAnsi"/>
                <w:bCs/>
              </w:rPr>
              <w:t>authority amount</w:t>
            </w:r>
            <w:r w:rsidRPr="00765F09">
              <w:rPr>
                <w:rFonts w:cstheme="minorHAnsi"/>
                <w:bCs/>
              </w:rPr>
              <w:t xml:space="preserve"> associated with that supervisor type in the INVAPPROVAL table</w:t>
            </w:r>
            <w:r w:rsidR="0041185D">
              <w:rPr>
                <w:rFonts w:cstheme="minorHAnsi"/>
                <w:bCs/>
              </w:rPr>
              <w:t>.</w:t>
            </w:r>
          </w:p>
          <w:p w:rsidR="00433160" w:rsidP="0041185D" w:rsidRDefault="00433160" w14:paraId="4135907A" w14:textId="01D44FCC">
            <w:pPr>
              <w:pStyle w:val="NoSpacing"/>
              <w:ind w:left="1440"/>
              <w:rPr>
                <w:rFonts w:cstheme="minorHAnsi"/>
                <w:bCs/>
              </w:rPr>
            </w:pPr>
            <w:r w:rsidRPr="00765F09">
              <w:rPr>
                <w:rFonts w:cstheme="minorHAnsi"/>
                <w:bCs/>
              </w:rPr>
              <w:t xml:space="preserve">If invoice is less than their authority amount, approve invoice, if not, take </w:t>
            </w:r>
            <w:r w:rsidR="0041185D">
              <w:rPr>
                <w:rFonts w:cstheme="minorHAnsi"/>
                <w:bCs/>
              </w:rPr>
              <w:t>D</w:t>
            </w:r>
            <w:r w:rsidRPr="00765F09">
              <w:rPr>
                <w:rFonts w:cstheme="minorHAnsi"/>
                <w:bCs/>
              </w:rPr>
              <w:t>irect</w:t>
            </w:r>
            <w:r w:rsidR="0041185D">
              <w:rPr>
                <w:rFonts w:cstheme="minorHAnsi"/>
                <w:bCs/>
              </w:rPr>
              <w:t xml:space="preserve"> S</w:t>
            </w:r>
            <w:r w:rsidRPr="00765F09">
              <w:rPr>
                <w:rFonts w:cstheme="minorHAnsi"/>
                <w:bCs/>
              </w:rPr>
              <w:t>upervisor</w:t>
            </w:r>
            <w:r w:rsidR="0041185D">
              <w:rPr>
                <w:rFonts w:cstheme="minorHAnsi"/>
                <w:bCs/>
              </w:rPr>
              <w:t xml:space="preserve"> E</w:t>
            </w:r>
            <w:r w:rsidRPr="00765F09">
              <w:rPr>
                <w:rFonts w:cstheme="minorHAnsi"/>
                <w:bCs/>
              </w:rPr>
              <w:t xml:space="preserve">mployee and send to that </w:t>
            </w:r>
            <w:r w:rsidR="00185904">
              <w:rPr>
                <w:rFonts w:cstheme="minorHAnsi"/>
                <w:bCs/>
              </w:rPr>
              <w:t>employee</w:t>
            </w:r>
            <w:r w:rsidRPr="00765F09">
              <w:rPr>
                <w:rFonts w:cstheme="minorHAnsi"/>
                <w:bCs/>
              </w:rPr>
              <w:t xml:space="preserve">. </w:t>
            </w:r>
          </w:p>
          <w:p w:rsidR="00433160" w:rsidP="0079675A" w:rsidRDefault="00433160" w14:paraId="6A0C41D7" w14:textId="77777777">
            <w:pPr>
              <w:pStyle w:val="NoSpacing"/>
              <w:rPr>
                <w:rFonts w:cstheme="minorHAnsi"/>
                <w:bCs/>
              </w:rPr>
            </w:pPr>
          </w:p>
          <w:p w:rsidRPr="00E10A3A" w:rsidR="001D2E72" w:rsidP="001D2E72" w:rsidRDefault="001D2E72" w14:paraId="211DCC81" w14:textId="334DD3FA">
            <w:pPr>
              <w:pStyle w:val="NoSpacing"/>
              <w:ind w:left="720"/>
              <w:rPr>
                <w:rFonts w:cstheme="minorHAnsi"/>
                <w:bCs/>
              </w:rPr>
            </w:pPr>
            <w:r w:rsidRPr="00E10A3A">
              <w:rPr>
                <w:rFonts w:cstheme="minorHAnsi"/>
                <w:bCs/>
              </w:rPr>
              <w:t xml:space="preserve">There will be a logic check if the dummy account is still present in the PayableInvoiceDistribution. If a </w:t>
            </w:r>
            <w:r w:rsidRPr="00E10A3A">
              <w:rPr>
                <w:rFonts w:cstheme="minorHAnsi"/>
                <w:b/>
              </w:rPr>
              <w:t>dummy account</w:t>
            </w:r>
            <w:r w:rsidRPr="00E10A3A">
              <w:rPr>
                <w:rFonts w:cstheme="minorHAnsi"/>
                <w:bCs/>
              </w:rPr>
              <w:t xml:space="preserve"> is used, the invoice will be routed back to the </w:t>
            </w:r>
            <w:r w:rsidRPr="00E10A3A" w:rsidR="008054D5">
              <w:rPr>
                <w:rFonts w:cstheme="minorHAnsi"/>
                <w:bCs/>
              </w:rPr>
              <w:t>current approver</w:t>
            </w:r>
            <w:r w:rsidRPr="00E10A3A">
              <w:rPr>
                <w:rFonts w:cstheme="minorHAnsi"/>
                <w:bCs/>
              </w:rPr>
              <w:t xml:space="preserve"> to correct the accounting string.</w:t>
            </w:r>
          </w:p>
          <w:p w:rsidRPr="00E10A3A" w:rsidR="00C32337" w:rsidP="00B314FD" w:rsidRDefault="00C32337" w14:paraId="399D0F71" w14:textId="27BC82BE">
            <w:pPr>
              <w:spacing w:after="0"/>
              <w:ind w:left="720"/>
            </w:pPr>
          </w:p>
          <w:p w:rsidRPr="00E10A3A" w:rsidR="001D2E72" w:rsidP="00FB4960" w:rsidRDefault="009A3F5B" w14:paraId="4A0FD231" w14:textId="53D8A775">
            <w:pPr>
              <w:ind w:left="720"/>
            </w:pPr>
            <w:r w:rsidRPr="00E10A3A">
              <w:rPr>
                <w:b/>
                <w:bCs/>
              </w:rPr>
              <w:t>Reassignment</w:t>
            </w:r>
            <w:r w:rsidRPr="00E10A3A">
              <w:t xml:space="preserve"> may be done at this level. Reassignment may only be done for SupervisorType equivalent to Supervisor, Manager and Director. Once reassigned, the invoice will be routed based on the organizational hierarchy of the re-assignee.  There will be no reassignment above the Director level. If the current approver do not know who to reassign it to, the invoice must be rejected.</w:t>
            </w:r>
          </w:p>
          <w:p w:rsidR="00F62BB8" w:rsidP="00F62BB8" w:rsidRDefault="00F62BB8" w14:paraId="18E974BC" w14:textId="77777777">
            <w:pPr>
              <w:pStyle w:val="NoSpacing"/>
              <w:ind w:left="720"/>
              <w:rPr>
                <w:rFonts w:cstheme="minorHAnsi"/>
                <w:bCs/>
              </w:rPr>
            </w:pPr>
            <w:r w:rsidRPr="00E10A3A">
              <w:rPr>
                <w:rFonts w:cstheme="minorHAnsi"/>
                <w:bCs/>
              </w:rPr>
              <w:t xml:space="preserve">If </w:t>
            </w:r>
            <w:r w:rsidRPr="00E10A3A">
              <w:rPr>
                <w:rFonts w:cstheme="minorHAnsi"/>
                <w:b/>
              </w:rPr>
              <w:t>out of balance error</w:t>
            </w:r>
            <w:r w:rsidRPr="00E10A3A">
              <w:rPr>
                <w:rFonts w:cstheme="minorHAnsi"/>
                <w:bCs/>
              </w:rPr>
              <w:t xml:space="preserve"> is identified, the invoice will re-route to the current approver.</w:t>
            </w:r>
          </w:p>
          <w:p w:rsidR="00F62BB8" w:rsidP="00692D63" w:rsidRDefault="00F62BB8" w14:paraId="5C007731" w14:textId="77777777">
            <w:pPr>
              <w:spacing w:after="0"/>
              <w:ind w:left="720"/>
            </w:pPr>
          </w:p>
          <w:p w:rsidRPr="00CE6A74" w:rsidR="00C07BC2" w:rsidP="00CE6A74" w:rsidRDefault="3562185A" w14:paraId="69430FA0" w14:textId="3151F6EB">
            <w:pPr>
              <w:ind w:left="720"/>
            </w:pPr>
            <w:r>
              <w:t xml:space="preserve">If the invoice amount is </w:t>
            </w:r>
            <w:r w:rsidRPr="368B5518">
              <w:rPr>
                <w:b/>
                <w:bCs/>
              </w:rPr>
              <w:t>within authority amount</w:t>
            </w:r>
            <w:r>
              <w:t xml:space="preserve"> and no action is done within 5 business days, the invoice will be </w:t>
            </w:r>
            <w:r w:rsidRPr="368B5518">
              <w:rPr>
                <w:b/>
                <w:bCs/>
              </w:rPr>
              <w:t>escalated</w:t>
            </w:r>
            <w:r>
              <w:t xml:space="preserve"> to next level. If invoice amount is </w:t>
            </w:r>
            <w:r w:rsidRPr="368B5518">
              <w:rPr>
                <w:b/>
                <w:bCs/>
              </w:rPr>
              <w:t>more than authority amount</w:t>
            </w:r>
            <w:r>
              <w:t xml:space="preserve"> and no action is done within 3 business days, the </w:t>
            </w:r>
            <w:commentRangeStart w:id="54"/>
            <w:commentRangeStart w:id="55"/>
            <w:r>
              <w:t>invoice will be</w:t>
            </w:r>
            <w:commentRangeEnd w:id="54"/>
            <w:r w:rsidR="00C07BC2">
              <w:rPr>
                <w:rStyle w:val="CommentReference"/>
              </w:rPr>
              <w:commentReference w:id="54"/>
            </w:r>
            <w:commentRangeEnd w:id="55"/>
            <w:r w:rsidR="00C50B3B">
              <w:rPr>
                <w:rStyle w:val="CommentReference"/>
              </w:rPr>
              <w:commentReference w:id="55"/>
            </w:r>
            <w:r>
              <w:t xml:space="preserve"> </w:t>
            </w:r>
            <w:r w:rsidRPr="368B5518">
              <w:rPr>
                <w:b/>
                <w:bCs/>
              </w:rPr>
              <w:t>escalated</w:t>
            </w:r>
            <w:r>
              <w:t xml:space="preserve"> to next level.</w:t>
            </w:r>
          </w:p>
          <w:p w:rsidR="004F7471" w:rsidP="00D77C7A" w:rsidRDefault="6AE90FB3" w14:paraId="34FC4D53" w14:textId="3682AF30">
            <w:pPr>
              <w:pStyle w:val="NoSpacing"/>
              <w:ind w:left="720"/>
            </w:pPr>
            <w:r w:rsidR="35537A81">
              <w:rPr/>
              <w:t>This approval level will be</w:t>
            </w:r>
            <w:r w:rsidR="0F79FAEE">
              <w:rPr/>
              <w:t xml:space="preserve"> repeated until an approval is made by an approver</w:t>
            </w:r>
            <w:r w:rsidR="7EFF0445">
              <w:rPr/>
              <w:t xml:space="preserve"> </w:t>
            </w:r>
            <w:r w:rsidR="5AF3D72A">
              <w:rPr/>
              <w:t xml:space="preserve">who has an authority amount equal to or greater than the </w:t>
            </w:r>
            <w:commentRangeStart w:id="56"/>
            <w:commentRangeStart w:id="57"/>
            <w:commentRangeStart w:id="58"/>
            <w:r w:rsidR="5AF3D72A">
              <w:rPr/>
              <w:t>invoice amount.</w:t>
            </w:r>
            <w:commentRangeEnd w:id="56"/>
            <w:r>
              <w:rPr>
                <w:rStyle w:val="CommentReference"/>
              </w:rPr>
              <w:commentReference w:id="56"/>
            </w:r>
            <w:commentRangeEnd w:id="57"/>
            <w:r>
              <w:rPr>
                <w:rStyle w:val="CommentReference"/>
              </w:rPr>
              <w:commentReference w:id="57"/>
            </w:r>
            <w:commentRangeEnd w:id="58"/>
            <w:r>
              <w:rPr>
                <w:rStyle w:val="CommentReference"/>
              </w:rPr>
              <w:commentReference w:id="58"/>
            </w:r>
          </w:p>
          <w:p w:rsidR="00D26174" w:rsidP="1A5A2EA6" w:rsidRDefault="00D26174" w14:paraId="6BBB952A" w14:textId="77777777">
            <w:pPr>
              <w:pStyle w:val="NoSpacing"/>
              <w:ind w:left="0"/>
            </w:pPr>
          </w:p>
          <w:p w:rsidR="00CD2B6F" w:rsidP="00DC220C" w:rsidRDefault="5FCBC332" w14:paraId="1DA0432A" w14:textId="0DF7062D">
            <w:pPr>
              <w:pStyle w:val="NoSpacing"/>
              <w:ind w:left="720"/>
            </w:pPr>
            <w:r w:rsidRPr="1A5A2EA6" w:rsidR="7D1993CB">
              <w:rPr>
                <w:highlight w:val="yellow"/>
              </w:rPr>
              <w:t xml:space="preserve">The EVP holds the final approval authority. If the EVP approves or rejects, the process is completed at this level. If no action is taken by the EVP within the defined </w:t>
            </w:r>
            <w:r w:rsidRPr="1A5A2EA6" w:rsidR="7D1993CB">
              <w:rPr>
                <w:highlight w:val="yellow"/>
              </w:rPr>
              <w:t>timeframe</w:t>
            </w:r>
            <w:r w:rsidRPr="1A5A2EA6" w:rsidR="7D1993CB">
              <w:rPr>
                <w:highlight w:val="yellow"/>
              </w:rPr>
              <w:t>, the invoice will be automatically rejected.</w:t>
            </w:r>
          </w:p>
          <w:p w:rsidR="00CD2B6F" w:rsidP="00DC220C" w:rsidRDefault="5FCBC332" w14:paraId="2EF55B47" w14:textId="0635E337">
            <w:pPr>
              <w:pStyle w:val="NoSpacing"/>
              <w:ind w:left="720"/>
            </w:pPr>
            <w:r>
              <w:br/>
            </w:r>
            <w:commentRangeStart w:id="61"/>
            <w:r w:rsidRPr="1A5A2EA6" w:rsidR="7D1993CB">
              <w:rPr>
                <w:highlight w:val="yellow"/>
              </w:rPr>
              <w:t>In approval hierarchies that do not currently include the EVP, they will be inserted as an approver in the APIA workflow. This will be configured for future maintenance.</w:t>
            </w:r>
            <w:commentRangeEnd w:id="61"/>
            <w:r>
              <w:rPr>
                <w:rStyle w:val="CommentReference"/>
              </w:rPr>
              <w:commentReference w:id="61"/>
            </w:r>
            <w:r w:rsidRPr="1A5A2EA6" w:rsidR="24A23B0C">
              <w:rPr>
                <w:highlight w:val="yellow"/>
              </w:rPr>
              <w:t xml:space="preserve"> </w:t>
            </w:r>
            <w:r w:rsidRPr="1A5A2EA6" w:rsidR="415039BE">
              <w:rPr>
                <w:highlight w:val="yellow"/>
              </w:rPr>
              <w:t xml:space="preserve">If no action is </w:t>
            </w:r>
            <w:r w:rsidRPr="1A5A2EA6" w:rsidR="415039BE">
              <w:rPr>
                <w:highlight w:val="yellow"/>
              </w:rPr>
              <w:t>made</w:t>
            </w:r>
            <w:r w:rsidRPr="1A5A2EA6" w:rsidR="415039BE">
              <w:rPr>
                <w:highlight w:val="yellow"/>
              </w:rPr>
              <w:t xml:space="preserve"> at the EVP level, the invoice will be </w:t>
            </w:r>
            <w:r w:rsidRPr="1A5A2EA6" w:rsidR="24A23B0C">
              <w:rPr>
                <w:highlight w:val="yellow"/>
              </w:rPr>
              <w:t>auto rejected</w:t>
            </w:r>
            <w:r w:rsidRPr="1A5A2EA6" w:rsidR="415039BE">
              <w:rPr>
                <w:highlight w:val="yellow"/>
              </w:rPr>
              <w:t>.</w:t>
            </w:r>
          </w:p>
          <w:p w:rsidR="002A775A" w:rsidP="00D77C7A" w:rsidRDefault="002A775A" w14:paraId="10991905" w14:textId="77777777">
            <w:pPr>
              <w:pStyle w:val="NoSpacing"/>
              <w:ind w:left="720"/>
            </w:pPr>
          </w:p>
          <w:p w:rsidR="002A775A" w:rsidP="002A775A" w:rsidRDefault="002A775A" w14:paraId="2770F77E" w14:textId="48C3E7C8">
            <w:pPr>
              <w:pStyle w:val="NoSpacing"/>
            </w:pPr>
            <w:r w:rsidRPr="002A775A">
              <w:t>Invoices over 30 </w:t>
            </w:r>
            <w:r w:rsidRPr="002A775A">
              <w:rPr>
                <w:b/>
                <w:bCs/>
                <w:i/>
                <w:iCs/>
                <w:u w:val="single"/>
              </w:rPr>
              <w:t>business</w:t>
            </w:r>
            <w:r w:rsidRPr="002A775A">
              <w:rPr>
                <w:i/>
                <w:iCs/>
              </w:rPr>
              <w:t> </w:t>
            </w:r>
            <w:r w:rsidRPr="002A775A">
              <w:t>days in flow to be rejected with rejection comment “ Invoice in flow over 30 days”</w:t>
            </w:r>
            <w:r>
              <w:t>.</w:t>
            </w:r>
          </w:p>
          <w:p w:rsidR="00C647CA" w:rsidP="00CE5F87" w:rsidRDefault="00C647CA" w14:paraId="07422F03" w14:textId="77777777">
            <w:pPr>
              <w:pStyle w:val="NoSpacing"/>
              <w:rPr>
                <w:lang w:val="en-PH"/>
              </w:rPr>
            </w:pPr>
          </w:p>
          <w:p w:rsidRPr="00526FA1" w:rsidR="002E0E0D" w:rsidP="00CE5F87" w:rsidRDefault="002A775A" w14:paraId="75761E16" w14:textId="55E68326">
            <w:pPr>
              <w:pStyle w:val="NoSpacing"/>
              <w:rPr>
                <w:lang w:val="en-PH"/>
              </w:rPr>
            </w:pPr>
            <w:r w:rsidRPr="002A775A">
              <w:rPr>
                <w:lang w:val="en-PH"/>
              </w:rPr>
              <w:t>This will apply from the date of invoice submission with respect to business days. Invoices submitted on non-business days will count starting on the next business day. We will follow the counting of business days using the escalation/time out logic that we have previously defined.</w:t>
            </w:r>
          </w:p>
        </w:tc>
      </w:tr>
    </w:tbl>
    <w:p w:rsidR="00CF29F8" w:rsidP="006C118D" w:rsidRDefault="00CF29F8" w14:paraId="0B729091" w14:textId="77777777">
      <w:pPr>
        <w:pStyle w:val="DocumentText"/>
        <w:rPr>
          <w:noProof/>
        </w:rPr>
      </w:pPr>
    </w:p>
    <w:p w:rsidR="1A5A2EA6" w:rsidP="1A5A2EA6" w:rsidRDefault="1A5A2EA6" w14:paraId="56BB362F" w14:textId="0095F187">
      <w:pPr>
        <w:pStyle w:val="DocumentText"/>
        <w:rPr>
          <w:noProof/>
        </w:rPr>
      </w:pPr>
    </w:p>
    <w:p w:rsidR="1A5A2EA6" w:rsidP="1A5A2EA6" w:rsidRDefault="1A5A2EA6" w14:paraId="24191EEB" w14:textId="612E7399">
      <w:pPr>
        <w:pStyle w:val="DocumentText"/>
        <w:rPr>
          <w:noProof/>
        </w:rPr>
      </w:pPr>
    </w:p>
    <w:p w:rsidR="00E10A3A" w:rsidP="006C118D" w:rsidRDefault="00E10A3A" w14:paraId="7E9EBE3B" w14:textId="77777777">
      <w:pPr>
        <w:pStyle w:val="DocumentText"/>
        <w:rPr>
          <w:noProof/>
        </w:rPr>
      </w:pPr>
    </w:p>
    <w:p w:rsidR="00E10A3A" w:rsidP="006C118D" w:rsidRDefault="00E10A3A" w14:paraId="590CB113" w14:textId="77777777">
      <w:pPr>
        <w:pStyle w:val="DocumentText"/>
        <w:rPr>
          <w:noProof/>
        </w:rPr>
      </w:pPr>
    </w:p>
    <w:p w:rsidRPr="00394B5F" w:rsidR="00CF29F8" w:rsidP="00CF29F8" w:rsidRDefault="00CF29F8" w14:paraId="694EDE66" w14:textId="622EA0EF">
      <w:pPr>
        <w:pStyle w:val="Heading4"/>
      </w:pPr>
      <w:r w:rsidRPr="00394B5F">
        <w:t>2.5.</w:t>
      </w:r>
      <w:r w:rsidR="00353791">
        <w:t>1</w:t>
      </w:r>
      <w:r w:rsidRPr="00394B5F">
        <w:t xml:space="preserve"> FSM Setup</w:t>
      </w:r>
    </w:p>
    <w:p w:rsidRPr="00394B5F" w:rsidR="00CF29F8" w:rsidP="00AA6B45" w:rsidRDefault="00EE1B41" w14:paraId="2007189D" w14:textId="1786B089">
      <w:pPr>
        <w:pStyle w:val="Heading5"/>
        <w:spacing w:before="0"/>
      </w:pPr>
      <w:r w:rsidRPr="00394B5F">
        <w:t>2.5.</w:t>
      </w:r>
      <w:r w:rsidR="00353791">
        <w:t>1</w:t>
      </w:r>
      <w:r w:rsidRPr="00394B5F">
        <w:t>.1 Invoice Routing Rule</w:t>
      </w:r>
    </w:p>
    <w:p w:rsidRPr="00394B5F" w:rsidR="00D92A31" w:rsidP="00BE439D" w:rsidRDefault="00D92A31" w14:paraId="6F9D8900" w14:textId="77777777">
      <w:pPr>
        <w:spacing w:after="0"/>
      </w:pPr>
    </w:p>
    <w:p w:rsidRPr="00394B5F" w:rsidR="00FA724B" w:rsidP="00AA6B45" w:rsidRDefault="00675E04" w14:paraId="0C45F621" w14:textId="02F96EE5">
      <w:pPr>
        <w:spacing w:after="0"/>
      </w:pPr>
      <w:r w:rsidRPr="00394B5F">
        <w:rPr>
          <w:noProof/>
        </w:rPr>
        <w:drawing>
          <wp:inline distT="0" distB="0" distL="0" distR="0" wp14:anchorId="361FE96F" wp14:editId="03CEAB47">
            <wp:extent cx="6865620" cy="211372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86117" cy="2120031"/>
                    </a:xfrm>
                    <a:prstGeom prst="rect">
                      <a:avLst/>
                    </a:prstGeom>
                  </pic:spPr>
                </pic:pic>
              </a:graphicData>
            </a:graphic>
          </wp:inline>
        </w:drawing>
      </w:r>
    </w:p>
    <w:p w:rsidRPr="00394B5F" w:rsidR="00C3284F" w:rsidP="00AA6B45" w:rsidRDefault="00C3284F" w14:paraId="06617F51" w14:textId="20DC7C0E">
      <w:pPr>
        <w:pStyle w:val="Heading5"/>
        <w:spacing w:before="0"/>
      </w:pPr>
      <w:r w:rsidRPr="00394B5F">
        <w:t>2.5.</w:t>
      </w:r>
      <w:r w:rsidR="00353791">
        <w:t>1</w:t>
      </w:r>
      <w:r w:rsidRPr="00394B5F">
        <w:t>.2 Custom Group</w:t>
      </w:r>
    </w:p>
    <w:p w:rsidRPr="00394B5F" w:rsidR="00D92A31" w:rsidP="00BE439D" w:rsidRDefault="00D92A31" w14:paraId="04F0CA39" w14:textId="77777777">
      <w:pPr>
        <w:spacing w:after="0"/>
      </w:pPr>
    </w:p>
    <w:p w:rsidRPr="00394B5F" w:rsidR="009A7F6C" w:rsidP="00E96B3A" w:rsidRDefault="009A7F6C" w14:paraId="48E97C02" w14:textId="062DEF19">
      <w:pPr>
        <w:spacing w:after="0"/>
      </w:pPr>
      <w:r w:rsidRPr="00394B5F">
        <w:rPr>
          <w:noProof/>
        </w:rPr>
        <w:drawing>
          <wp:inline distT="0" distB="0" distL="0" distR="0" wp14:anchorId="2B3A3513" wp14:editId="2FCC368C">
            <wp:extent cx="6865917" cy="1842801"/>
            <wp:effectExtent l="0" t="0" r="0" b="508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rotWithShape="1">
                    <a:blip r:embed="rId17"/>
                    <a:srcRect b="40274"/>
                    <a:stretch/>
                  </pic:blipFill>
                  <pic:spPr bwMode="auto">
                    <a:xfrm>
                      <a:off x="0" y="0"/>
                      <a:ext cx="6884013" cy="1847658"/>
                    </a:xfrm>
                    <a:prstGeom prst="rect">
                      <a:avLst/>
                    </a:prstGeom>
                    <a:extLst>
                      <a:ext uri="{53640926-AAD7-44D8-BBD7-CCE9431645EC}">
                        <a14:shadowObscured xmlns:a14="http://schemas.microsoft.com/office/drawing/2010/main"/>
                      </a:ext>
                    </a:extLst>
                  </pic:spPr>
                </pic:pic>
              </a:graphicData>
            </a:graphic>
          </wp:inline>
        </w:drawing>
      </w:r>
    </w:p>
    <w:p w:rsidRPr="00394B5F" w:rsidR="00BE439D" w:rsidP="00BE439D" w:rsidRDefault="00BE439D" w14:paraId="66C900D7" w14:textId="77777777"/>
    <w:p w:rsidRPr="00394B5F" w:rsidR="00BE439D" w:rsidP="00BE439D" w:rsidRDefault="00BE439D" w14:paraId="6187A5AB" w14:textId="77777777"/>
    <w:p w:rsidRPr="00394B5F" w:rsidR="00103DB1" w:rsidP="00D92A31" w:rsidRDefault="00103DB1" w14:paraId="5FF04F70" w14:textId="3F4226A2">
      <w:pPr>
        <w:pStyle w:val="Heading5"/>
        <w:spacing w:before="0"/>
      </w:pPr>
      <w:r w:rsidRPr="00394B5F">
        <w:t>2.5.</w:t>
      </w:r>
      <w:r w:rsidR="00353791">
        <w:t>1</w:t>
      </w:r>
      <w:r w:rsidRPr="00394B5F">
        <w:t xml:space="preserve">.3 </w:t>
      </w:r>
      <w:r w:rsidRPr="00394B5F" w:rsidR="00467AFA">
        <w:t>Invoice Approval Codes</w:t>
      </w:r>
    </w:p>
    <w:p w:rsidRPr="00394B5F" w:rsidR="00D92A31" w:rsidP="00D92A31" w:rsidRDefault="00D92A31" w14:paraId="2E5FD450" w14:textId="77777777">
      <w:pPr>
        <w:spacing w:after="0"/>
      </w:pPr>
    </w:p>
    <w:p w:rsidRPr="00394B5F" w:rsidR="00DE6868" w:rsidP="008318D3" w:rsidRDefault="00DE6868" w14:paraId="58D8DFD3" w14:textId="1061A6FB">
      <w:pPr>
        <w:spacing w:after="0"/>
      </w:pPr>
      <w:r w:rsidRPr="00394B5F">
        <w:rPr>
          <w:noProof/>
        </w:rPr>
        <w:drawing>
          <wp:inline distT="0" distB="0" distL="0" distR="0" wp14:anchorId="0D4FB478" wp14:editId="21239552">
            <wp:extent cx="6816436" cy="234525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3799" cy="2358108"/>
                    </a:xfrm>
                    <a:prstGeom prst="rect">
                      <a:avLst/>
                    </a:prstGeom>
                  </pic:spPr>
                </pic:pic>
              </a:graphicData>
            </a:graphic>
          </wp:inline>
        </w:drawing>
      </w:r>
    </w:p>
    <w:p w:rsidRPr="00394B5F" w:rsidR="00B12EB2" w:rsidP="00AA6B45" w:rsidRDefault="00B12EB2" w14:paraId="1D53C83B" w14:textId="4BD209F2">
      <w:pPr>
        <w:spacing w:after="0"/>
      </w:pPr>
      <w:r w:rsidRPr="00394B5F">
        <w:t>The Invoice Approval Code wi</w:t>
      </w:r>
      <w:r w:rsidRPr="00394B5F" w:rsidR="00F70EEB">
        <w:t>ll only be used in the Reassignment process for when users need to reassign an invoice.</w:t>
      </w:r>
    </w:p>
    <w:p w:rsidRPr="00394B5F" w:rsidR="00023987" w:rsidP="00AA6B45" w:rsidRDefault="00B12EB2" w14:paraId="33DEA7A2" w14:textId="6BCAA4C4">
      <w:pPr>
        <w:spacing w:after="0"/>
      </w:pPr>
      <w:r w:rsidRPr="00394B5F">
        <w:t>The Invoice Approval Levels will contain all employees who are allowed to be set as a reassignee</w:t>
      </w:r>
      <w:r w:rsidRPr="00394B5F" w:rsidR="00F70EEB">
        <w:t>, those with Supervisor Type of SUP, MGR and DIR</w:t>
      </w:r>
      <w:r w:rsidRPr="00394B5F">
        <w:t xml:space="preserve">. </w:t>
      </w:r>
      <w:r w:rsidRPr="00394B5F" w:rsidR="00BE439D">
        <w:t xml:space="preserve"> </w:t>
      </w:r>
      <w:r w:rsidRPr="00394B5F" w:rsidR="00023987">
        <w:t>Baycare will maintain the addition, updating and deletion of employees in the Invoice Approval Levels.</w:t>
      </w:r>
    </w:p>
    <w:p w:rsidRPr="00394B5F" w:rsidR="00B12EB2" w:rsidP="00AA6B45" w:rsidRDefault="00B12EB2" w14:paraId="020E65E4" w14:textId="77777777">
      <w:pPr>
        <w:spacing w:after="0"/>
      </w:pPr>
    </w:p>
    <w:p w:rsidRPr="00394B5F" w:rsidR="008318D3" w:rsidP="00D92A31" w:rsidRDefault="008318D3" w14:paraId="04E08013" w14:textId="55730D32">
      <w:pPr>
        <w:pStyle w:val="Heading5"/>
        <w:spacing w:before="0"/>
      </w:pPr>
      <w:r w:rsidRPr="00394B5F">
        <w:t>2.5.</w:t>
      </w:r>
      <w:r w:rsidR="00353791">
        <w:t>1</w:t>
      </w:r>
      <w:r w:rsidRPr="00394B5F">
        <w:t>.4 Invoice Routing Category</w:t>
      </w:r>
    </w:p>
    <w:p w:rsidRPr="00394B5F" w:rsidR="00D92A31" w:rsidP="00D92A31" w:rsidRDefault="00D92A31" w14:paraId="0A1BD337" w14:textId="77777777">
      <w:pPr>
        <w:spacing w:after="0"/>
      </w:pPr>
    </w:p>
    <w:p w:rsidRPr="00394B5F" w:rsidR="00E919AE" w:rsidP="00472505" w:rsidRDefault="00E919AE" w14:paraId="600CE777" w14:textId="49AD1290">
      <w:pPr>
        <w:spacing w:after="0"/>
      </w:pPr>
      <w:r w:rsidRPr="00394B5F">
        <w:rPr>
          <w:noProof/>
        </w:rPr>
        <w:drawing>
          <wp:inline distT="0" distB="0" distL="0" distR="0" wp14:anchorId="0FAE05DE" wp14:editId="7F9D36D8">
            <wp:extent cx="6816090" cy="1742545"/>
            <wp:effectExtent l="0" t="0" r="3810"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rotWithShape="1">
                    <a:blip r:embed="rId19"/>
                    <a:srcRect b="42238"/>
                    <a:stretch/>
                  </pic:blipFill>
                  <pic:spPr bwMode="auto">
                    <a:xfrm>
                      <a:off x="0" y="0"/>
                      <a:ext cx="6836733" cy="1747822"/>
                    </a:xfrm>
                    <a:prstGeom prst="rect">
                      <a:avLst/>
                    </a:prstGeom>
                    <a:extLst>
                      <a:ext uri="{53640926-AAD7-44D8-BBD7-CCE9431645EC}">
                        <a14:shadowObscured xmlns:a14="http://schemas.microsoft.com/office/drawing/2010/main"/>
                      </a:ext>
                    </a:extLst>
                  </pic:spPr>
                </pic:pic>
              </a:graphicData>
            </a:graphic>
          </wp:inline>
        </w:drawing>
      </w:r>
    </w:p>
    <w:p w:rsidRPr="00394B5F" w:rsidR="00D5349A" w:rsidP="00D5349A" w:rsidRDefault="00D5349A" w14:paraId="1B0731FD" w14:textId="33690E46">
      <w:pPr>
        <w:pStyle w:val="Heading5"/>
      </w:pPr>
      <w:r w:rsidRPr="00394B5F">
        <w:t>2.5.</w:t>
      </w:r>
      <w:r w:rsidR="00353791">
        <w:t>1</w:t>
      </w:r>
      <w:r w:rsidRPr="00394B5F">
        <w:t>.5 Action Reasons</w:t>
      </w:r>
    </w:p>
    <w:p w:rsidRPr="00394B5F" w:rsidR="00D5349A" w:rsidP="00D5349A" w:rsidRDefault="00D5349A" w14:paraId="7E156C08" w14:textId="77777777">
      <w:pPr>
        <w:spacing w:after="0"/>
      </w:pPr>
    </w:p>
    <w:p w:rsidRPr="00394B5F" w:rsidR="004669A2" w:rsidP="00D5349A" w:rsidRDefault="004669A2" w14:paraId="28AE06AA" w14:textId="09537A97">
      <w:pPr>
        <w:spacing w:after="0"/>
      </w:pPr>
      <w:r w:rsidRPr="00394B5F">
        <w:rPr>
          <w:noProof/>
        </w:rPr>
        <w:drawing>
          <wp:inline distT="0" distB="0" distL="0" distR="0" wp14:anchorId="6292BA1C" wp14:editId="12E53B9C">
            <wp:extent cx="1872691" cy="1732445"/>
            <wp:effectExtent l="0" t="0" r="0" b="127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0"/>
                    <a:stretch>
                      <a:fillRect/>
                    </a:stretch>
                  </pic:blipFill>
                  <pic:spPr>
                    <a:xfrm>
                      <a:off x="0" y="0"/>
                      <a:ext cx="1885991" cy="1744749"/>
                    </a:xfrm>
                    <a:prstGeom prst="rect">
                      <a:avLst/>
                    </a:prstGeom>
                  </pic:spPr>
                </pic:pic>
              </a:graphicData>
            </a:graphic>
          </wp:inline>
        </w:drawing>
      </w:r>
    </w:p>
    <w:p w:rsidRPr="00394B5F" w:rsidR="00627796" w:rsidP="00D5349A" w:rsidRDefault="00627796" w14:paraId="56841308" w14:textId="77777777">
      <w:pPr>
        <w:spacing w:after="0"/>
      </w:pPr>
    </w:p>
    <w:p w:rsidRPr="00394B5F" w:rsidR="00627796" w:rsidP="00D5349A" w:rsidRDefault="00BC5F85" w14:paraId="226F506E" w14:textId="79AA10A9">
      <w:pPr>
        <w:spacing w:after="0"/>
      </w:pPr>
      <w:r w:rsidRPr="00394B5F">
        <w:t xml:space="preserve">For auto-reject scenarios, the ‘REJECT’ action reason will be </w:t>
      </w:r>
      <w:r w:rsidRPr="00394B5F" w:rsidR="007B23BB">
        <w:t xml:space="preserve">defaulted </w:t>
      </w:r>
      <w:r w:rsidRPr="00394B5F" w:rsidR="00E74BF3">
        <w:t xml:space="preserve">in the Reason field and </w:t>
      </w:r>
      <w:r w:rsidRPr="00394B5F" w:rsidR="004B288A">
        <w:t>‘Auto-reject’ will be defaulted in the Action Comments field.</w:t>
      </w:r>
    </w:p>
    <w:p w:rsidRPr="00394B5F" w:rsidR="004669A2" w:rsidP="00D5349A" w:rsidRDefault="004669A2" w14:paraId="09A1483A" w14:textId="77777777">
      <w:pPr>
        <w:spacing w:after="0"/>
      </w:pPr>
    </w:p>
    <w:p w:rsidRPr="00394B5F" w:rsidR="00070561" w:rsidP="00070561" w:rsidRDefault="00070561" w14:paraId="0EE9E574" w14:textId="48C67C4E">
      <w:pPr>
        <w:pStyle w:val="Heading5"/>
      </w:pPr>
      <w:r w:rsidRPr="00394B5F">
        <w:t>2.5.</w:t>
      </w:r>
      <w:r w:rsidR="00353791">
        <w:t>1</w:t>
      </w:r>
      <w:r w:rsidRPr="00394B5F">
        <w:t>.6 Proxy</w:t>
      </w:r>
    </w:p>
    <w:p w:rsidRPr="00394B5F" w:rsidR="00070561" w:rsidP="00070561" w:rsidRDefault="00070561" w14:paraId="3E14445E" w14:textId="77777777">
      <w:pPr>
        <w:spacing w:after="0"/>
      </w:pPr>
    </w:p>
    <w:p w:rsidRPr="00394B5F" w:rsidR="00CF29F8" w:rsidP="00CF29F8" w:rsidRDefault="002050FA" w14:paraId="760F3647" w14:textId="4117F1E8">
      <w:r w:rsidRPr="00394B5F">
        <w:rPr>
          <w:rFonts w:cstheme="minorHAnsi"/>
          <w:noProof/>
          <w:sz w:val="20"/>
          <w:szCs w:val="20"/>
        </w:rPr>
        <w:drawing>
          <wp:inline distT="0" distB="0" distL="0" distR="0" wp14:anchorId="4EA8354F" wp14:editId="16B9493D">
            <wp:extent cx="7819949" cy="23689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832257" cy="2372643"/>
                    </a:xfrm>
                    <a:prstGeom prst="rect">
                      <a:avLst/>
                    </a:prstGeom>
                  </pic:spPr>
                </pic:pic>
              </a:graphicData>
            </a:graphic>
          </wp:inline>
        </w:drawing>
      </w:r>
    </w:p>
    <w:p w:rsidRPr="00394B5F" w:rsidR="00F76CFE" w:rsidP="001F207A" w:rsidRDefault="002050FA" w14:paraId="0D5DC065" w14:textId="425261A5">
      <w:pPr>
        <w:spacing w:after="0"/>
      </w:pPr>
      <w:r w:rsidRPr="00394B5F">
        <w:t xml:space="preserve">Proxy will be used to identify </w:t>
      </w:r>
      <w:r w:rsidRPr="00394B5F" w:rsidR="001F207A">
        <w:t>whom the invoice will be routed to for approval based on the defined date ranges</w:t>
      </w:r>
      <w:r w:rsidRPr="00394B5F" w:rsidR="00EF5A50">
        <w:t xml:space="preserve"> and enabled checkbox.</w:t>
      </w:r>
    </w:p>
    <w:p w:rsidRPr="00394B5F" w:rsidR="00504D55" w:rsidP="001F207A" w:rsidRDefault="001F207A" w14:paraId="114C573B" w14:textId="748649AA">
      <w:pPr>
        <w:spacing w:after="0"/>
      </w:pPr>
      <w:r w:rsidRPr="00394B5F">
        <w:t>If proxy is set up, the invoice will not be routed to the original approver nor will they receive and email for the invoice requiring approval.</w:t>
      </w:r>
    </w:p>
    <w:p w:rsidRPr="00394B5F" w:rsidR="00504D55" w:rsidP="001F207A" w:rsidRDefault="00504D55" w14:paraId="4595BF34" w14:textId="41C7C93A">
      <w:pPr>
        <w:spacing w:after="0"/>
      </w:pPr>
      <w:r w:rsidRPr="00394B5F">
        <w:t>No multiple grantees will be identified in the Proxy Granted to Actors tab.</w:t>
      </w:r>
    </w:p>
    <w:p w:rsidRPr="00394B5F" w:rsidR="00F76CFE" w:rsidP="00CF29F8" w:rsidRDefault="00F76CFE" w14:paraId="0D2CEBD4" w14:textId="77777777"/>
    <w:p w:rsidRPr="00394B5F" w:rsidR="00F421F9" w:rsidP="00F421F9" w:rsidRDefault="00F421F9" w14:paraId="72230C9E" w14:textId="4B9A6E77">
      <w:pPr>
        <w:pStyle w:val="Heading5"/>
      </w:pPr>
      <w:r w:rsidRPr="00394B5F">
        <w:t>2.5.</w:t>
      </w:r>
      <w:r w:rsidR="00353791">
        <w:t>1</w:t>
      </w:r>
      <w:r w:rsidRPr="00394B5F">
        <w:t>.7 Calendar</w:t>
      </w:r>
    </w:p>
    <w:p w:rsidRPr="00394B5F" w:rsidR="00F421F9" w:rsidP="00CF29F8" w:rsidRDefault="00F421F9" w14:paraId="01EE02B7" w14:textId="77777777"/>
    <w:p w:rsidRPr="00394B5F" w:rsidR="00FA4E09" w:rsidP="00CF29F8" w:rsidRDefault="00FA4E09" w14:paraId="1139C83A" w14:textId="04F536EA">
      <w:r w:rsidRPr="00394B5F">
        <w:rPr>
          <w:noProof/>
        </w:rPr>
        <w:drawing>
          <wp:inline distT="0" distB="0" distL="0" distR="0" wp14:anchorId="4E48676E" wp14:editId="0C04204A">
            <wp:extent cx="8229600" cy="39770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229600" cy="3977005"/>
                    </a:xfrm>
                    <a:prstGeom prst="rect">
                      <a:avLst/>
                    </a:prstGeom>
                  </pic:spPr>
                </pic:pic>
              </a:graphicData>
            </a:graphic>
          </wp:inline>
        </w:drawing>
      </w:r>
    </w:p>
    <w:p w:rsidR="00F421F9" w:rsidP="00CF29F8" w:rsidRDefault="00FA4E09" w14:paraId="7E0372DF" w14:textId="50194CE1">
      <w:r w:rsidRPr="00394B5F">
        <w:t>The System Calendar will be used to identify the number of business days for escalation and email reminders.</w:t>
      </w:r>
    </w:p>
    <w:p w:rsidRPr="00393959" w:rsidR="001644FA" w:rsidP="001644FA" w:rsidRDefault="001644FA" w14:paraId="0FA1AC95" w14:textId="44963ECD">
      <w:pPr>
        <w:pStyle w:val="Heading4"/>
      </w:pPr>
      <w:r w:rsidRPr="00393959">
        <w:t>2.5.2 GHR Setup</w:t>
      </w:r>
    </w:p>
    <w:p w:rsidRPr="00393959" w:rsidR="00FE57D8" w:rsidP="00FE57D8" w:rsidRDefault="001644FA" w14:paraId="2918C048" w14:textId="0FF8B7C1">
      <w:pPr>
        <w:pStyle w:val="Heading5"/>
        <w:spacing w:before="0"/>
      </w:pPr>
      <w:r w:rsidRPr="00393959">
        <w:t xml:space="preserve">2.5.2.1 </w:t>
      </w:r>
      <w:r w:rsidRPr="00393959" w:rsidR="00FE57D8">
        <w:t>HR Organization Unit</w:t>
      </w:r>
    </w:p>
    <w:p w:rsidRPr="00393959" w:rsidR="00787494" w:rsidP="00787494" w:rsidRDefault="00787494" w14:paraId="53AE2F1E" w14:textId="5A78A437"/>
    <w:p w:rsidRPr="00393959" w:rsidR="00305D38" w:rsidP="00787494" w:rsidRDefault="00305D38" w14:paraId="6140A5D3" w14:textId="5D8D042E">
      <w:r w:rsidRPr="00393959">
        <w:rPr>
          <w:noProof/>
        </w:rPr>
        <w:drawing>
          <wp:inline distT="0" distB="0" distL="0" distR="0" wp14:anchorId="05E6497B" wp14:editId="4BFE9D98">
            <wp:extent cx="8229600" cy="3741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229600" cy="3741420"/>
                    </a:xfrm>
                    <a:prstGeom prst="rect">
                      <a:avLst/>
                    </a:prstGeom>
                  </pic:spPr>
                </pic:pic>
              </a:graphicData>
            </a:graphic>
          </wp:inline>
        </w:drawing>
      </w:r>
    </w:p>
    <w:p w:rsidRPr="00393959" w:rsidR="00F53F0A" w:rsidP="00787494" w:rsidRDefault="00305D38" w14:paraId="7B718A52" w14:textId="62CAABF9">
      <w:r w:rsidRPr="00393959">
        <w:t xml:space="preserve">The Work Assignment Defaults </w:t>
      </w:r>
      <w:r w:rsidRPr="00393959" w:rsidR="00FD5C2A">
        <w:t xml:space="preserve">– Expense Accounts Company and Department </w:t>
      </w:r>
      <w:r w:rsidRPr="00393959" w:rsidR="00645F3F">
        <w:t xml:space="preserve">field values is used as the basis for identifying the HR Organization Unit to be used in routing the AP Invoice. </w:t>
      </w:r>
      <w:r w:rsidRPr="00393959" w:rsidR="001A5214">
        <w:t>The Expense Accounts Company and Department field is cross reference against the Payables Invoice To Accounting Entity and Finance Dimension 1 values.</w:t>
      </w:r>
    </w:p>
    <w:p w:rsidRPr="00393959" w:rsidR="00950CA7" w:rsidP="001A5214" w:rsidRDefault="00950CA7" w14:paraId="1BBBA4F2" w14:textId="0DE0029C">
      <w:pPr>
        <w:rPr>
          <w:rFonts w:cstheme="minorHAnsi"/>
        </w:rPr>
      </w:pPr>
    </w:p>
    <w:p w:rsidRPr="00393959" w:rsidR="0053450C" w:rsidP="001A5214" w:rsidRDefault="0053450C" w14:paraId="65D0E047" w14:textId="53077777">
      <w:r w:rsidRPr="00393959">
        <w:rPr>
          <w:noProof/>
        </w:rPr>
        <w:drawing>
          <wp:inline distT="0" distB="0" distL="0" distR="0" wp14:anchorId="607EE07A" wp14:editId="22F5D609">
            <wp:extent cx="8229600" cy="3536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229600" cy="3536950"/>
                    </a:xfrm>
                    <a:prstGeom prst="rect">
                      <a:avLst/>
                    </a:prstGeom>
                  </pic:spPr>
                </pic:pic>
              </a:graphicData>
            </a:graphic>
          </wp:inline>
        </w:drawing>
      </w:r>
    </w:p>
    <w:p w:rsidRPr="00393959" w:rsidR="00787494" w:rsidP="00787494" w:rsidRDefault="0053450C" w14:paraId="037C901D" w14:textId="3877F39B">
      <w:r w:rsidRPr="00393959">
        <w:t xml:space="preserve">The </w:t>
      </w:r>
      <w:r w:rsidRPr="00393959" w:rsidR="00950CA7">
        <w:t>Person Responsible</w:t>
      </w:r>
      <w:r w:rsidRPr="00393959">
        <w:t xml:space="preserve"> </w:t>
      </w:r>
      <w:r w:rsidRPr="00393959" w:rsidR="00F124DA">
        <w:t>indicated in the HR Organization Unit is the entry point of invoice approval in the HR organization hierarchy.</w:t>
      </w:r>
    </w:p>
    <w:p w:rsidRPr="001E3F5D" w:rsidR="00950CA7" w:rsidP="00787494" w:rsidRDefault="00950CA7" w14:paraId="4CC350BB" w14:textId="6CC95527">
      <w:pPr>
        <w:rPr>
          <w:highlight w:val="green"/>
        </w:rPr>
      </w:pPr>
    </w:p>
    <w:p w:rsidRPr="001E3F5D" w:rsidR="00F124DA" w:rsidP="00787494" w:rsidRDefault="00F124DA" w14:paraId="02D49CD4" w14:textId="3191149C">
      <w:pPr>
        <w:rPr>
          <w:highlight w:val="green"/>
        </w:rPr>
      </w:pPr>
    </w:p>
    <w:p w:rsidRPr="001E3F5D" w:rsidR="00F124DA" w:rsidP="00787494" w:rsidRDefault="00F124DA" w14:paraId="25D062DE" w14:textId="466D9FFC">
      <w:pPr>
        <w:rPr>
          <w:highlight w:val="green"/>
        </w:rPr>
      </w:pPr>
    </w:p>
    <w:p w:rsidRPr="001E3F5D" w:rsidR="00F124DA" w:rsidP="00787494" w:rsidRDefault="00F124DA" w14:paraId="769F6F5E" w14:textId="77777777">
      <w:pPr>
        <w:rPr>
          <w:highlight w:val="green"/>
        </w:rPr>
      </w:pPr>
    </w:p>
    <w:p w:rsidRPr="001E3F5D" w:rsidR="00787494" w:rsidP="00787494" w:rsidRDefault="00787494" w14:paraId="1827132A" w14:textId="50529724">
      <w:pPr>
        <w:rPr>
          <w:highlight w:val="green"/>
        </w:rPr>
      </w:pPr>
    </w:p>
    <w:p w:rsidRPr="00393959" w:rsidR="00787494" w:rsidP="00787494" w:rsidRDefault="00787494" w14:paraId="0FE5D9FF" w14:textId="6CDA20DA">
      <w:pPr>
        <w:pStyle w:val="Heading5"/>
        <w:spacing w:before="0"/>
      </w:pPr>
      <w:r w:rsidRPr="00393959">
        <w:t>2.5.2.2 Work Assignment</w:t>
      </w:r>
    </w:p>
    <w:p w:rsidRPr="00393959" w:rsidR="004D7FC3" w:rsidP="004D7FC3" w:rsidRDefault="004D7FC3" w14:paraId="072B4449" w14:textId="77777777"/>
    <w:p w:rsidRPr="00393959" w:rsidR="00787494" w:rsidP="00787494" w:rsidRDefault="004D7FC3" w14:paraId="2A4B4D3E" w14:textId="7F0957B5">
      <w:r w:rsidRPr="00393959">
        <w:rPr>
          <w:noProof/>
        </w:rPr>
        <w:drawing>
          <wp:inline distT="0" distB="0" distL="0" distR="0" wp14:anchorId="2476BE41" wp14:editId="229297E6">
            <wp:extent cx="8229600" cy="26441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229600" cy="2644140"/>
                    </a:xfrm>
                    <a:prstGeom prst="rect">
                      <a:avLst/>
                    </a:prstGeom>
                  </pic:spPr>
                </pic:pic>
              </a:graphicData>
            </a:graphic>
          </wp:inline>
        </w:drawing>
      </w:r>
    </w:p>
    <w:p w:rsidRPr="00393959" w:rsidR="00787494" w:rsidP="00787494" w:rsidRDefault="004D7FC3" w14:paraId="512395DA" w14:textId="717181A9">
      <w:r w:rsidRPr="00393959">
        <w:t>The Direct Manager field is used to identify the next level of approval if invoice amount is greater than the authority amount of the current approver.</w:t>
      </w:r>
    </w:p>
    <w:p w:rsidRPr="00E10A3A" w:rsidR="004D7FC3" w:rsidP="00787494" w:rsidRDefault="004D7FC3" w14:paraId="2A8832B2" w14:textId="09C4473D">
      <w:r w:rsidRPr="00E10A3A">
        <w:t>The Is A Manager field is used to identify if the employee has an approval a</w:t>
      </w:r>
      <w:r w:rsidRPr="00E10A3A" w:rsidR="00FC1D25">
        <w:t>uthority.</w:t>
      </w:r>
    </w:p>
    <w:p w:rsidRPr="00E10A3A" w:rsidR="00DF2D14" w:rsidP="00787494" w:rsidRDefault="00DF2D14" w14:paraId="173A67A0" w14:textId="7601F4CE">
      <w:r w:rsidRPr="00E10A3A">
        <w:t>In cases of multiple Work Assignments for an employee, the Primary Work Assignment (WorkAssignment.Primary = TRUE) will used to identify the Direct Supervisor and Manager Type for authorization limit identification.</w:t>
      </w:r>
    </w:p>
    <w:p w:rsidRPr="001E3F5D" w:rsidR="00DF2D14" w:rsidP="00787494" w:rsidRDefault="00DF2D14" w14:paraId="1FDC1D29" w14:textId="77777777">
      <w:pPr>
        <w:rPr>
          <w:highlight w:val="green"/>
        </w:rPr>
      </w:pPr>
    </w:p>
    <w:p w:rsidRPr="001E3F5D" w:rsidR="00787494" w:rsidP="00787494" w:rsidRDefault="00787494" w14:paraId="7AC9D237" w14:textId="7A03349E">
      <w:pPr>
        <w:rPr>
          <w:highlight w:val="green"/>
        </w:rPr>
      </w:pPr>
    </w:p>
    <w:p w:rsidRPr="001E3F5D" w:rsidR="00FC1D25" w:rsidP="00787494" w:rsidRDefault="00FC1D25" w14:paraId="6806944C" w14:textId="5F740E09">
      <w:pPr>
        <w:rPr>
          <w:highlight w:val="green"/>
        </w:rPr>
      </w:pPr>
    </w:p>
    <w:p w:rsidRPr="001E3F5D" w:rsidR="00FC1D25" w:rsidP="00787494" w:rsidRDefault="00FC1D25" w14:paraId="024B54BA" w14:textId="1EFE14CD">
      <w:pPr>
        <w:rPr>
          <w:highlight w:val="green"/>
        </w:rPr>
      </w:pPr>
    </w:p>
    <w:p w:rsidRPr="00514269" w:rsidR="00787494" w:rsidP="00787494" w:rsidRDefault="00787494" w14:paraId="51C19904" w14:textId="003015F8">
      <w:pPr>
        <w:pStyle w:val="Heading5"/>
        <w:spacing w:before="0"/>
      </w:pPr>
      <w:r w:rsidRPr="00514269">
        <w:t xml:space="preserve">2.5.2.3 </w:t>
      </w:r>
      <w:r w:rsidRPr="00441BA9">
        <w:t>Supervisor</w:t>
      </w:r>
    </w:p>
    <w:p w:rsidRPr="00514269" w:rsidR="00787494" w:rsidP="00787494" w:rsidRDefault="00787494" w14:paraId="4FC783AA" w14:textId="168DEE72"/>
    <w:p w:rsidRPr="00514269" w:rsidR="001E3F5D" w:rsidP="00787494" w:rsidRDefault="001E3F5D" w14:paraId="5E0154C4" w14:textId="333438C3">
      <w:r w:rsidRPr="00514269">
        <w:rPr>
          <w:noProof/>
        </w:rPr>
        <w:drawing>
          <wp:inline distT="0" distB="0" distL="0" distR="0" wp14:anchorId="75725579" wp14:editId="22E1BD38">
            <wp:extent cx="8229600" cy="35210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229600" cy="3521075"/>
                    </a:xfrm>
                    <a:prstGeom prst="rect">
                      <a:avLst/>
                    </a:prstGeom>
                  </pic:spPr>
                </pic:pic>
              </a:graphicData>
            </a:graphic>
          </wp:inline>
        </w:drawing>
      </w:r>
    </w:p>
    <w:p w:rsidR="001E3F5D" w:rsidP="00787494" w:rsidRDefault="001E3F5D" w14:paraId="6823FA2B" w14:textId="2BF48D36">
      <w:r w:rsidRPr="00514269">
        <w:t>The Manager Type in the Supervisor setup is used to identify the authority limit of the employee.</w:t>
      </w:r>
    </w:p>
    <w:p w:rsidR="00787494" w:rsidP="00787494" w:rsidRDefault="00787494" w14:paraId="558AE675" w14:textId="4CB7F969"/>
    <w:p w:rsidR="00514269" w:rsidP="00787494" w:rsidRDefault="00514269" w14:paraId="74CE4BC1" w14:textId="77777777"/>
    <w:p w:rsidR="00514269" w:rsidP="00787494" w:rsidRDefault="00514269" w14:paraId="27639A40" w14:textId="77777777"/>
    <w:p w:rsidR="00514269" w:rsidP="00787494" w:rsidRDefault="00514269" w14:paraId="2108F05E" w14:textId="77777777"/>
    <w:p w:rsidRPr="00E10A3A" w:rsidR="00DD600C" w:rsidP="00DD600C" w:rsidRDefault="00DD600C" w14:paraId="4C7B3A32" w14:textId="76A8AE07">
      <w:pPr>
        <w:pStyle w:val="Heading5"/>
        <w:spacing w:before="0"/>
      </w:pPr>
      <w:r w:rsidRPr="00E10A3A">
        <w:t>2.5.2.4 Relationship to Organization</w:t>
      </w:r>
    </w:p>
    <w:p w:rsidRPr="00063428" w:rsidR="00DD600C" w:rsidP="00DD600C" w:rsidRDefault="00DD600C" w14:paraId="061B575E" w14:textId="77777777">
      <w:pPr>
        <w:rPr>
          <w:highlight w:val="yellow"/>
        </w:rPr>
      </w:pPr>
    </w:p>
    <w:p w:rsidRPr="00063428" w:rsidR="00787494" w:rsidP="00032F13" w:rsidRDefault="000442B2" w14:paraId="48E801FE" w14:textId="65FE459F">
      <w:pPr>
        <w:rPr>
          <w:highlight w:val="yellow"/>
        </w:rPr>
      </w:pPr>
      <w:r w:rsidRPr="00063428">
        <w:rPr>
          <w:noProof/>
          <w:highlight w:val="yellow"/>
        </w:rPr>
        <w:drawing>
          <wp:inline distT="0" distB="0" distL="0" distR="0" wp14:anchorId="1AD9B493" wp14:editId="6A9EE21F">
            <wp:extent cx="8229600" cy="3549015"/>
            <wp:effectExtent l="0" t="0" r="0" b="0"/>
            <wp:docPr id="67011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17867" name=""/>
                    <pic:cNvPicPr/>
                  </pic:nvPicPr>
                  <pic:blipFill>
                    <a:blip r:embed="rId27"/>
                    <a:stretch>
                      <a:fillRect/>
                    </a:stretch>
                  </pic:blipFill>
                  <pic:spPr>
                    <a:xfrm>
                      <a:off x="0" y="0"/>
                      <a:ext cx="8229600" cy="3549015"/>
                    </a:xfrm>
                    <a:prstGeom prst="rect">
                      <a:avLst/>
                    </a:prstGeom>
                  </pic:spPr>
                </pic:pic>
              </a:graphicData>
            </a:graphic>
          </wp:inline>
        </w:drawing>
      </w:r>
    </w:p>
    <w:p w:rsidRPr="00E10A3A" w:rsidR="00032F13" w:rsidP="00032F13" w:rsidRDefault="00032F13" w14:paraId="35D31C6A" w14:textId="77777777"/>
    <w:p w:rsidRPr="00787494" w:rsidR="00032F13" w:rsidP="00032F13" w:rsidRDefault="00842897" w14:paraId="399A9E9E" w14:textId="50BEC11E">
      <w:r w:rsidRPr="00E10A3A">
        <w:t>The r</w:t>
      </w:r>
      <w:r w:rsidRPr="00E10A3A" w:rsidR="00032F13">
        <w:t xml:space="preserve">elationship status of Active or Leave Intermittent </w:t>
      </w:r>
      <w:r w:rsidRPr="00E10A3A" w:rsidR="00F676AE">
        <w:t xml:space="preserve">for Team Member and Contract Manager will be used in </w:t>
      </w:r>
      <w:r w:rsidRPr="00E10A3A">
        <w:t xml:space="preserve">determining the appropriate </w:t>
      </w:r>
      <w:r w:rsidRPr="00E10A3A" w:rsidR="00063428">
        <w:t>approval routing.</w:t>
      </w:r>
    </w:p>
    <w:p w:rsidR="00787494" w:rsidP="00787494" w:rsidRDefault="00787494" w14:paraId="2C3DAA54" w14:textId="54BC185B"/>
    <w:p w:rsidRPr="00787494" w:rsidR="00787494" w:rsidP="00787494" w:rsidRDefault="00787494" w14:paraId="4EFF2B9B" w14:textId="77777777"/>
    <w:p w:rsidRPr="00BB1116" w:rsidR="00940130" w:rsidP="00940130" w:rsidRDefault="00FC4187" w14:paraId="7DE8E33D" w14:textId="53334999">
      <w:pPr>
        <w:pStyle w:val="Heading2"/>
        <w:numPr>
          <w:ilvl w:val="1"/>
          <w:numId w:val="3"/>
        </w:numPr>
        <w:rPr>
          <w:rFonts w:asciiTheme="minorHAnsi" w:hAnsiTheme="minorHAnsi" w:cstheme="minorHAnsi"/>
          <w:szCs w:val="22"/>
        </w:rPr>
      </w:pPr>
      <w:bookmarkStart w:name="_Toc185321061" w:id="63"/>
      <w:r>
        <w:rPr>
          <w:rFonts w:asciiTheme="minorHAnsi" w:hAnsiTheme="minorHAnsi" w:cstheme="minorHAnsi"/>
          <w:szCs w:val="22"/>
        </w:rPr>
        <w:t>C</w:t>
      </w:r>
      <w:r w:rsidR="00940130">
        <w:rPr>
          <w:rFonts w:asciiTheme="minorHAnsi" w:hAnsiTheme="minorHAnsi" w:cstheme="minorHAnsi"/>
          <w:szCs w:val="22"/>
        </w:rPr>
        <w:t>ross Reference Tables</w:t>
      </w:r>
      <w:bookmarkEnd w:id="63"/>
    </w:p>
    <w:p w:rsidR="00940130" w:rsidP="5883C2D4" w:rsidRDefault="00940130" w14:paraId="6A62A63A" w14:textId="4430B743">
      <w:pPr>
        <w:pStyle w:val="tableheading"/>
        <w:spacing w:after="120"/>
        <w:rPr>
          <w:rFonts w:asciiTheme="minorHAnsi" w:hAnsiTheme="minorHAnsi" w:cstheme="minorBidi"/>
          <w:color w:val="808080"/>
          <w:sz w:val="22"/>
          <w:szCs w:val="22"/>
        </w:rPr>
      </w:pPr>
      <w:r w:rsidRPr="5883C2D4">
        <w:rPr>
          <w:rFonts w:asciiTheme="minorHAnsi" w:hAnsiTheme="minorHAnsi" w:cstheme="minorBidi"/>
          <w:color w:val="808080" w:themeColor="background1" w:themeShade="80"/>
          <w:sz w:val="22"/>
          <w:szCs w:val="22"/>
        </w:rPr>
        <w:t xml:space="preserve">At times, there a 1 to 1 relationship does not exist between required fields (Infor and vendor), resulting in the use of a cross reference table. In these situations, outline the </w:t>
      </w:r>
      <w:r w:rsidRPr="5883C2D4" w:rsidR="5E0ACA53">
        <w:rPr>
          <w:rFonts w:asciiTheme="minorHAnsi" w:hAnsiTheme="minorHAnsi" w:cstheme="minorBidi"/>
          <w:color w:val="808080" w:themeColor="background1" w:themeShade="80"/>
          <w:sz w:val="22"/>
          <w:szCs w:val="22"/>
        </w:rPr>
        <w:t>cross-reference</w:t>
      </w:r>
      <w:r w:rsidRPr="5883C2D4">
        <w:rPr>
          <w:rFonts w:asciiTheme="minorHAnsi" w:hAnsiTheme="minorHAnsi" w:cstheme="minorBidi"/>
          <w:color w:val="808080" w:themeColor="background1" w:themeShade="80"/>
          <w:sz w:val="22"/>
          <w:szCs w:val="22"/>
        </w:rPr>
        <w:t xml:space="preserve"> table requirements, field names, and logic for when to use this information. This will be created in the Process Sever Administrator &gt; Configuration &gt; Cross Reference table (by CSF or HCM applications). </w:t>
      </w:r>
    </w:p>
    <w:p w:rsidRPr="00940130" w:rsidR="00940130" w:rsidP="00940130" w:rsidRDefault="00C76368" w14:paraId="03A66315" w14:textId="55AE2ECA">
      <w:pPr>
        <w:pStyle w:val="Heading4"/>
      </w:pPr>
      <w:r>
        <w:t>Cross Reference</w:t>
      </w:r>
    </w:p>
    <w:tbl>
      <w:tblPr>
        <w:tblW w:w="13439"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3363"/>
        <w:gridCol w:w="2932"/>
        <w:gridCol w:w="1521"/>
        <w:gridCol w:w="1504"/>
        <w:gridCol w:w="4119"/>
      </w:tblGrid>
      <w:tr w:rsidRPr="000076B3" w:rsidR="00A078C8" w:rsidTr="00C47CE6" w14:paraId="1ADE2C5A" w14:textId="77777777">
        <w:trPr>
          <w:trHeight w:val="241"/>
        </w:trPr>
        <w:tc>
          <w:tcPr>
            <w:tcW w:w="3363" w:type="dxa"/>
            <w:shd w:val="clear" w:color="auto" w:fill="0C195E"/>
            <w:vAlign w:val="center"/>
          </w:tcPr>
          <w:p w:rsidRPr="0012667D" w:rsidR="00A078C8" w:rsidP="008309CC" w:rsidRDefault="00A078C8" w14:paraId="094ACA02" w14:textId="1E984E26">
            <w:pPr>
              <w:spacing w:after="0"/>
              <w:jc w:val="center"/>
              <w:rPr>
                <w:rFonts w:cstheme="minorHAnsi"/>
                <w:b/>
                <w:bCs/>
                <w:color w:val="FFFFFF" w:themeColor="background1"/>
              </w:rPr>
            </w:pPr>
            <w:bookmarkStart w:name="_Hlk47530956" w:id="64"/>
            <w:r w:rsidRPr="0012667D">
              <w:rPr>
                <w:rFonts w:cstheme="minorHAnsi"/>
                <w:b/>
                <w:bCs/>
                <w:color w:val="FFFFFF" w:themeColor="background1"/>
              </w:rPr>
              <w:t xml:space="preserve">Source </w:t>
            </w:r>
            <w:r w:rsidRPr="0012667D" w:rsidR="002800EF">
              <w:rPr>
                <w:rFonts w:cstheme="minorHAnsi"/>
                <w:b/>
                <w:bCs/>
                <w:color w:val="FFFFFF" w:themeColor="background1"/>
              </w:rPr>
              <w:t>Business Class</w:t>
            </w:r>
          </w:p>
        </w:tc>
        <w:tc>
          <w:tcPr>
            <w:tcW w:w="2932" w:type="dxa"/>
            <w:shd w:val="clear" w:color="auto" w:fill="0C195E"/>
            <w:vAlign w:val="center"/>
          </w:tcPr>
          <w:p w:rsidRPr="0012667D" w:rsidR="00A078C8" w:rsidP="008309CC" w:rsidRDefault="0090496F" w14:paraId="15345910" w14:textId="0F88D35F">
            <w:pPr>
              <w:spacing w:after="0"/>
              <w:jc w:val="center"/>
              <w:rPr>
                <w:rFonts w:cstheme="minorHAnsi"/>
                <w:b/>
                <w:bCs/>
                <w:color w:val="FFFFFF" w:themeColor="background1"/>
              </w:rPr>
            </w:pPr>
            <w:r w:rsidRPr="0012667D">
              <w:rPr>
                <w:rFonts w:cstheme="minorHAnsi"/>
                <w:b/>
                <w:bCs/>
                <w:color w:val="FFFFFF" w:themeColor="background1"/>
              </w:rPr>
              <w:t>XRef Name</w:t>
            </w:r>
          </w:p>
        </w:tc>
        <w:tc>
          <w:tcPr>
            <w:tcW w:w="1521" w:type="dxa"/>
            <w:shd w:val="clear" w:color="auto" w:fill="0C195E"/>
            <w:vAlign w:val="center"/>
          </w:tcPr>
          <w:p w:rsidRPr="0012667D" w:rsidR="00A078C8" w:rsidP="008309CC" w:rsidRDefault="0090496F" w14:paraId="14498658" w14:textId="442D5FBE">
            <w:pPr>
              <w:spacing w:after="0"/>
              <w:jc w:val="center"/>
              <w:rPr>
                <w:rFonts w:cstheme="minorHAnsi"/>
                <w:b/>
                <w:bCs/>
                <w:color w:val="FFFFFF" w:themeColor="background1"/>
              </w:rPr>
            </w:pPr>
            <w:r w:rsidRPr="0012667D">
              <w:rPr>
                <w:rFonts w:cstheme="minorHAnsi"/>
                <w:b/>
                <w:bCs/>
                <w:color w:val="FFFFFF" w:themeColor="background1"/>
              </w:rPr>
              <w:t>Based on</w:t>
            </w:r>
          </w:p>
        </w:tc>
        <w:tc>
          <w:tcPr>
            <w:tcW w:w="1504" w:type="dxa"/>
            <w:shd w:val="clear" w:color="auto" w:fill="0C195E"/>
            <w:vAlign w:val="center"/>
          </w:tcPr>
          <w:p w:rsidRPr="0012667D" w:rsidR="00A078C8" w:rsidP="008309CC" w:rsidRDefault="00913A54" w14:paraId="63B3950A" w14:textId="54FE2B05">
            <w:pPr>
              <w:spacing w:after="0"/>
              <w:jc w:val="center"/>
              <w:rPr>
                <w:rFonts w:cstheme="minorHAnsi"/>
                <w:b/>
                <w:bCs/>
                <w:color w:val="FFFFFF" w:themeColor="background1"/>
              </w:rPr>
            </w:pPr>
            <w:r w:rsidRPr="0012667D">
              <w:rPr>
                <w:rFonts w:cstheme="minorHAnsi"/>
                <w:b/>
                <w:bCs/>
                <w:color w:val="FFFFFF" w:themeColor="background1"/>
              </w:rPr>
              <w:t>Lookup Field</w:t>
            </w:r>
          </w:p>
        </w:tc>
        <w:tc>
          <w:tcPr>
            <w:tcW w:w="4119" w:type="dxa"/>
            <w:shd w:val="clear" w:color="auto" w:fill="0C195E"/>
            <w:vAlign w:val="center"/>
          </w:tcPr>
          <w:p w:rsidRPr="0012667D" w:rsidR="00A078C8" w:rsidP="008309CC" w:rsidRDefault="00A078C8" w14:paraId="69952CA2" w14:textId="77777777">
            <w:pPr>
              <w:spacing w:after="0"/>
              <w:jc w:val="center"/>
              <w:rPr>
                <w:rFonts w:cstheme="minorHAnsi"/>
                <w:b/>
                <w:bCs/>
                <w:color w:val="FFFFFF" w:themeColor="background1"/>
              </w:rPr>
            </w:pPr>
            <w:r w:rsidRPr="0012667D">
              <w:rPr>
                <w:rFonts w:cstheme="minorHAnsi"/>
                <w:b/>
                <w:bCs/>
                <w:color w:val="FFFFFF" w:themeColor="background1"/>
              </w:rPr>
              <w:t>Comments</w:t>
            </w:r>
          </w:p>
        </w:tc>
      </w:tr>
      <w:tr w:rsidRPr="000076B3" w:rsidR="00771DD7" w:rsidTr="00C47CE6" w14:paraId="1D685E77" w14:textId="77777777">
        <w:trPr>
          <w:trHeight w:val="241"/>
        </w:trPr>
        <w:tc>
          <w:tcPr>
            <w:tcW w:w="3363" w:type="dxa"/>
            <w:shd w:val="clear" w:color="auto" w:fill="FFFFFF" w:themeFill="background1"/>
          </w:tcPr>
          <w:p w:rsidRPr="0012667D" w:rsidR="00771DD7" w:rsidP="00771DD7" w:rsidRDefault="00AE6283" w14:paraId="4DF333FF" w14:textId="12F614B6">
            <w:pPr>
              <w:spacing w:after="0"/>
              <w:rPr>
                <w:rFonts w:cstheme="minorHAnsi"/>
                <w:b/>
                <w:bCs/>
                <w:sz w:val="20"/>
                <w:szCs w:val="20"/>
              </w:rPr>
            </w:pPr>
            <w:r w:rsidRPr="0012667D">
              <w:rPr>
                <w:rFonts w:cstheme="minorHAnsi"/>
                <w:b/>
                <w:color w:val="2F2F32"/>
                <w:sz w:val="20"/>
                <w:szCs w:val="20"/>
                <w:shd w:val="clear" w:color="auto" w:fill="FFFFFF"/>
              </w:rPr>
              <w:t>PfiXRefCode</w:t>
            </w:r>
          </w:p>
        </w:tc>
        <w:tc>
          <w:tcPr>
            <w:tcW w:w="2932" w:type="dxa"/>
            <w:shd w:val="clear" w:color="auto" w:fill="FFFFFF" w:themeFill="background1"/>
            <w:vAlign w:val="center"/>
          </w:tcPr>
          <w:p w:rsidRPr="0012667D" w:rsidR="00771DD7" w:rsidP="00771DD7" w:rsidRDefault="002D6414" w14:paraId="061E8D70" w14:textId="668FF8AC">
            <w:pPr>
              <w:spacing w:after="0"/>
              <w:rPr>
                <w:rFonts w:cstheme="minorHAnsi"/>
                <w:b/>
                <w:sz w:val="20"/>
                <w:szCs w:val="20"/>
              </w:rPr>
            </w:pPr>
            <w:r>
              <w:rPr>
                <w:rFonts w:cstheme="minorHAnsi"/>
                <w:b/>
                <w:sz w:val="20"/>
                <w:szCs w:val="20"/>
              </w:rPr>
              <w:t>CODER</w:t>
            </w:r>
            <w:r w:rsidRPr="0012667D" w:rsidR="00AE6283">
              <w:rPr>
                <w:rFonts w:cstheme="minorHAnsi"/>
                <w:b/>
                <w:sz w:val="20"/>
                <w:szCs w:val="20"/>
              </w:rPr>
              <w:t xml:space="preserve"> </w:t>
            </w:r>
            <w:r w:rsidRPr="0012667D" w:rsidR="00BA79EE">
              <w:rPr>
                <w:rFonts w:cstheme="minorHAnsi"/>
                <w:b/>
                <w:bCs/>
                <w:sz w:val="20"/>
                <w:szCs w:val="20"/>
              </w:rPr>
              <w:t xml:space="preserve">- </w:t>
            </w:r>
            <w:r w:rsidRPr="0012667D" w:rsidR="007361A5">
              <w:rPr>
                <w:rFonts w:cstheme="minorHAnsi"/>
                <w:b/>
                <w:sz w:val="20"/>
                <w:szCs w:val="20"/>
              </w:rPr>
              <w:t>cross reference</w:t>
            </w:r>
            <w:r w:rsidRPr="0012667D" w:rsidR="0055276E">
              <w:rPr>
                <w:rFonts w:cstheme="minorHAnsi"/>
                <w:b/>
                <w:sz w:val="20"/>
                <w:szCs w:val="20"/>
              </w:rPr>
              <w:t xml:space="preserve"> – custom </w:t>
            </w:r>
          </w:p>
        </w:tc>
        <w:tc>
          <w:tcPr>
            <w:tcW w:w="1521" w:type="dxa"/>
            <w:shd w:val="clear" w:color="auto" w:fill="FFFFFF" w:themeFill="background1"/>
          </w:tcPr>
          <w:p w:rsidRPr="0012667D" w:rsidR="00771DD7" w:rsidP="00771DD7" w:rsidRDefault="00913A54" w14:paraId="5D24C652" w14:textId="16FF3092">
            <w:pPr>
              <w:spacing w:after="0"/>
              <w:rPr>
                <w:rFonts w:cstheme="minorHAnsi"/>
                <w:sz w:val="20"/>
                <w:szCs w:val="20"/>
              </w:rPr>
            </w:pPr>
            <w:r w:rsidRPr="0012667D">
              <w:rPr>
                <w:rFonts w:cstheme="minorHAnsi"/>
                <w:sz w:val="20"/>
                <w:szCs w:val="20"/>
              </w:rPr>
              <w:t xml:space="preserve">[Company Department] from </w:t>
            </w:r>
            <w:r w:rsidRPr="0012667D" w:rsidR="00A858BA">
              <w:rPr>
                <w:rFonts w:cstheme="minorHAnsi"/>
                <w:sz w:val="20"/>
                <w:szCs w:val="20"/>
              </w:rPr>
              <w:t>Invoice</w:t>
            </w:r>
          </w:p>
        </w:tc>
        <w:tc>
          <w:tcPr>
            <w:tcW w:w="1504" w:type="dxa"/>
            <w:shd w:val="clear" w:color="auto" w:fill="FFFFFF" w:themeFill="background1"/>
          </w:tcPr>
          <w:p w:rsidRPr="0012667D" w:rsidR="00771DD7" w:rsidP="00771DD7" w:rsidRDefault="00913A54" w14:paraId="66D92050" w14:textId="153E19D5">
            <w:pPr>
              <w:spacing w:after="0"/>
              <w:rPr>
                <w:rFonts w:cstheme="minorHAnsi"/>
                <w:sz w:val="20"/>
                <w:szCs w:val="20"/>
              </w:rPr>
            </w:pPr>
            <w:r w:rsidRPr="0012667D">
              <w:rPr>
                <w:rFonts w:cstheme="minorHAnsi"/>
                <w:b/>
                <w:bCs/>
              </w:rPr>
              <w:t>Employee</w:t>
            </w:r>
          </w:p>
        </w:tc>
        <w:tc>
          <w:tcPr>
            <w:tcW w:w="4119" w:type="dxa"/>
            <w:shd w:val="clear" w:color="auto" w:fill="FFFFFF" w:themeFill="background1"/>
            <w:vAlign w:val="center"/>
          </w:tcPr>
          <w:p w:rsidRPr="0012667D" w:rsidR="00771DD7" w:rsidP="00771DD7" w:rsidRDefault="007361A5" w14:paraId="0850C37E" w14:textId="1D884DAE">
            <w:pPr>
              <w:spacing w:after="0"/>
              <w:rPr>
                <w:rFonts w:cstheme="minorHAnsi"/>
                <w:sz w:val="20"/>
                <w:szCs w:val="20"/>
              </w:rPr>
            </w:pPr>
            <w:r w:rsidRPr="0012667D">
              <w:rPr>
                <w:rFonts w:cstheme="minorHAnsi"/>
                <w:sz w:val="20"/>
                <w:szCs w:val="20"/>
              </w:rPr>
              <w:t>Coder lookup table by Company Department</w:t>
            </w:r>
          </w:p>
        </w:tc>
      </w:tr>
      <w:bookmarkEnd w:id="64"/>
    </w:tbl>
    <w:p w:rsidR="00F712A9" w:rsidP="00297BA2" w:rsidRDefault="00F712A9" w14:paraId="38D6A27C" w14:textId="77777777">
      <w:pPr>
        <w:spacing w:after="0"/>
      </w:pPr>
    </w:p>
    <w:p w:rsidRPr="00F6466A" w:rsidR="00E564BB" w:rsidP="005F430E" w:rsidRDefault="007F11DD" w14:paraId="192C37B3" w14:textId="2C63E4EC">
      <w:pPr>
        <w:rPr>
          <w:b/>
          <w:bCs/>
        </w:rPr>
      </w:pPr>
      <w:r w:rsidRPr="007F59CB">
        <w:rPr>
          <w:rFonts w:cstheme="minorHAnsi"/>
          <w:b/>
          <w:bCs/>
          <w:color w:val="2F2F32"/>
          <w:sz w:val="20"/>
          <w:szCs w:val="20"/>
          <w:shd w:val="clear" w:color="auto" w:fill="FFFFFF"/>
        </w:rPr>
        <w:t>PfiXRefCode</w:t>
      </w:r>
      <w:r w:rsidRPr="00F6466A">
        <w:rPr>
          <w:b/>
          <w:bCs/>
        </w:rPr>
        <w:t xml:space="preserve"> </w:t>
      </w:r>
      <w:r>
        <w:rPr>
          <w:b/>
          <w:bCs/>
        </w:rPr>
        <w:t xml:space="preserve">- </w:t>
      </w:r>
      <w:r w:rsidRPr="00F6466A" w:rsidR="00E564BB">
        <w:rPr>
          <w:b/>
          <w:bCs/>
        </w:rPr>
        <w:t>Custom Coder Table</w:t>
      </w:r>
      <w:r w:rsidR="00E94426">
        <w:rPr>
          <w:b/>
          <w:bCs/>
        </w:rPr>
        <w:t xml:space="preserve"> - </w:t>
      </w:r>
      <w:r w:rsidR="002D6414">
        <w:rPr>
          <w:b/>
          <w:bCs/>
        </w:rPr>
        <w:t>CODER</w:t>
      </w:r>
    </w:p>
    <w:tbl>
      <w:tblPr>
        <w:tblW w:w="13439"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3363"/>
        <w:gridCol w:w="2932"/>
        <w:gridCol w:w="1521"/>
        <w:gridCol w:w="1899"/>
        <w:gridCol w:w="3724"/>
      </w:tblGrid>
      <w:tr w:rsidRPr="00160CF4" w:rsidR="00EB6A1E" w:rsidTr="00F618D4" w14:paraId="72CEA715" w14:textId="77777777">
        <w:trPr>
          <w:trHeight w:val="241"/>
        </w:trPr>
        <w:tc>
          <w:tcPr>
            <w:tcW w:w="3363" w:type="dxa"/>
            <w:shd w:val="clear" w:color="auto" w:fill="0C195E"/>
            <w:vAlign w:val="center"/>
          </w:tcPr>
          <w:p w:rsidRPr="009A4218" w:rsidR="00EB6A1E" w:rsidP="00647BA7" w:rsidRDefault="00E564BB" w14:paraId="1826A4CE" w14:textId="4861C378">
            <w:pPr>
              <w:spacing w:after="0"/>
              <w:jc w:val="center"/>
              <w:rPr>
                <w:rFonts w:cstheme="minorHAnsi"/>
                <w:b/>
                <w:bCs/>
                <w:color w:val="FFFFFF" w:themeColor="background1"/>
              </w:rPr>
            </w:pPr>
            <w:r>
              <w:rPr>
                <w:rFonts w:cstheme="minorHAnsi"/>
                <w:b/>
                <w:bCs/>
                <w:color w:val="FFFFFF" w:themeColor="background1"/>
              </w:rPr>
              <w:t>Field</w:t>
            </w:r>
          </w:p>
        </w:tc>
        <w:tc>
          <w:tcPr>
            <w:tcW w:w="2932" w:type="dxa"/>
            <w:shd w:val="clear" w:color="auto" w:fill="0C195E"/>
            <w:vAlign w:val="center"/>
          </w:tcPr>
          <w:p w:rsidRPr="009A4218" w:rsidR="00EB6A1E" w:rsidP="00647BA7" w:rsidRDefault="00E564BB" w14:paraId="1D8D4496" w14:textId="0354EF10">
            <w:pPr>
              <w:spacing w:after="0"/>
              <w:jc w:val="center"/>
              <w:rPr>
                <w:rFonts w:cstheme="minorHAnsi"/>
                <w:b/>
                <w:bCs/>
                <w:color w:val="FFFFFF" w:themeColor="background1"/>
              </w:rPr>
            </w:pPr>
            <w:r>
              <w:rPr>
                <w:rFonts w:cstheme="minorHAnsi"/>
                <w:b/>
                <w:bCs/>
                <w:color w:val="FFFFFF" w:themeColor="background1"/>
              </w:rPr>
              <w:t>Description</w:t>
            </w:r>
          </w:p>
        </w:tc>
        <w:tc>
          <w:tcPr>
            <w:tcW w:w="1521" w:type="dxa"/>
            <w:shd w:val="clear" w:color="auto" w:fill="0C195E"/>
            <w:vAlign w:val="center"/>
          </w:tcPr>
          <w:p w:rsidR="00EB6A1E" w:rsidP="00647BA7" w:rsidRDefault="00EB6A1E" w14:paraId="4F8CE87C" w14:textId="77777777">
            <w:pPr>
              <w:spacing w:after="0"/>
              <w:jc w:val="center"/>
              <w:rPr>
                <w:rFonts w:cstheme="minorHAnsi"/>
                <w:b/>
                <w:bCs/>
                <w:color w:val="FFFFFF" w:themeColor="background1"/>
              </w:rPr>
            </w:pPr>
            <w:r>
              <w:rPr>
                <w:rFonts w:cstheme="minorHAnsi"/>
                <w:b/>
                <w:bCs/>
                <w:color w:val="FFFFFF" w:themeColor="background1"/>
              </w:rPr>
              <w:t>Field Length</w:t>
            </w:r>
          </w:p>
        </w:tc>
        <w:tc>
          <w:tcPr>
            <w:tcW w:w="1899" w:type="dxa"/>
            <w:shd w:val="clear" w:color="auto" w:fill="0C195E"/>
            <w:vAlign w:val="center"/>
          </w:tcPr>
          <w:p w:rsidR="00EB6A1E" w:rsidP="00647BA7" w:rsidRDefault="00EB6A1E" w14:paraId="6BBFCD83" w14:textId="77777777">
            <w:pPr>
              <w:spacing w:after="0"/>
              <w:jc w:val="center"/>
              <w:rPr>
                <w:rFonts w:cstheme="minorHAnsi"/>
                <w:b/>
                <w:bCs/>
                <w:color w:val="FFFFFF" w:themeColor="background1"/>
              </w:rPr>
            </w:pPr>
            <w:r>
              <w:rPr>
                <w:rFonts w:cstheme="minorHAnsi"/>
                <w:b/>
                <w:bCs/>
                <w:color w:val="FFFFFF" w:themeColor="background1"/>
              </w:rPr>
              <w:t>Field Type</w:t>
            </w:r>
          </w:p>
        </w:tc>
        <w:tc>
          <w:tcPr>
            <w:tcW w:w="3724" w:type="dxa"/>
            <w:shd w:val="clear" w:color="auto" w:fill="0C195E"/>
            <w:vAlign w:val="center"/>
          </w:tcPr>
          <w:p w:rsidRPr="009A4218" w:rsidR="00EB6A1E" w:rsidP="00647BA7" w:rsidRDefault="00EB6A1E" w14:paraId="383C0D15" w14:textId="77777777">
            <w:pPr>
              <w:spacing w:after="0"/>
              <w:jc w:val="center"/>
              <w:rPr>
                <w:rFonts w:cstheme="minorHAnsi"/>
                <w:b/>
                <w:bCs/>
                <w:color w:val="FFFFFF" w:themeColor="background1"/>
              </w:rPr>
            </w:pPr>
            <w:r>
              <w:rPr>
                <w:rFonts w:cstheme="minorHAnsi"/>
                <w:b/>
                <w:bCs/>
                <w:color w:val="FFFFFF" w:themeColor="background1"/>
              </w:rPr>
              <w:t>Comments</w:t>
            </w:r>
          </w:p>
        </w:tc>
      </w:tr>
      <w:tr w:rsidRPr="00DF7065" w:rsidR="00EB6A1E" w:rsidTr="00F618D4" w14:paraId="53FC6725" w14:textId="77777777">
        <w:trPr>
          <w:trHeight w:val="241"/>
        </w:trPr>
        <w:tc>
          <w:tcPr>
            <w:tcW w:w="3363" w:type="dxa"/>
            <w:shd w:val="clear" w:color="auto" w:fill="FFFFFF" w:themeFill="background1"/>
          </w:tcPr>
          <w:p w:rsidRPr="00E564BB" w:rsidR="00EB6A1E" w:rsidP="00647BA7" w:rsidRDefault="005A2C25" w14:paraId="7CECC344" w14:textId="59E4419E">
            <w:pPr>
              <w:spacing w:after="0"/>
              <w:rPr>
                <w:rFonts w:cstheme="minorHAnsi"/>
                <w:b/>
                <w:bCs/>
              </w:rPr>
            </w:pPr>
            <w:r>
              <w:rPr>
                <w:rFonts w:cstheme="minorHAnsi"/>
                <w:b/>
                <w:bCs/>
              </w:rPr>
              <w:t>Company</w:t>
            </w:r>
          </w:p>
        </w:tc>
        <w:tc>
          <w:tcPr>
            <w:tcW w:w="2932" w:type="dxa"/>
            <w:shd w:val="clear" w:color="auto" w:fill="FFFFFF" w:themeFill="background1"/>
            <w:vAlign w:val="center"/>
          </w:tcPr>
          <w:p w:rsidRPr="00E564BB" w:rsidR="00EB6A1E" w:rsidP="00647BA7" w:rsidRDefault="00043883" w14:paraId="220C049C" w14:textId="1D9351BE">
            <w:pPr>
              <w:spacing w:after="0"/>
              <w:rPr>
                <w:rFonts w:cstheme="minorHAnsi"/>
              </w:rPr>
            </w:pPr>
            <w:r>
              <w:rPr>
                <w:rFonts w:cstheme="minorHAnsi"/>
              </w:rPr>
              <w:t>Company</w:t>
            </w:r>
          </w:p>
        </w:tc>
        <w:tc>
          <w:tcPr>
            <w:tcW w:w="1521" w:type="dxa"/>
            <w:shd w:val="clear" w:color="auto" w:fill="FFFFFF" w:themeFill="background1"/>
          </w:tcPr>
          <w:p w:rsidRPr="00E564BB" w:rsidR="00EB6A1E" w:rsidP="00647BA7" w:rsidRDefault="0093601B" w14:paraId="4219A6B8" w14:textId="2390DB13">
            <w:pPr>
              <w:spacing w:after="0"/>
              <w:rPr>
                <w:rFonts w:cstheme="minorHAnsi"/>
              </w:rPr>
            </w:pPr>
            <w:r>
              <w:rPr>
                <w:rFonts w:cstheme="minorHAnsi"/>
              </w:rPr>
              <w:t>4</w:t>
            </w:r>
          </w:p>
        </w:tc>
        <w:tc>
          <w:tcPr>
            <w:tcW w:w="1899" w:type="dxa"/>
            <w:shd w:val="clear" w:color="auto" w:fill="FFFFFF" w:themeFill="background1"/>
          </w:tcPr>
          <w:p w:rsidRPr="00E564BB" w:rsidR="00EB6A1E" w:rsidP="00647BA7" w:rsidRDefault="003123E9" w14:paraId="6D1DB6B6" w14:textId="2FD76E0E">
            <w:pPr>
              <w:spacing w:after="0"/>
              <w:rPr>
                <w:rFonts w:cstheme="minorHAnsi"/>
              </w:rPr>
            </w:pPr>
            <w:r>
              <w:rPr>
                <w:rFonts w:cstheme="minorHAnsi"/>
              </w:rPr>
              <w:t>Numeric</w:t>
            </w:r>
          </w:p>
        </w:tc>
        <w:tc>
          <w:tcPr>
            <w:tcW w:w="3724" w:type="dxa"/>
            <w:shd w:val="clear" w:color="auto" w:fill="FFFFFF" w:themeFill="background1"/>
            <w:vAlign w:val="center"/>
          </w:tcPr>
          <w:p w:rsidRPr="00E564BB" w:rsidR="00EB6A1E" w:rsidP="00647BA7" w:rsidRDefault="00501099" w14:paraId="27F7441A" w14:textId="79163793">
            <w:pPr>
              <w:spacing w:after="0"/>
              <w:rPr>
                <w:rFonts w:cstheme="minorHAnsi"/>
              </w:rPr>
            </w:pPr>
            <w:r>
              <w:rPr>
                <w:rFonts w:cstheme="minorHAnsi"/>
              </w:rPr>
              <w:t>Company Number</w:t>
            </w:r>
          </w:p>
        </w:tc>
      </w:tr>
      <w:tr w:rsidRPr="00DF7065" w:rsidR="00EB410A" w:rsidTr="00F618D4" w14:paraId="3BD8CE5A" w14:textId="77777777">
        <w:trPr>
          <w:trHeight w:val="241"/>
        </w:trPr>
        <w:tc>
          <w:tcPr>
            <w:tcW w:w="3363" w:type="dxa"/>
            <w:shd w:val="clear" w:color="auto" w:fill="FFFFFF" w:themeFill="background1"/>
          </w:tcPr>
          <w:p w:rsidR="00EB410A" w:rsidP="00647BA7" w:rsidRDefault="00EB410A" w14:paraId="24A83AE3" w14:textId="1250539D">
            <w:pPr>
              <w:spacing w:after="0"/>
              <w:rPr>
                <w:rFonts w:cstheme="minorHAnsi"/>
                <w:b/>
                <w:bCs/>
              </w:rPr>
            </w:pPr>
            <w:r>
              <w:rPr>
                <w:rFonts w:cstheme="minorHAnsi"/>
                <w:b/>
                <w:bCs/>
              </w:rPr>
              <w:t>Company</w:t>
            </w:r>
            <w:r w:rsidR="00402702">
              <w:rPr>
                <w:rFonts w:cstheme="minorHAnsi"/>
                <w:b/>
                <w:bCs/>
              </w:rPr>
              <w:t xml:space="preserve"> Name</w:t>
            </w:r>
          </w:p>
        </w:tc>
        <w:tc>
          <w:tcPr>
            <w:tcW w:w="2932" w:type="dxa"/>
            <w:shd w:val="clear" w:color="auto" w:fill="FFFFFF" w:themeFill="background1"/>
            <w:vAlign w:val="center"/>
          </w:tcPr>
          <w:p w:rsidR="00EB410A" w:rsidP="00647BA7" w:rsidRDefault="00402702" w14:paraId="64E7E750" w14:textId="62FFF1EF">
            <w:pPr>
              <w:spacing w:after="0"/>
              <w:rPr>
                <w:rFonts w:cstheme="minorHAnsi"/>
              </w:rPr>
            </w:pPr>
            <w:r>
              <w:rPr>
                <w:rFonts w:cstheme="minorHAnsi"/>
              </w:rPr>
              <w:t>Company Name</w:t>
            </w:r>
          </w:p>
        </w:tc>
        <w:tc>
          <w:tcPr>
            <w:tcW w:w="1521" w:type="dxa"/>
            <w:shd w:val="clear" w:color="auto" w:fill="FFFFFF" w:themeFill="background1"/>
          </w:tcPr>
          <w:p w:rsidR="00EB410A" w:rsidP="00647BA7" w:rsidRDefault="00EB410A" w14:paraId="2FA1CD08" w14:textId="77777777">
            <w:pPr>
              <w:spacing w:after="0"/>
              <w:rPr>
                <w:rFonts w:cstheme="minorHAnsi"/>
              </w:rPr>
            </w:pPr>
          </w:p>
        </w:tc>
        <w:tc>
          <w:tcPr>
            <w:tcW w:w="1899" w:type="dxa"/>
            <w:shd w:val="clear" w:color="auto" w:fill="FFFFFF" w:themeFill="background1"/>
          </w:tcPr>
          <w:p w:rsidR="00EB410A" w:rsidP="00647BA7" w:rsidRDefault="00EB410A" w14:paraId="6D436958" w14:textId="77777777">
            <w:pPr>
              <w:spacing w:after="0"/>
              <w:rPr>
                <w:rFonts w:cstheme="minorHAnsi"/>
              </w:rPr>
            </w:pPr>
          </w:p>
        </w:tc>
        <w:tc>
          <w:tcPr>
            <w:tcW w:w="3724" w:type="dxa"/>
            <w:shd w:val="clear" w:color="auto" w:fill="FFFFFF" w:themeFill="background1"/>
            <w:vAlign w:val="center"/>
          </w:tcPr>
          <w:p w:rsidR="00EB410A" w:rsidP="00647BA7" w:rsidRDefault="00EB410A" w14:paraId="4E2D5313" w14:textId="77777777">
            <w:pPr>
              <w:spacing w:after="0"/>
              <w:rPr>
                <w:rFonts w:cstheme="minorHAnsi"/>
              </w:rPr>
            </w:pPr>
          </w:p>
        </w:tc>
      </w:tr>
      <w:tr w:rsidRPr="005A2C25" w:rsidR="005A2C25" w:rsidTr="00F618D4" w14:paraId="1AD18A69" w14:textId="77777777">
        <w:trPr>
          <w:trHeight w:val="241"/>
        </w:trPr>
        <w:tc>
          <w:tcPr>
            <w:tcW w:w="3363" w:type="dxa"/>
            <w:shd w:val="clear" w:color="auto" w:fill="FFFFFF" w:themeFill="background1"/>
          </w:tcPr>
          <w:p w:rsidRPr="005A2C25" w:rsidR="005A2C25" w:rsidP="00647BA7" w:rsidRDefault="005A2C25" w14:paraId="4729E100" w14:textId="11F1862B">
            <w:pPr>
              <w:spacing w:after="0"/>
              <w:rPr>
                <w:rFonts w:cstheme="minorHAnsi"/>
                <w:b/>
                <w:bCs/>
              </w:rPr>
            </w:pPr>
            <w:r>
              <w:rPr>
                <w:rFonts w:cstheme="minorHAnsi"/>
                <w:b/>
                <w:bCs/>
              </w:rPr>
              <w:t>Department</w:t>
            </w:r>
          </w:p>
        </w:tc>
        <w:tc>
          <w:tcPr>
            <w:tcW w:w="2932" w:type="dxa"/>
            <w:shd w:val="clear" w:color="auto" w:fill="FFFFFF" w:themeFill="background1"/>
            <w:vAlign w:val="center"/>
          </w:tcPr>
          <w:p w:rsidRPr="00CB22A3" w:rsidR="005A2C25" w:rsidP="00647BA7" w:rsidRDefault="00CB22A3" w14:paraId="2CA99964" w14:textId="24917F29">
            <w:pPr>
              <w:spacing w:after="0"/>
              <w:rPr>
                <w:rFonts w:cstheme="minorHAnsi"/>
                <w:iCs/>
              </w:rPr>
            </w:pPr>
            <w:r>
              <w:rPr>
                <w:rFonts w:cstheme="minorHAnsi"/>
                <w:iCs/>
              </w:rPr>
              <w:t>Department number</w:t>
            </w:r>
          </w:p>
        </w:tc>
        <w:tc>
          <w:tcPr>
            <w:tcW w:w="1521" w:type="dxa"/>
            <w:shd w:val="clear" w:color="auto" w:fill="FFFFFF" w:themeFill="background1"/>
          </w:tcPr>
          <w:p w:rsidRPr="00CB22A3" w:rsidR="005A2C25" w:rsidP="00647BA7" w:rsidRDefault="00501099" w14:paraId="016E4ED9" w14:textId="00F5E0B6">
            <w:pPr>
              <w:spacing w:after="0"/>
              <w:rPr>
                <w:rFonts w:cstheme="minorHAnsi"/>
                <w:iCs/>
              </w:rPr>
            </w:pPr>
            <w:r>
              <w:rPr>
                <w:rFonts w:cstheme="minorHAnsi"/>
                <w:iCs/>
              </w:rPr>
              <w:t>5</w:t>
            </w:r>
          </w:p>
        </w:tc>
        <w:tc>
          <w:tcPr>
            <w:tcW w:w="1899" w:type="dxa"/>
            <w:shd w:val="clear" w:color="auto" w:fill="FFFFFF" w:themeFill="background1"/>
          </w:tcPr>
          <w:p w:rsidRPr="00CB22A3" w:rsidR="005A2C25" w:rsidP="00647BA7" w:rsidRDefault="0093601B" w14:paraId="7FD3932D" w14:textId="53D4B591">
            <w:pPr>
              <w:spacing w:after="0"/>
              <w:rPr>
                <w:rFonts w:cstheme="minorHAnsi"/>
                <w:iCs/>
              </w:rPr>
            </w:pPr>
            <w:r>
              <w:rPr>
                <w:rFonts w:cstheme="minorHAnsi"/>
                <w:iCs/>
              </w:rPr>
              <w:t>Numeric</w:t>
            </w:r>
          </w:p>
        </w:tc>
        <w:tc>
          <w:tcPr>
            <w:tcW w:w="3724" w:type="dxa"/>
            <w:shd w:val="clear" w:color="auto" w:fill="FFFFFF" w:themeFill="background1"/>
            <w:vAlign w:val="center"/>
          </w:tcPr>
          <w:p w:rsidRPr="00CB22A3" w:rsidR="005A2C25" w:rsidP="00647BA7" w:rsidRDefault="00501099" w14:paraId="72C215F7" w14:textId="67E3E051">
            <w:pPr>
              <w:spacing w:after="0"/>
              <w:rPr>
                <w:rFonts w:cstheme="minorHAnsi"/>
                <w:iCs/>
              </w:rPr>
            </w:pPr>
            <w:r>
              <w:rPr>
                <w:rFonts w:cstheme="minorHAnsi"/>
                <w:iCs/>
              </w:rPr>
              <w:t xml:space="preserve">Department </w:t>
            </w:r>
            <w:r w:rsidR="0093601B">
              <w:rPr>
                <w:rFonts w:cstheme="minorHAnsi"/>
                <w:iCs/>
              </w:rPr>
              <w:t>Number</w:t>
            </w:r>
          </w:p>
        </w:tc>
      </w:tr>
      <w:tr w:rsidRPr="005A2C25" w:rsidR="00EB410A" w:rsidTr="00F618D4" w14:paraId="26ED3D97" w14:textId="77777777">
        <w:trPr>
          <w:trHeight w:val="241"/>
        </w:trPr>
        <w:tc>
          <w:tcPr>
            <w:tcW w:w="3363" w:type="dxa"/>
            <w:shd w:val="clear" w:color="auto" w:fill="FFFFFF" w:themeFill="background1"/>
          </w:tcPr>
          <w:p w:rsidR="00EB410A" w:rsidP="00647BA7" w:rsidRDefault="00402702" w14:paraId="284E9453" w14:textId="0827E86D">
            <w:pPr>
              <w:spacing w:after="0"/>
              <w:rPr>
                <w:rFonts w:cstheme="minorHAnsi"/>
                <w:b/>
                <w:bCs/>
              </w:rPr>
            </w:pPr>
            <w:r>
              <w:rPr>
                <w:rFonts w:cstheme="minorHAnsi"/>
                <w:b/>
                <w:bCs/>
              </w:rPr>
              <w:t>Department Name</w:t>
            </w:r>
          </w:p>
        </w:tc>
        <w:tc>
          <w:tcPr>
            <w:tcW w:w="2932" w:type="dxa"/>
            <w:shd w:val="clear" w:color="auto" w:fill="FFFFFF" w:themeFill="background1"/>
            <w:vAlign w:val="center"/>
          </w:tcPr>
          <w:p w:rsidR="00EB410A" w:rsidP="00647BA7" w:rsidRDefault="00402702" w14:paraId="699CFFAE" w14:textId="202AACD5">
            <w:pPr>
              <w:spacing w:after="0"/>
              <w:rPr>
                <w:rFonts w:cstheme="minorHAnsi"/>
                <w:iCs/>
              </w:rPr>
            </w:pPr>
            <w:r>
              <w:rPr>
                <w:rFonts w:cstheme="minorHAnsi"/>
                <w:iCs/>
              </w:rPr>
              <w:t>Department Name</w:t>
            </w:r>
          </w:p>
        </w:tc>
        <w:tc>
          <w:tcPr>
            <w:tcW w:w="1521" w:type="dxa"/>
            <w:shd w:val="clear" w:color="auto" w:fill="FFFFFF" w:themeFill="background1"/>
          </w:tcPr>
          <w:p w:rsidR="00EB410A" w:rsidP="00647BA7" w:rsidRDefault="00EB410A" w14:paraId="470993A5" w14:textId="77777777">
            <w:pPr>
              <w:spacing w:after="0"/>
              <w:rPr>
                <w:rFonts w:cstheme="minorHAnsi"/>
                <w:iCs/>
              </w:rPr>
            </w:pPr>
          </w:p>
        </w:tc>
        <w:tc>
          <w:tcPr>
            <w:tcW w:w="1899" w:type="dxa"/>
            <w:shd w:val="clear" w:color="auto" w:fill="FFFFFF" w:themeFill="background1"/>
          </w:tcPr>
          <w:p w:rsidR="00EB410A" w:rsidP="00647BA7" w:rsidRDefault="00EB410A" w14:paraId="55720E30" w14:textId="77777777">
            <w:pPr>
              <w:spacing w:after="0"/>
              <w:rPr>
                <w:rFonts w:cstheme="minorHAnsi"/>
                <w:iCs/>
              </w:rPr>
            </w:pPr>
          </w:p>
        </w:tc>
        <w:tc>
          <w:tcPr>
            <w:tcW w:w="3724" w:type="dxa"/>
            <w:shd w:val="clear" w:color="auto" w:fill="FFFFFF" w:themeFill="background1"/>
            <w:vAlign w:val="center"/>
          </w:tcPr>
          <w:p w:rsidR="00EB410A" w:rsidP="00647BA7" w:rsidRDefault="00EB410A" w14:paraId="13971AD6" w14:textId="77777777">
            <w:pPr>
              <w:spacing w:after="0"/>
              <w:rPr>
                <w:rFonts w:cstheme="minorHAnsi"/>
                <w:iCs/>
              </w:rPr>
            </w:pPr>
          </w:p>
        </w:tc>
      </w:tr>
      <w:tr w:rsidRPr="00DF7065" w:rsidR="00043883" w:rsidTr="00F618D4" w14:paraId="2AF1015B" w14:textId="77777777">
        <w:trPr>
          <w:trHeight w:val="241"/>
        </w:trPr>
        <w:tc>
          <w:tcPr>
            <w:tcW w:w="3363" w:type="dxa"/>
            <w:shd w:val="clear" w:color="auto" w:fill="FFFFFF" w:themeFill="background1"/>
          </w:tcPr>
          <w:p w:rsidRPr="00E564BB" w:rsidR="00043883" w:rsidP="00043883" w:rsidRDefault="00043883" w14:paraId="150DDE25" w14:textId="45F31A59">
            <w:pPr>
              <w:spacing w:after="0"/>
              <w:rPr>
                <w:rFonts w:cstheme="minorHAnsi"/>
                <w:b/>
                <w:bCs/>
              </w:rPr>
            </w:pPr>
            <w:r w:rsidRPr="00E564BB">
              <w:rPr>
                <w:rFonts w:cstheme="minorHAnsi"/>
                <w:b/>
                <w:bCs/>
              </w:rPr>
              <w:t>Employee</w:t>
            </w:r>
          </w:p>
        </w:tc>
        <w:tc>
          <w:tcPr>
            <w:tcW w:w="2932" w:type="dxa"/>
            <w:shd w:val="clear" w:color="auto" w:fill="FFFFFF" w:themeFill="background1"/>
            <w:vAlign w:val="center"/>
          </w:tcPr>
          <w:p w:rsidRPr="00E564BB" w:rsidR="00043883" w:rsidP="00043883" w:rsidRDefault="00043883" w14:paraId="500FF3E7" w14:textId="0CB9D5A1">
            <w:pPr>
              <w:spacing w:after="0"/>
              <w:rPr>
                <w:rFonts w:cstheme="minorHAnsi"/>
              </w:rPr>
            </w:pPr>
            <w:r w:rsidRPr="00E564BB">
              <w:rPr>
                <w:rFonts w:cstheme="minorHAnsi"/>
              </w:rPr>
              <w:t>Employee ID</w:t>
            </w:r>
            <w:r w:rsidR="00D3065E">
              <w:rPr>
                <w:rFonts w:cstheme="minorHAnsi"/>
              </w:rPr>
              <w:t xml:space="preserve"> Number</w:t>
            </w:r>
          </w:p>
        </w:tc>
        <w:tc>
          <w:tcPr>
            <w:tcW w:w="1521" w:type="dxa"/>
            <w:shd w:val="clear" w:color="auto" w:fill="FFFFFF" w:themeFill="background1"/>
          </w:tcPr>
          <w:p w:rsidRPr="00E564BB" w:rsidR="00043883" w:rsidP="00043883" w:rsidRDefault="00043883" w14:paraId="0F0CC32E" w14:textId="77777777">
            <w:pPr>
              <w:spacing w:after="0"/>
              <w:rPr>
                <w:rFonts w:cstheme="minorHAnsi"/>
                <w:color w:val="000000"/>
              </w:rPr>
            </w:pPr>
          </w:p>
        </w:tc>
        <w:tc>
          <w:tcPr>
            <w:tcW w:w="1899" w:type="dxa"/>
            <w:shd w:val="clear" w:color="auto" w:fill="FFFFFF" w:themeFill="background1"/>
          </w:tcPr>
          <w:p w:rsidRPr="00E564BB" w:rsidR="00043883" w:rsidP="00043883" w:rsidRDefault="00DB7C47" w14:paraId="77A88284" w14:textId="20E0D533">
            <w:pPr>
              <w:spacing w:after="0"/>
              <w:rPr>
                <w:rFonts w:cstheme="minorHAnsi"/>
              </w:rPr>
            </w:pPr>
            <w:r>
              <w:rPr>
                <w:rFonts w:cstheme="minorHAnsi"/>
              </w:rPr>
              <w:t>Numeric</w:t>
            </w:r>
          </w:p>
        </w:tc>
        <w:tc>
          <w:tcPr>
            <w:tcW w:w="3724" w:type="dxa"/>
            <w:shd w:val="clear" w:color="auto" w:fill="FFFFFF" w:themeFill="background1"/>
            <w:vAlign w:val="center"/>
          </w:tcPr>
          <w:p w:rsidRPr="00E564BB" w:rsidR="00043883" w:rsidP="00043883" w:rsidRDefault="0039276F" w14:paraId="16A3F4BF" w14:textId="50B97191">
            <w:pPr>
              <w:spacing w:after="0"/>
              <w:rPr>
                <w:rFonts w:cstheme="minorHAnsi"/>
              </w:rPr>
            </w:pPr>
            <w:r>
              <w:rPr>
                <w:rFonts w:cstheme="minorHAnsi"/>
              </w:rPr>
              <w:t>Employee ID Number</w:t>
            </w:r>
          </w:p>
        </w:tc>
      </w:tr>
    </w:tbl>
    <w:p w:rsidR="00707926" w:rsidP="005F430E" w:rsidRDefault="00707926" w14:paraId="45CBC0E3" w14:textId="77777777"/>
    <w:p w:rsidR="00EB6A1E" w:rsidP="005F430E" w:rsidRDefault="002138E3" w14:paraId="75FD7962" w14:textId="1A9E890C">
      <w:r w:rsidRPr="002138E3">
        <w:rPr>
          <w:noProof/>
        </w:rPr>
        <w:drawing>
          <wp:inline distT="0" distB="0" distL="0" distR="0" wp14:anchorId="4EFC4522" wp14:editId="5272EA41">
            <wp:extent cx="8193024" cy="3289220"/>
            <wp:effectExtent l="0" t="0" r="0" b="698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8"/>
                    <a:stretch>
                      <a:fillRect/>
                    </a:stretch>
                  </pic:blipFill>
                  <pic:spPr>
                    <a:xfrm>
                      <a:off x="0" y="0"/>
                      <a:ext cx="8216342" cy="3298582"/>
                    </a:xfrm>
                    <a:prstGeom prst="rect">
                      <a:avLst/>
                    </a:prstGeom>
                  </pic:spPr>
                </pic:pic>
              </a:graphicData>
            </a:graphic>
          </wp:inline>
        </w:drawing>
      </w:r>
    </w:p>
    <w:bookmarkStart w:name="_MON_1667391244" w:id="65"/>
    <w:bookmarkEnd w:id="65"/>
    <w:p w:rsidR="00AA6B11" w:rsidP="005F430E" w:rsidRDefault="001D5235" w14:paraId="445F5223" w14:textId="5D958542">
      <w:r>
        <w:object w:dxaOrig="2129" w:dyaOrig="1378" w14:anchorId="684F1B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06.5pt;height:67.5pt" o:ole="" type="#_x0000_t75">
            <v:imagedata o:title="" r:id="rId29"/>
          </v:shape>
          <o:OLEObject Type="Embed" ProgID="Excel.Sheet.12" ShapeID="_x0000_i1025" DrawAspect="Icon" ObjectID="_1816401092" r:id="rId30"/>
        </w:object>
      </w:r>
    </w:p>
    <w:p w:rsidR="001D5235" w:rsidP="00504B89" w:rsidRDefault="001D5235" w14:paraId="79424012" w14:textId="77777777">
      <w:pPr>
        <w:rPr>
          <w:b/>
          <w:bCs/>
        </w:rPr>
      </w:pPr>
    </w:p>
    <w:p w:rsidR="001D5235" w:rsidP="00504B89" w:rsidRDefault="001D5235" w14:paraId="236A8ABD" w14:textId="77777777">
      <w:pPr>
        <w:rPr>
          <w:b/>
          <w:bCs/>
        </w:rPr>
      </w:pPr>
    </w:p>
    <w:p w:rsidR="001D5235" w:rsidP="00504B89" w:rsidRDefault="001D5235" w14:paraId="008768CD" w14:textId="77777777">
      <w:pPr>
        <w:rPr>
          <w:b/>
          <w:bCs/>
        </w:rPr>
      </w:pPr>
    </w:p>
    <w:p w:rsidR="001D5235" w:rsidP="00504B89" w:rsidRDefault="001D5235" w14:paraId="62D2A6E7" w14:textId="77777777">
      <w:pPr>
        <w:rPr>
          <w:b/>
          <w:bCs/>
        </w:rPr>
      </w:pPr>
    </w:p>
    <w:p w:rsidRPr="00504B89" w:rsidR="00F6466A" w:rsidP="00504B89" w:rsidRDefault="00F6466A" w14:paraId="3F9FA000" w14:textId="65CC1F1E">
      <w:pPr>
        <w:rPr>
          <w:b/>
          <w:bCs/>
        </w:rPr>
      </w:pPr>
      <w:r w:rsidRPr="00504B89">
        <w:rPr>
          <w:b/>
          <w:bCs/>
        </w:rPr>
        <w:t>HRO</w:t>
      </w:r>
      <w:r w:rsidRPr="00504B89" w:rsidR="00742590">
        <w:rPr>
          <w:b/>
          <w:bCs/>
        </w:rPr>
        <w:t>r</w:t>
      </w:r>
      <w:r w:rsidRPr="00504B89">
        <w:rPr>
          <w:b/>
          <w:bCs/>
        </w:rPr>
        <w:t>ganization</w:t>
      </w:r>
      <w:r w:rsidRPr="00504B89" w:rsidR="009E1A64">
        <w:rPr>
          <w:b/>
          <w:bCs/>
        </w:rPr>
        <w:t>Unit</w:t>
      </w:r>
      <w:r w:rsidRPr="00504B89">
        <w:rPr>
          <w:b/>
          <w:bCs/>
        </w:rPr>
        <w:t>:</w:t>
      </w:r>
    </w:p>
    <w:tbl>
      <w:tblPr>
        <w:tblW w:w="13439"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3363"/>
        <w:gridCol w:w="2932"/>
        <w:gridCol w:w="1521"/>
        <w:gridCol w:w="1504"/>
        <w:gridCol w:w="4119"/>
      </w:tblGrid>
      <w:tr w:rsidRPr="00504B89" w:rsidR="00A6058F" w:rsidTr="00647BA7" w14:paraId="26C9D5AC" w14:textId="77777777">
        <w:trPr>
          <w:trHeight w:val="241"/>
        </w:trPr>
        <w:tc>
          <w:tcPr>
            <w:tcW w:w="3363" w:type="dxa"/>
            <w:shd w:val="clear" w:color="auto" w:fill="0C195E"/>
          </w:tcPr>
          <w:p w:rsidRPr="00504B89" w:rsidR="00A6058F" w:rsidP="00504B89" w:rsidRDefault="00E94426" w14:paraId="543756EB" w14:textId="18C7FD21">
            <w:pPr>
              <w:spacing w:after="0"/>
              <w:jc w:val="center"/>
              <w:rPr>
                <w:rFonts w:cstheme="minorHAnsi"/>
                <w:b/>
                <w:bCs/>
                <w:color w:val="FFFFFF" w:themeColor="background1"/>
              </w:rPr>
            </w:pPr>
            <w:r w:rsidRPr="00504B89">
              <w:rPr>
                <w:b/>
                <w:bCs/>
              </w:rPr>
              <w:t>Field</w:t>
            </w:r>
          </w:p>
        </w:tc>
        <w:tc>
          <w:tcPr>
            <w:tcW w:w="2932" w:type="dxa"/>
            <w:shd w:val="clear" w:color="auto" w:fill="0C195E"/>
            <w:vAlign w:val="center"/>
          </w:tcPr>
          <w:p w:rsidRPr="00504B89" w:rsidR="00A6058F" w:rsidP="00504B89" w:rsidRDefault="00A6058F" w14:paraId="6A0E6995" w14:textId="77777777">
            <w:pPr>
              <w:spacing w:after="0"/>
              <w:jc w:val="center"/>
              <w:rPr>
                <w:rFonts w:cstheme="minorHAnsi"/>
                <w:b/>
                <w:bCs/>
                <w:color w:val="FFFFFF" w:themeColor="background1"/>
              </w:rPr>
            </w:pPr>
            <w:r w:rsidRPr="00504B89">
              <w:rPr>
                <w:rFonts w:cstheme="minorHAnsi"/>
                <w:b/>
                <w:bCs/>
                <w:color w:val="FFFFFF" w:themeColor="background1"/>
              </w:rPr>
              <w:t>Description</w:t>
            </w:r>
          </w:p>
        </w:tc>
        <w:tc>
          <w:tcPr>
            <w:tcW w:w="1521" w:type="dxa"/>
            <w:shd w:val="clear" w:color="auto" w:fill="0C195E"/>
            <w:vAlign w:val="center"/>
          </w:tcPr>
          <w:p w:rsidRPr="00504B89" w:rsidR="00A6058F" w:rsidP="00504B89" w:rsidRDefault="00A6058F" w14:paraId="45F56EC4" w14:textId="77777777">
            <w:pPr>
              <w:spacing w:after="0"/>
              <w:jc w:val="center"/>
              <w:rPr>
                <w:rFonts w:cstheme="minorHAnsi"/>
                <w:b/>
                <w:bCs/>
                <w:color w:val="FFFFFF" w:themeColor="background1"/>
              </w:rPr>
            </w:pPr>
            <w:r w:rsidRPr="00504B89">
              <w:rPr>
                <w:rFonts w:cstheme="minorHAnsi"/>
                <w:b/>
                <w:bCs/>
                <w:color w:val="FFFFFF" w:themeColor="background1"/>
              </w:rPr>
              <w:t>Field Length</w:t>
            </w:r>
          </w:p>
        </w:tc>
        <w:tc>
          <w:tcPr>
            <w:tcW w:w="1504" w:type="dxa"/>
            <w:shd w:val="clear" w:color="auto" w:fill="0C195E"/>
            <w:vAlign w:val="center"/>
          </w:tcPr>
          <w:p w:rsidRPr="00504B89" w:rsidR="00A6058F" w:rsidP="00504B89" w:rsidRDefault="00A6058F" w14:paraId="73A735C8" w14:textId="77777777">
            <w:pPr>
              <w:spacing w:after="0"/>
              <w:jc w:val="center"/>
              <w:rPr>
                <w:rFonts w:cstheme="minorHAnsi"/>
                <w:b/>
                <w:bCs/>
                <w:color w:val="FFFFFF" w:themeColor="background1"/>
              </w:rPr>
            </w:pPr>
            <w:r w:rsidRPr="00504B89">
              <w:rPr>
                <w:rFonts w:cstheme="minorHAnsi"/>
                <w:b/>
                <w:bCs/>
                <w:color w:val="FFFFFF" w:themeColor="background1"/>
              </w:rPr>
              <w:t>Field Type</w:t>
            </w:r>
          </w:p>
        </w:tc>
        <w:tc>
          <w:tcPr>
            <w:tcW w:w="4119" w:type="dxa"/>
            <w:shd w:val="clear" w:color="auto" w:fill="0C195E"/>
            <w:vAlign w:val="center"/>
          </w:tcPr>
          <w:p w:rsidRPr="00504B89" w:rsidR="00A6058F" w:rsidP="00504B89" w:rsidRDefault="00A6058F" w14:paraId="70C73F07" w14:textId="77777777">
            <w:pPr>
              <w:spacing w:after="0"/>
              <w:jc w:val="center"/>
              <w:rPr>
                <w:rFonts w:cstheme="minorHAnsi"/>
                <w:b/>
                <w:bCs/>
                <w:color w:val="FFFFFF" w:themeColor="background1"/>
              </w:rPr>
            </w:pPr>
            <w:r w:rsidRPr="00504B89">
              <w:rPr>
                <w:rFonts w:cstheme="minorHAnsi"/>
                <w:b/>
                <w:bCs/>
                <w:color w:val="FFFFFF" w:themeColor="background1"/>
              </w:rPr>
              <w:t>Comments</w:t>
            </w:r>
          </w:p>
        </w:tc>
      </w:tr>
      <w:tr w:rsidRPr="00504B89" w:rsidR="00A6058F" w:rsidTr="00647BA7" w14:paraId="42C2AF0E" w14:textId="77777777">
        <w:trPr>
          <w:trHeight w:val="241"/>
        </w:trPr>
        <w:tc>
          <w:tcPr>
            <w:tcW w:w="3363" w:type="dxa"/>
            <w:shd w:val="clear" w:color="auto" w:fill="FFFFFF" w:themeFill="background1"/>
          </w:tcPr>
          <w:p w:rsidRPr="00504B89" w:rsidR="00A6058F" w:rsidP="00504B89" w:rsidRDefault="00A6058F" w14:paraId="2816F124" w14:textId="07551738">
            <w:pPr>
              <w:spacing w:after="0"/>
              <w:rPr>
                <w:rFonts w:cstheme="minorHAnsi"/>
                <w:b/>
                <w:bCs/>
              </w:rPr>
            </w:pPr>
            <w:r w:rsidRPr="00504B89">
              <w:t>HROrganizationUnit</w:t>
            </w:r>
          </w:p>
        </w:tc>
        <w:tc>
          <w:tcPr>
            <w:tcW w:w="2932" w:type="dxa"/>
            <w:shd w:val="clear" w:color="auto" w:fill="FFFFFF" w:themeFill="background1"/>
            <w:vAlign w:val="center"/>
          </w:tcPr>
          <w:p w:rsidRPr="00504B89" w:rsidR="00A6058F" w:rsidP="00504B89" w:rsidRDefault="008C2FFA" w14:paraId="132DBAC3" w14:textId="2E6E6549">
            <w:pPr>
              <w:spacing w:after="0"/>
              <w:rPr>
                <w:rFonts w:cstheme="minorHAnsi"/>
              </w:rPr>
            </w:pPr>
            <w:r w:rsidRPr="00504B89">
              <w:rPr>
                <w:rFonts w:cstheme="minorHAnsi"/>
              </w:rPr>
              <w:t>HR Org Unit</w:t>
            </w:r>
          </w:p>
        </w:tc>
        <w:tc>
          <w:tcPr>
            <w:tcW w:w="1521" w:type="dxa"/>
            <w:shd w:val="clear" w:color="auto" w:fill="FFFFFF" w:themeFill="background1"/>
          </w:tcPr>
          <w:p w:rsidRPr="00504B89" w:rsidR="00A6058F" w:rsidP="00504B89" w:rsidRDefault="00A6058F" w14:paraId="5C6285A8" w14:textId="77777777">
            <w:pPr>
              <w:spacing w:after="0"/>
              <w:rPr>
                <w:rFonts w:cstheme="minorHAnsi"/>
              </w:rPr>
            </w:pPr>
          </w:p>
        </w:tc>
        <w:tc>
          <w:tcPr>
            <w:tcW w:w="1504" w:type="dxa"/>
            <w:shd w:val="clear" w:color="auto" w:fill="FFFFFF" w:themeFill="background1"/>
          </w:tcPr>
          <w:p w:rsidRPr="00504B89" w:rsidR="00A6058F" w:rsidP="00504B89" w:rsidRDefault="009B4902" w14:paraId="4AAE6E6C" w14:textId="533F7108">
            <w:pPr>
              <w:spacing w:after="0"/>
              <w:rPr>
                <w:rFonts w:cstheme="minorHAnsi"/>
              </w:rPr>
            </w:pPr>
            <w:r w:rsidRPr="00504B89">
              <w:rPr>
                <w:rFonts w:cstheme="minorHAnsi"/>
              </w:rPr>
              <w:t>Numeric</w:t>
            </w:r>
          </w:p>
        </w:tc>
        <w:tc>
          <w:tcPr>
            <w:tcW w:w="4119" w:type="dxa"/>
            <w:shd w:val="clear" w:color="auto" w:fill="FFFFFF" w:themeFill="background1"/>
            <w:vAlign w:val="center"/>
          </w:tcPr>
          <w:p w:rsidRPr="00504B89" w:rsidR="00A6058F" w:rsidP="00504B89" w:rsidRDefault="00A6058F" w14:paraId="20CF10C2" w14:textId="77777777">
            <w:pPr>
              <w:spacing w:after="0"/>
              <w:rPr>
                <w:rFonts w:cstheme="minorHAnsi"/>
              </w:rPr>
            </w:pPr>
          </w:p>
        </w:tc>
      </w:tr>
      <w:tr w:rsidRPr="00504B89" w:rsidR="00F6466A" w:rsidTr="00647BA7" w14:paraId="329577D2" w14:textId="77777777">
        <w:trPr>
          <w:trHeight w:val="241"/>
        </w:trPr>
        <w:tc>
          <w:tcPr>
            <w:tcW w:w="3363" w:type="dxa"/>
            <w:shd w:val="clear" w:color="auto" w:fill="FFFFFF" w:themeFill="background1"/>
          </w:tcPr>
          <w:p w:rsidRPr="00504B89" w:rsidR="00F6466A" w:rsidP="00504B89" w:rsidRDefault="008C14D3" w14:paraId="41C277FD" w14:textId="5B3BEEC2">
            <w:pPr>
              <w:spacing w:after="0"/>
              <w:rPr>
                <w:rFonts w:cstheme="minorHAnsi"/>
                <w:b/>
                <w:bCs/>
              </w:rPr>
            </w:pPr>
            <w:r w:rsidRPr="00504B89">
              <w:rPr>
                <w:rFonts w:cstheme="minorHAnsi"/>
                <w:b/>
              </w:rPr>
              <w:t>Person Responsible</w:t>
            </w:r>
          </w:p>
        </w:tc>
        <w:tc>
          <w:tcPr>
            <w:tcW w:w="2932" w:type="dxa"/>
            <w:shd w:val="clear" w:color="auto" w:fill="FFFFFF" w:themeFill="background1"/>
          </w:tcPr>
          <w:p w:rsidRPr="00504B89" w:rsidR="00F6466A" w:rsidP="00504B89" w:rsidRDefault="00FA6A0F" w14:paraId="5C81FED3" w14:textId="17AEDECC">
            <w:pPr>
              <w:spacing w:after="0"/>
              <w:rPr>
                <w:rFonts w:cstheme="minorHAnsi"/>
              </w:rPr>
            </w:pPr>
            <w:r w:rsidRPr="00504B89">
              <w:rPr>
                <w:rFonts w:cstheme="minorHAnsi"/>
              </w:rPr>
              <w:t>Employee ID</w:t>
            </w:r>
          </w:p>
        </w:tc>
        <w:tc>
          <w:tcPr>
            <w:tcW w:w="1521" w:type="dxa"/>
            <w:shd w:val="clear" w:color="auto" w:fill="FFFFFF" w:themeFill="background1"/>
          </w:tcPr>
          <w:p w:rsidRPr="00504B89" w:rsidR="00F6466A" w:rsidP="00504B89" w:rsidRDefault="00FA6A0F" w14:paraId="0219BD4C" w14:textId="5FFA3AA4">
            <w:pPr>
              <w:spacing w:after="0"/>
              <w:rPr>
                <w:rFonts w:cstheme="minorHAnsi"/>
                <w:color w:val="000000"/>
              </w:rPr>
            </w:pPr>
            <w:r w:rsidRPr="00504B89">
              <w:rPr>
                <w:rFonts w:cstheme="minorHAnsi"/>
                <w:color w:val="000000"/>
              </w:rPr>
              <w:t>13</w:t>
            </w:r>
          </w:p>
        </w:tc>
        <w:tc>
          <w:tcPr>
            <w:tcW w:w="1504" w:type="dxa"/>
            <w:shd w:val="clear" w:color="auto" w:fill="FFFFFF" w:themeFill="background1"/>
          </w:tcPr>
          <w:p w:rsidRPr="00504B89" w:rsidR="00F6466A" w:rsidP="00504B89" w:rsidRDefault="00FA6A0F" w14:paraId="307FBB84" w14:textId="71392DF6">
            <w:pPr>
              <w:spacing w:after="0"/>
              <w:rPr>
                <w:rFonts w:cstheme="minorHAnsi"/>
              </w:rPr>
            </w:pPr>
            <w:r w:rsidRPr="00504B89">
              <w:rPr>
                <w:rFonts w:cstheme="minorHAnsi"/>
              </w:rPr>
              <w:t>Numeric</w:t>
            </w:r>
          </w:p>
        </w:tc>
        <w:tc>
          <w:tcPr>
            <w:tcW w:w="4119" w:type="dxa"/>
            <w:shd w:val="clear" w:color="auto" w:fill="FFFFFF" w:themeFill="background1"/>
            <w:vAlign w:val="center"/>
          </w:tcPr>
          <w:p w:rsidRPr="00504B89" w:rsidR="00F6466A" w:rsidP="00504B89" w:rsidRDefault="00BE05CB" w14:paraId="2F49858E" w14:textId="5DA4E822">
            <w:pPr>
              <w:spacing w:after="0"/>
              <w:rPr>
                <w:rFonts w:cstheme="minorHAnsi"/>
              </w:rPr>
            </w:pPr>
            <w:r w:rsidRPr="00504B89">
              <w:rPr>
                <w:rFonts w:cstheme="minorHAnsi"/>
              </w:rPr>
              <w:t>This will be the employee to lookup</w:t>
            </w:r>
            <w:r w:rsidRPr="00504B89" w:rsidR="00175EDE">
              <w:rPr>
                <w:rFonts w:cstheme="minorHAnsi"/>
              </w:rPr>
              <w:t xml:space="preserve"> on the supervisor business class</w:t>
            </w:r>
          </w:p>
        </w:tc>
      </w:tr>
      <w:tr w:rsidRPr="00504B89" w:rsidR="00C8318F" w:rsidTr="001B23AC" w14:paraId="75DDAFE1" w14:textId="77777777">
        <w:trPr>
          <w:trHeight w:val="241"/>
        </w:trPr>
        <w:tc>
          <w:tcPr>
            <w:tcW w:w="3363" w:type="dxa"/>
            <w:shd w:val="clear" w:color="auto" w:fill="FFFFFF" w:themeFill="background1"/>
          </w:tcPr>
          <w:p w:rsidRPr="00504B89" w:rsidR="00C8318F" w:rsidP="00504B89" w:rsidRDefault="008B2D49" w14:paraId="2B2287F6" w14:textId="69D5B091">
            <w:pPr>
              <w:spacing w:after="0"/>
              <w:rPr>
                <w:rFonts w:cstheme="minorHAnsi"/>
                <w:b/>
              </w:rPr>
            </w:pPr>
            <w:r w:rsidRPr="00504B89">
              <w:rPr>
                <w:rFonts w:cstheme="minorHAnsi"/>
                <w:b/>
              </w:rPr>
              <w:t>GLCompany</w:t>
            </w:r>
          </w:p>
        </w:tc>
        <w:tc>
          <w:tcPr>
            <w:tcW w:w="2932" w:type="dxa"/>
            <w:vAlign w:val="center"/>
          </w:tcPr>
          <w:p w:rsidRPr="00504B89" w:rsidR="00C8318F" w:rsidP="00504B89" w:rsidRDefault="001B23AC" w14:paraId="66C6A595" w14:textId="27C64E7B">
            <w:pPr>
              <w:spacing w:after="0"/>
              <w:rPr>
                <w:rFonts w:cstheme="minorHAnsi"/>
              </w:rPr>
            </w:pPr>
            <w:r w:rsidRPr="00504B89">
              <w:rPr>
                <w:rFonts w:cstheme="minorHAnsi"/>
              </w:rPr>
              <w:t>Company</w:t>
            </w:r>
          </w:p>
        </w:tc>
        <w:tc>
          <w:tcPr>
            <w:tcW w:w="1521" w:type="dxa"/>
            <w:shd w:val="clear" w:color="auto" w:fill="FFFFFF" w:themeFill="background1"/>
          </w:tcPr>
          <w:p w:rsidRPr="00504B89" w:rsidR="00C8318F" w:rsidP="00504B89" w:rsidRDefault="006C4741" w14:paraId="6DCB2E53" w14:textId="722A63CF">
            <w:pPr>
              <w:spacing w:after="0"/>
              <w:rPr>
                <w:rFonts w:cstheme="minorHAnsi"/>
                <w:color w:val="000000"/>
              </w:rPr>
            </w:pPr>
            <w:r w:rsidRPr="00504B89">
              <w:rPr>
                <w:rFonts w:cstheme="minorHAnsi"/>
                <w:color w:val="000000"/>
              </w:rPr>
              <w:t>4</w:t>
            </w:r>
          </w:p>
        </w:tc>
        <w:tc>
          <w:tcPr>
            <w:tcW w:w="1504" w:type="dxa"/>
            <w:shd w:val="clear" w:color="auto" w:fill="FFFFFF" w:themeFill="background1"/>
          </w:tcPr>
          <w:p w:rsidRPr="00504B89" w:rsidR="00C8318F" w:rsidP="00504B89" w:rsidRDefault="006C4741" w14:paraId="26BD2741" w14:textId="287CD9FB">
            <w:pPr>
              <w:spacing w:after="0"/>
              <w:rPr>
                <w:rFonts w:cstheme="minorHAnsi"/>
              </w:rPr>
            </w:pPr>
            <w:r w:rsidRPr="00504B89">
              <w:rPr>
                <w:rFonts w:cstheme="minorHAnsi"/>
              </w:rPr>
              <w:t>Numeric</w:t>
            </w:r>
          </w:p>
        </w:tc>
        <w:tc>
          <w:tcPr>
            <w:tcW w:w="4119" w:type="dxa"/>
            <w:shd w:val="clear" w:color="auto" w:fill="FFFFFF" w:themeFill="background1"/>
            <w:vAlign w:val="center"/>
          </w:tcPr>
          <w:p w:rsidRPr="00504B89" w:rsidR="00C8318F" w:rsidP="00504B89" w:rsidRDefault="009606A6" w14:paraId="4197C141" w14:textId="34A1E968">
            <w:pPr>
              <w:spacing w:after="0"/>
              <w:rPr>
                <w:rFonts w:cstheme="minorHAnsi"/>
              </w:rPr>
            </w:pPr>
            <w:r w:rsidRPr="009606A6">
              <w:rPr>
                <w:rFonts w:cstheme="minorHAnsi"/>
              </w:rPr>
              <w:t>HROrganizationUnit.ToAccountingEntity</w:t>
            </w:r>
            <w:r w:rsidR="00BF2719">
              <w:rPr>
                <w:rFonts w:cstheme="minorHAnsi"/>
              </w:rPr>
              <w:t xml:space="preserve"> (ParentLink: </w:t>
            </w:r>
            <w:r w:rsidR="00BF2719">
              <w:rPr>
                <w:rStyle w:val="attribute-answer"/>
              </w:rPr>
              <w:t>ExpenseAccount.ToAccountingEntity)</w:t>
            </w:r>
            <w:r w:rsidRPr="009606A6">
              <w:rPr>
                <w:rFonts w:cstheme="minorHAnsi"/>
              </w:rPr>
              <w:t xml:space="preserve"> = PayablesInvoiceDistribution.ToAccountingEntity</w:t>
            </w:r>
          </w:p>
        </w:tc>
      </w:tr>
      <w:tr w:rsidRPr="00504B89" w:rsidR="001B23AC" w:rsidTr="001B23AC" w14:paraId="56E38266" w14:textId="77777777">
        <w:trPr>
          <w:trHeight w:val="241"/>
        </w:trPr>
        <w:tc>
          <w:tcPr>
            <w:tcW w:w="3363" w:type="dxa"/>
            <w:shd w:val="clear" w:color="auto" w:fill="FFFFFF" w:themeFill="background1"/>
          </w:tcPr>
          <w:p w:rsidRPr="00504B89" w:rsidR="001B23AC" w:rsidP="00504B89" w:rsidRDefault="00EA3B27" w14:paraId="739D9239" w14:textId="14580DB2">
            <w:pPr>
              <w:spacing w:after="0"/>
              <w:rPr>
                <w:rFonts w:cstheme="minorHAnsi"/>
                <w:b/>
              </w:rPr>
            </w:pPr>
            <w:r>
              <w:rPr>
                <w:rFonts w:cstheme="minorHAnsi"/>
                <w:b/>
              </w:rPr>
              <w:t>Department</w:t>
            </w:r>
          </w:p>
        </w:tc>
        <w:tc>
          <w:tcPr>
            <w:tcW w:w="2932" w:type="dxa"/>
            <w:vAlign w:val="center"/>
          </w:tcPr>
          <w:p w:rsidRPr="00504B89" w:rsidR="001B23AC" w:rsidP="00504B89" w:rsidRDefault="001B23AC" w14:paraId="7EFF901C" w14:textId="6BBE1A2D">
            <w:pPr>
              <w:spacing w:after="0"/>
              <w:rPr>
                <w:rFonts w:cstheme="minorHAnsi"/>
              </w:rPr>
            </w:pPr>
            <w:r w:rsidRPr="00504B89">
              <w:rPr>
                <w:rFonts w:cstheme="minorHAnsi"/>
              </w:rPr>
              <w:t>Department</w:t>
            </w:r>
          </w:p>
        </w:tc>
        <w:tc>
          <w:tcPr>
            <w:tcW w:w="1521" w:type="dxa"/>
            <w:shd w:val="clear" w:color="auto" w:fill="FFFFFF" w:themeFill="background1"/>
          </w:tcPr>
          <w:p w:rsidRPr="00504B89" w:rsidR="001B23AC" w:rsidP="00504B89" w:rsidRDefault="006C4741" w14:paraId="2D4888AB" w14:textId="5F43F7C1">
            <w:pPr>
              <w:spacing w:after="0"/>
              <w:rPr>
                <w:rFonts w:cstheme="minorHAnsi"/>
                <w:color w:val="000000"/>
              </w:rPr>
            </w:pPr>
            <w:r w:rsidRPr="00504B89">
              <w:rPr>
                <w:rFonts w:cstheme="minorHAnsi"/>
                <w:color w:val="000000"/>
              </w:rPr>
              <w:t>5</w:t>
            </w:r>
          </w:p>
        </w:tc>
        <w:tc>
          <w:tcPr>
            <w:tcW w:w="1504" w:type="dxa"/>
            <w:shd w:val="clear" w:color="auto" w:fill="FFFFFF" w:themeFill="background1"/>
          </w:tcPr>
          <w:p w:rsidRPr="00504B89" w:rsidR="001B23AC" w:rsidP="00504B89" w:rsidRDefault="006C4741" w14:paraId="52AFE3C2" w14:textId="5417AF4D">
            <w:pPr>
              <w:spacing w:after="0"/>
              <w:rPr>
                <w:rFonts w:cstheme="minorHAnsi"/>
              </w:rPr>
            </w:pPr>
            <w:r w:rsidRPr="00504B89">
              <w:rPr>
                <w:rFonts w:cstheme="minorHAnsi"/>
              </w:rPr>
              <w:t>Numeric</w:t>
            </w:r>
          </w:p>
        </w:tc>
        <w:tc>
          <w:tcPr>
            <w:tcW w:w="4119" w:type="dxa"/>
            <w:shd w:val="clear" w:color="auto" w:fill="FFFFFF" w:themeFill="background1"/>
            <w:vAlign w:val="center"/>
          </w:tcPr>
          <w:p w:rsidRPr="00504B89" w:rsidR="008B2D49" w:rsidP="00504B89" w:rsidRDefault="009310EA" w14:paraId="40C168EF" w14:textId="3E0C0308">
            <w:pPr>
              <w:spacing w:after="0"/>
              <w:rPr>
                <w:rFonts w:cstheme="minorHAnsi"/>
              </w:rPr>
            </w:pPr>
            <w:r w:rsidRPr="009310EA">
              <w:rPr>
                <w:rFonts w:cstheme="minorHAnsi"/>
              </w:rPr>
              <w:t>HROrganizationUnit.FinanceDimension1 = PayablesInvoiceDistribution.FinanceDimension1</w:t>
            </w:r>
          </w:p>
        </w:tc>
      </w:tr>
      <w:tr w:rsidRPr="00504B89" w:rsidR="00AF1E18" w:rsidTr="001B23AC" w14:paraId="0B903053" w14:textId="77777777">
        <w:trPr>
          <w:trHeight w:val="241"/>
        </w:trPr>
        <w:tc>
          <w:tcPr>
            <w:tcW w:w="3363" w:type="dxa"/>
            <w:shd w:val="clear" w:color="auto" w:fill="FFFFFF" w:themeFill="background1"/>
          </w:tcPr>
          <w:p w:rsidRPr="00504B89" w:rsidR="00AF1E18" w:rsidP="00504B89" w:rsidRDefault="00AF1E18" w14:paraId="7EBE1D94" w14:textId="1EC23BB2">
            <w:pPr>
              <w:spacing w:after="0"/>
              <w:rPr>
                <w:rFonts w:cstheme="minorHAnsi"/>
                <w:b/>
                <w:bCs/>
              </w:rPr>
            </w:pPr>
            <w:r w:rsidRPr="00504B89">
              <w:rPr>
                <w:rFonts w:cstheme="minorHAnsi"/>
                <w:b/>
                <w:bCs/>
              </w:rPr>
              <w:t>UnitType</w:t>
            </w:r>
          </w:p>
        </w:tc>
        <w:tc>
          <w:tcPr>
            <w:tcW w:w="2932" w:type="dxa"/>
            <w:vAlign w:val="center"/>
          </w:tcPr>
          <w:p w:rsidRPr="00504B89" w:rsidR="00AF1E18" w:rsidP="00504B89" w:rsidRDefault="00AF1E18" w14:paraId="5E81BC96" w14:textId="08D33B0B">
            <w:pPr>
              <w:spacing w:after="0"/>
              <w:rPr>
                <w:rFonts w:cstheme="minorHAnsi"/>
              </w:rPr>
            </w:pPr>
            <w:r w:rsidRPr="00504B89">
              <w:rPr>
                <w:rFonts w:cstheme="minorHAnsi"/>
              </w:rPr>
              <w:t>DEPARTMENT</w:t>
            </w:r>
          </w:p>
        </w:tc>
        <w:tc>
          <w:tcPr>
            <w:tcW w:w="1521" w:type="dxa"/>
            <w:shd w:val="clear" w:color="auto" w:fill="FFFFFF" w:themeFill="background1"/>
          </w:tcPr>
          <w:p w:rsidRPr="00504B89" w:rsidR="00AF1E18" w:rsidP="00504B89" w:rsidRDefault="00AF1E18" w14:paraId="322CB038" w14:textId="77777777">
            <w:pPr>
              <w:spacing w:after="0"/>
              <w:rPr>
                <w:rFonts w:cstheme="minorHAnsi"/>
                <w:color w:val="000000"/>
              </w:rPr>
            </w:pPr>
          </w:p>
        </w:tc>
        <w:tc>
          <w:tcPr>
            <w:tcW w:w="1504" w:type="dxa"/>
            <w:shd w:val="clear" w:color="auto" w:fill="FFFFFF" w:themeFill="background1"/>
          </w:tcPr>
          <w:p w:rsidRPr="00504B89" w:rsidR="00AF1E18" w:rsidP="00504B89" w:rsidRDefault="00AF1E18" w14:paraId="77711321" w14:textId="02485A7D">
            <w:pPr>
              <w:spacing w:after="0"/>
              <w:rPr>
                <w:rFonts w:cstheme="minorHAnsi"/>
              </w:rPr>
            </w:pPr>
            <w:r w:rsidRPr="00504B89">
              <w:rPr>
                <w:rFonts w:cstheme="minorHAnsi"/>
              </w:rPr>
              <w:t>Alpha</w:t>
            </w:r>
          </w:p>
        </w:tc>
        <w:tc>
          <w:tcPr>
            <w:tcW w:w="4119" w:type="dxa"/>
            <w:shd w:val="clear" w:color="auto" w:fill="FFFFFF" w:themeFill="background1"/>
            <w:vAlign w:val="center"/>
          </w:tcPr>
          <w:p w:rsidRPr="00504B89" w:rsidR="00AF1E18" w:rsidP="00504B89" w:rsidRDefault="00AF1E18" w14:paraId="47F7E16F" w14:textId="20FC08FA">
            <w:pPr>
              <w:spacing w:after="0"/>
              <w:rPr>
                <w:rFonts w:cstheme="minorHAnsi"/>
              </w:rPr>
            </w:pPr>
            <w:r w:rsidRPr="00504B89">
              <w:rPr>
                <w:rFonts w:cstheme="minorHAnsi"/>
              </w:rPr>
              <w:t>UnitType = DEPARTMENT only</w:t>
            </w:r>
          </w:p>
        </w:tc>
      </w:tr>
    </w:tbl>
    <w:p w:rsidRPr="00504B89" w:rsidR="00F6466A" w:rsidP="00504B89" w:rsidRDefault="00F6466A" w14:paraId="20BED67E" w14:textId="38ED4746"/>
    <w:p w:rsidRPr="00CF7FC3" w:rsidR="00175EDE" w:rsidP="00175EDE" w:rsidRDefault="00272D2C" w14:paraId="3E622EB6" w14:textId="539FD1E3">
      <w:pPr>
        <w:rPr>
          <w:b/>
          <w:bCs/>
        </w:rPr>
      </w:pPr>
      <w:r w:rsidRPr="00CF7FC3">
        <w:rPr>
          <w:b/>
          <w:bCs/>
        </w:rPr>
        <w:t>Supervisor</w:t>
      </w:r>
      <w:r w:rsidRPr="00CF7FC3" w:rsidR="00175EDE">
        <w:rPr>
          <w:b/>
          <w:bCs/>
        </w:rPr>
        <w:t>:</w:t>
      </w:r>
    </w:p>
    <w:tbl>
      <w:tblPr>
        <w:tblW w:w="13439"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3363"/>
        <w:gridCol w:w="2932"/>
        <w:gridCol w:w="1521"/>
        <w:gridCol w:w="1504"/>
        <w:gridCol w:w="4119"/>
      </w:tblGrid>
      <w:tr w:rsidRPr="00CF7FC3" w:rsidR="00175EDE" w:rsidTr="00647BA7" w14:paraId="687AE47E" w14:textId="77777777">
        <w:trPr>
          <w:trHeight w:val="241"/>
        </w:trPr>
        <w:tc>
          <w:tcPr>
            <w:tcW w:w="3363" w:type="dxa"/>
            <w:shd w:val="clear" w:color="auto" w:fill="0C195E"/>
          </w:tcPr>
          <w:p w:rsidRPr="00CF7FC3" w:rsidR="00175EDE" w:rsidP="00647BA7" w:rsidRDefault="00E94426" w14:paraId="57A6C33A" w14:textId="038EC97A">
            <w:pPr>
              <w:spacing w:after="0"/>
              <w:jc w:val="center"/>
              <w:rPr>
                <w:rFonts w:cstheme="minorHAnsi"/>
                <w:b/>
                <w:bCs/>
                <w:color w:val="FFFFFF" w:themeColor="background1"/>
              </w:rPr>
            </w:pPr>
            <w:r w:rsidRPr="00CF7FC3">
              <w:rPr>
                <w:b/>
                <w:bCs/>
              </w:rPr>
              <w:t>Field</w:t>
            </w:r>
          </w:p>
        </w:tc>
        <w:tc>
          <w:tcPr>
            <w:tcW w:w="2932" w:type="dxa"/>
            <w:shd w:val="clear" w:color="auto" w:fill="0C195E"/>
            <w:vAlign w:val="center"/>
          </w:tcPr>
          <w:p w:rsidRPr="00CF7FC3" w:rsidR="00175EDE" w:rsidP="00647BA7" w:rsidRDefault="00175EDE" w14:paraId="339C6103" w14:textId="77777777">
            <w:pPr>
              <w:spacing w:after="0"/>
              <w:jc w:val="center"/>
              <w:rPr>
                <w:rFonts w:cstheme="minorHAnsi"/>
                <w:b/>
                <w:bCs/>
                <w:color w:val="FFFFFF" w:themeColor="background1"/>
              </w:rPr>
            </w:pPr>
            <w:r w:rsidRPr="00CF7FC3">
              <w:rPr>
                <w:rFonts w:cstheme="minorHAnsi"/>
                <w:b/>
                <w:bCs/>
                <w:color w:val="FFFFFF" w:themeColor="background1"/>
              </w:rPr>
              <w:t>Description</w:t>
            </w:r>
          </w:p>
        </w:tc>
        <w:tc>
          <w:tcPr>
            <w:tcW w:w="1521" w:type="dxa"/>
            <w:shd w:val="clear" w:color="auto" w:fill="0C195E"/>
            <w:vAlign w:val="center"/>
          </w:tcPr>
          <w:p w:rsidRPr="00CF7FC3" w:rsidR="00175EDE" w:rsidP="00647BA7" w:rsidRDefault="00175EDE" w14:paraId="11427ADF" w14:textId="77777777">
            <w:pPr>
              <w:spacing w:after="0"/>
              <w:jc w:val="center"/>
              <w:rPr>
                <w:rFonts w:cstheme="minorHAnsi"/>
                <w:b/>
                <w:bCs/>
                <w:color w:val="FFFFFF" w:themeColor="background1"/>
              </w:rPr>
            </w:pPr>
            <w:r w:rsidRPr="00CF7FC3">
              <w:rPr>
                <w:rFonts w:cstheme="minorHAnsi"/>
                <w:b/>
                <w:bCs/>
                <w:color w:val="FFFFFF" w:themeColor="background1"/>
              </w:rPr>
              <w:t>Field Length</w:t>
            </w:r>
          </w:p>
        </w:tc>
        <w:tc>
          <w:tcPr>
            <w:tcW w:w="1504" w:type="dxa"/>
            <w:shd w:val="clear" w:color="auto" w:fill="0C195E"/>
            <w:vAlign w:val="center"/>
          </w:tcPr>
          <w:p w:rsidRPr="00CF7FC3" w:rsidR="00175EDE" w:rsidP="00647BA7" w:rsidRDefault="00175EDE" w14:paraId="3E707B21" w14:textId="77777777">
            <w:pPr>
              <w:spacing w:after="0"/>
              <w:jc w:val="center"/>
              <w:rPr>
                <w:rFonts w:cstheme="minorHAnsi"/>
                <w:b/>
                <w:bCs/>
                <w:color w:val="FFFFFF" w:themeColor="background1"/>
              </w:rPr>
            </w:pPr>
            <w:r w:rsidRPr="00CF7FC3">
              <w:rPr>
                <w:rFonts w:cstheme="minorHAnsi"/>
                <w:b/>
                <w:bCs/>
                <w:color w:val="FFFFFF" w:themeColor="background1"/>
              </w:rPr>
              <w:t>Field Type</w:t>
            </w:r>
          </w:p>
        </w:tc>
        <w:tc>
          <w:tcPr>
            <w:tcW w:w="4119" w:type="dxa"/>
            <w:shd w:val="clear" w:color="auto" w:fill="0C195E"/>
            <w:vAlign w:val="center"/>
          </w:tcPr>
          <w:p w:rsidRPr="00CF7FC3" w:rsidR="00175EDE" w:rsidP="00647BA7" w:rsidRDefault="00175EDE" w14:paraId="7C306AB7" w14:textId="77777777">
            <w:pPr>
              <w:spacing w:after="0"/>
              <w:jc w:val="center"/>
              <w:rPr>
                <w:rFonts w:cstheme="minorHAnsi"/>
                <w:b/>
                <w:bCs/>
                <w:color w:val="FFFFFF" w:themeColor="background1"/>
              </w:rPr>
            </w:pPr>
            <w:r w:rsidRPr="00CF7FC3">
              <w:rPr>
                <w:rFonts w:cstheme="minorHAnsi"/>
                <w:b/>
                <w:bCs/>
                <w:color w:val="FFFFFF" w:themeColor="background1"/>
              </w:rPr>
              <w:t>Comments</w:t>
            </w:r>
          </w:p>
        </w:tc>
      </w:tr>
      <w:tr w:rsidRPr="00CF7FC3" w:rsidR="00175EDE" w:rsidTr="00647BA7" w14:paraId="1C0DB550" w14:textId="77777777">
        <w:trPr>
          <w:trHeight w:val="241"/>
        </w:trPr>
        <w:tc>
          <w:tcPr>
            <w:tcW w:w="3363" w:type="dxa"/>
            <w:shd w:val="clear" w:color="auto" w:fill="FFFFFF" w:themeFill="background1"/>
          </w:tcPr>
          <w:p w:rsidRPr="00CF7FC3" w:rsidR="00175EDE" w:rsidP="00647BA7" w:rsidRDefault="00175EDE" w14:paraId="4D9C92E9" w14:textId="77777777">
            <w:pPr>
              <w:spacing w:after="0"/>
              <w:rPr>
                <w:rFonts w:cstheme="minorHAnsi"/>
                <w:b/>
                <w:bCs/>
              </w:rPr>
            </w:pPr>
            <w:r w:rsidRPr="00CF7FC3">
              <w:t>HROrganizationUnit</w:t>
            </w:r>
          </w:p>
        </w:tc>
        <w:tc>
          <w:tcPr>
            <w:tcW w:w="2932" w:type="dxa"/>
            <w:shd w:val="clear" w:color="auto" w:fill="FFFFFF" w:themeFill="background1"/>
            <w:vAlign w:val="center"/>
          </w:tcPr>
          <w:p w:rsidRPr="00CF7FC3" w:rsidR="00175EDE" w:rsidP="00647BA7" w:rsidRDefault="00175EDE" w14:paraId="0ABCC605" w14:textId="77777777">
            <w:pPr>
              <w:spacing w:after="0"/>
              <w:rPr>
                <w:rFonts w:cstheme="minorHAnsi"/>
              </w:rPr>
            </w:pPr>
          </w:p>
        </w:tc>
        <w:tc>
          <w:tcPr>
            <w:tcW w:w="1521" w:type="dxa"/>
            <w:shd w:val="clear" w:color="auto" w:fill="FFFFFF" w:themeFill="background1"/>
          </w:tcPr>
          <w:p w:rsidRPr="00CF7FC3" w:rsidR="00175EDE" w:rsidP="00647BA7" w:rsidRDefault="00175EDE" w14:paraId="07056B56" w14:textId="77777777">
            <w:pPr>
              <w:spacing w:after="0"/>
              <w:rPr>
                <w:rFonts w:cstheme="minorHAnsi"/>
              </w:rPr>
            </w:pPr>
          </w:p>
        </w:tc>
        <w:tc>
          <w:tcPr>
            <w:tcW w:w="1504" w:type="dxa"/>
            <w:shd w:val="clear" w:color="auto" w:fill="FFFFFF" w:themeFill="background1"/>
          </w:tcPr>
          <w:p w:rsidRPr="00CF7FC3" w:rsidR="00175EDE" w:rsidP="00647BA7" w:rsidRDefault="009B4902" w14:paraId="75F37A96" w14:textId="42FA5D44">
            <w:pPr>
              <w:spacing w:after="0"/>
              <w:rPr>
                <w:rFonts w:cstheme="minorHAnsi"/>
              </w:rPr>
            </w:pPr>
            <w:r w:rsidRPr="00CF7FC3">
              <w:rPr>
                <w:rFonts w:cstheme="minorHAnsi"/>
              </w:rPr>
              <w:t>Numeric</w:t>
            </w:r>
          </w:p>
        </w:tc>
        <w:tc>
          <w:tcPr>
            <w:tcW w:w="4119" w:type="dxa"/>
            <w:shd w:val="clear" w:color="auto" w:fill="FFFFFF" w:themeFill="background1"/>
            <w:vAlign w:val="center"/>
          </w:tcPr>
          <w:p w:rsidRPr="00CF7FC3" w:rsidR="00175EDE" w:rsidP="00647BA7" w:rsidRDefault="00175EDE" w14:paraId="18B2BD1D" w14:textId="0DAD4E7D">
            <w:pPr>
              <w:spacing w:after="0"/>
              <w:rPr>
                <w:rFonts w:cstheme="minorHAnsi"/>
              </w:rPr>
            </w:pPr>
          </w:p>
        </w:tc>
      </w:tr>
      <w:tr w:rsidRPr="00CF7FC3" w:rsidR="00175EDE" w:rsidTr="00647BA7" w14:paraId="67210606" w14:textId="77777777">
        <w:trPr>
          <w:trHeight w:val="241"/>
        </w:trPr>
        <w:tc>
          <w:tcPr>
            <w:tcW w:w="3363" w:type="dxa"/>
            <w:shd w:val="clear" w:color="auto" w:fill="FFFFFF" w:themeFill="background1"/>
          </w:tcPr>
          <w:p w:rsidRPr="00CF7FC3" w:rsidR="00175EDE" w:rsidP="00647BA7" w:rsidRDefault="00BA0F6F" w14:paraId="54F1853E" w14:textId="3C29FEA2">
            <w:pPr>
              <w:spacing w:after="0"/>
              <w:rPr>
                <w:rFonts w:cstheme="minorHAnsi"/>
                <w:b/>
                <w:bCs/>
              </w:rPr>
            </w:pPr>
            <w:r w:rsidRPr="00CF7FC3">
              <w:rPr>
                <w:rFonts w:cstheme="minorHAnsi"/>
                <w:b/>
                <w:bCs/>
              </w:rPr>
              <w:t>Supervisor</w:t>
            </w:r>
          </w:p>
        </w:tc>
        <w:tc>
          <w:tcPr>
            <w:tcW w:w="2932" w:type="dxa"/>
            <w:shd w:val="clear" w:color="auto" w:fill="FFFFFF" w:themeFill="background1"/>
          </w:tcPr>
          <w:p w:rsidRPr="00CF7FC3" w:rsidR="00175EDE" w:rsidP="00647BA7" w:rsidRDefault="00175EDE" w14:paraId="50918ACB" w14:textId="321A6498">
            <w:pPr>
              <w:spacing w:after="0"/>
              <w:rPr>
                <w:rFonts w:cstheme="minorHAnsi"/>
              </w:rPr>
            </w:pPr>
          </w:p>
        </w:tc>
        <w:tc>
          <w:tcPr>
            <w:tcW w:w="1521" w:type="dxa"/>
            <w:shd w:val="clear" w:color="auto" w:fill="FFFFFF" w:themeFill="background1"/>
          </w:tcPr>
          <w:p w:rsidRPr="00CF7FC3" w:rsidR="00175EDE" w:rsidP="00647BA7" w:rsidRDefault="00175EDE" w14:paraId="7A865D77" w14:textId="77777777">
            <w:pPr>
              <w:spacing w:after="0"/>
              <w:rPr>
                <w:rFonts w:cstheme="minorHAnsi"/>
                <w:color w:val="000000"/>
              </w:rPr>
            </w:pPr>
          </w:p>
        </w:tc>
        <w:tc>
          <w:tcPr>
            <w:tcW w:w="1504" w:type="dxa"/>
            <w:shd w:val="clear" w:color="auto" w:fill="FFFFFF" w:themeFill="background1"/>
          </w:tcPr>
          <w:p w:rsidRPr="00CF7FC3" w:rsidR="00175EDE" w:rsidP="00647BA7" w:rsidRDefault="00175EDE" w14:paraId="0FBCA8A0" w14:textId="77777777">
            <w:pPr>
              <w:spacing w:after="0"/>
              <w:rPr>
                <w:rFonts w:cstheme="minorHAnsi"/>
              </w:rPr>
            </w:pPr>
          </w:p>
        </w:tc>
        <w:tc>
          <w:tcPr>
            <w:tcW w:w="4119" w:type="dxa"/>
            <w:shd w:val="clear" w:color="auto" w:fill="FFFFFF" w:themeFill="background1"/>
            <w:vAlign w:val="center"/>
          </w:tcPr>
          <w:p w:rsidRPr="00CF7FC3" w:rsidR="00175EDE" w:rsidP="00647BA7" w:rsidRDefault="00175EDE" w14:paraId="539DC87B" w14:textId="3EB48DC7">
            <w:pPr>
              <w:spacing w:after="0"/>
              <w:rPr>
                <w:rFonts w:cstheme="minorHAnsi"/>
              </w:rPr>
            </w:pPr>
          </w:p>
        </w:tc>
      </w:tr>
      <w:tr w:rsidRPr="00DF7065" w:rsidR="00175EDE" w:rsidTr="00647BA7" w14:paraId="3B58D1A9" w14:textId="77777777">
        <w:trPr>
          <w:trHeight w:val="241"/>
        </w:trPr>
        <w:tc>
          <w:tcPr>
            <w:tcW w:w="3363" w:type="dxa"/>
            <w:shd w:val="clear" w:color="auto" w:fill="FFFFFF" w:themeFill="background1"/>
          </w:tcPr>
          <w:p w:rsidRPr="00CF7FC3" w:rsidR="00175EDE" w:rsidP="00647BA7" w:rsidRDefault="00D3280B" w14:paraId="78F1113B" w14:textId="0FC1295A">
            <w:pPr>
              <w:spacing w:after="0"/>
              <w:rPr>
                <w:rFonts w:cstheme="minorHAnsi"/>
                <w:b/>
                <w:bCs/>
              </w:rPr>
            </w:pPr>
            <w:r w:rsidRPr="00CF7FC3">
              <w:rPr>
                <w:rFonts w:cstheme="minorHAnsi"/>
                <w:b/>
                <w:bCs/>
              </w:rPr>
              <w:t>SupervisorType</w:t>
            </w:r>
          </w:p>
        </w:tc>
        <w:tc>
          <w:tcPr>
            <w:tcW w:w="2932" w:type="dxa"/>
            <w:shd w:val="clear" w:color="auto" w:fill="FFFFFF" w:themeFill="background1"/>
            <w:vAlign w:val="center"/>
          </w:tcPr>
          <w:p w:rsidRPr="00CF7FC3" w:rsidR="00175EDE" w:rsidP="00647BA7" w:rsidRDefault="005C73A8" w14:paraId="532F0AB4" w14:textId="54845827">
            <w:pPr>
              <w:spacing w:after="0"/>
              <w:rPr>
                <w:rFonts w:cstheme="minorHAnsi"/>
              </w:rPr>
            </w:pPr>
            <w:r w:rsidRPr="00CF7FC3">
              <w:rPr>
                <w:rFonts w:cstheme="minorHAnsi"/>
              </w:rPr>
              <w:t>Description of the role, based on</w:t>
            </w:r>
            <w:r w:rsidRPr="00CF7FC3" w:rsidR="00D3280B">
              <w:rPr>
                <w:rFonts w:cstheme="minorHAnsi"/>
              </w:rPr>
              <w:t xml:space="preserve"> supervisor value</w:t>
            </w:r>
          </w:p>
        </w:tc>
        <w:tc>
          <w:tcPr>
            <w:tcW w:w="1521" w:type="dxa"/>
            <w:shd w:val="clear" w:color="auto" w:fill="FFFFFF" w:themeFill="background1"/>
          </w:tcPr>
          <w:p w:rsidRPr="00CF7FC3" w:rsidR="00175EDE" w:rsidP="00647BA7" w:rsidRDefault="00175EDE" w14:paraId="4EBA8869" w14:textId="77777777">
            <w:pPr>
              <w:spacing w:after="0"/>
              <w:rPr>
                <w:rFonts w:cstheme="minorHAnsi"/>
                <w:color w:val="000000"/>
              </w:rPr>
            </w:pPr>
          </w:p>
        </w:tc>
        <w:tc>
          <w:tcPr>
            <w:tcW w:w="1504" w:type="dxa"/>
            <w:shd w:val="clear" w:color="auto" w:fill="FFFFFF" w:themeFill="background1"/>
          </w:tcPr>
          <w:p w:rsidRPr="00CF7FC3" w:rsidR="00175EDE" w:rsidP="00647BA7" w:rsidRDefault="00175EDE" w14:paraId="651008FF" w14:textId="77777777">
            <w:pPr>
              <w:spacing w:after="0"/>
              <w:rPr>
                <w:rFonts w:cstheme="minorHAnsi"/>
              </w:rPr>
            </w:pPr>
          </w:p>
        </w:tc>
        <w:tc>
          <w:tcPr>
            <w:tcW w:w="4119" w:type="dxa"/>
            <w:shd w:val="clear" w:color="auto" w:fill="FFFFFF" w:themeFill="background1"/>
            <w:vAlign w:val="center"/>
          </w:tcPr>
          <w:p w:rsidRPr="00E564BB" w:rsidR="00175EDE" w:rsidP="00647BA7" w:rsidRDefault="00A3175B" w14:paraId="33360B35" w14:textId="503DFE10">
            <w:pPr>
              <w:spacing w:after="0"/>
              <w:rPr>
                <w:rFonts w:cstheme="minorHAnsi"/>
              </w:rPr>
            </w:pPr>
            <w:r w:rsidRPr="00CF7FC3">
              <w:rPr>
                <w:rFonts w:cstheme="minorHAnsi"/>
              </w:rPr>
              <w:t>Identify what level to lookup on the approval table XREF</w:t>
            </w:r>
          </w:p>
        </w:tc>
      </w:tr>
    </w:tbl>
    <w:p w:rsidR="0049225A" w:rsidP="005F430E" w:rsidRDefault="0049225A" w14:paraId="0D8EE1E0" w14:textId="4FAFAD4F">
      <w:pPr>
        <w:rPr>
          <w:b/>
          <w:bCs/>
        </w:rPr>
      </w:pPr>
    </w:p>
    <w:p w:rsidR="001D5235" w:rsidP="005F430E" w:rsidRDefault="001D5235" w14:paraId="7DE1CB30" w14:textId="77777777">
      <w:pPr>
        <w:rPr>
          <w:b/>
          <w:bCs/>
        </w:rPr>
      </w:pPr>
    </w:p>
    <w:p w:rsidR="001D5235" w:rsidP="005F430E" w:rsidRDefault="001D5235" w14:paraId="6D47C826" w14:textId="77777777">
      <w:pPr>
        <w:rPr>
          <w:b/>
          <w:bCs/>
        </w:rPr>
      </w:pPr>
    </w:p>
    <w:p w:rsidR="001D5235" w:rsidP="005F430E" w:rsidRDefault="001D5235" w14:paraId="3ADD7555" w14:textId="77777777">
      <w:pPr>
        <w:rPr>
          <w:b/>
          <w:bCs/>
        </w:rPr>
      </w:pPr>
    </w:p>
    <w:p w:rsidR="001D5235" w:rsidP="005F430E" w:rsidRDefault="001D5235" w14:paraId="43DCA9CA" w14:textId="77777777">
      <w:pPr>
        <w:rPr>
          <w:b/>
          <w:bCs/>
        </w:rPr>
      </w:pPr>
    </w:p>
    <w:p w:rsidR="0058147F" w:rsidP="005F430E" w:rsidRDefault="0058147F" w14:paraId="16F3CDF6" w14:textId="77777777">
      <w:pPr>
        <w:rPr>
          <w:b/>
          <w:bCs/>
        </w:rPr>
      </w:pPr>
      <w:r w:rsidRPr="0058147F">
        <w:rPr>
          <w:b/>
          <w:bCs/>
        </w:rPr>
        <w:t>APIA_NONPOROUTING_Approval_Matrix</w:t>
      </w:r>
    </w:p>
    <w:p w:rsidR="00780E6E" w:rsidP="005F430E" w:rsidRDefault="00BA7F28" w14:paraId="0DC4FA47" w14:textId="767238A3">
      <w:pPr>
        <w:rPr>
          <w:rFonts w:ascii="Calibri" w:hAnsi="Calibri" w:cs="Calibri"/>
          <w:color w:val="000000" w:themeColor="text1"/>
        </w:rPr>
      </w:pPr>
      <w:r w:rsidRPr="00BA7F28">
        <w:rPr>
          <w:rFonts w:ascii="Calibri" w:hAnsi="Calibri" w:cs="Calibri"/>
          <w:color w:val="000000" w:themeColor="text1"/>
        </w:rPr>
        <w:t>Cost Center Approver thresholds for Non-PO Invoices, P-card, Check Requests, and Service PO’s:</w:t>
      </w:r>
    </w:p>
    <w:tbl>
      <w:tblPr>
        <w:tblW w:w="13495"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3363"/>
        <w:gridCol w:w="2932"/>
        <w:gridCol w:w="7200"/>
      </w:tblGrid>
      <w:tr w:rsidRPr="00160CF4" w:rsidR="00422711" w:rsidTr="026D0205" w14:paraId="173DF062" w14:textId="007580DA">
        <w:trPr>
          <w:trHeight w:val="241"/>
        </w:trPr>
        <w:tc>
          <w:tcPr>
            <w:tcW w:w="3363" w:type="dxa"/>
            <w:shd w:val="clear" w:color="auto" w:fill="0C195E"/>
            <w:vAlign w:val="center"/>
          </w:tcPr>
          <w:p w:rsidRPr="009A4218" w:rsidR="00422711" w:rsidP="00647BA7" w:rsidRDefault="00422711" w14:paraId="5AD00D29" w14:textId="189F00B5">
            <w:pPr>
              <w:spacing w:after="0"/>
              <w:jc w:val="center"/>
              <w:rPr>
                <w:rFonts w:cstheme="minorHAnsi"/>
                <w:b/>
                <w:bCs/>
                <w:color w:val="FFFFFF" w:themeColor="background1"/>
              </w:rPr>
            </w:pPr>
            <w:r>
              <w:rPr>
                <w:rFonts w:cstheme="minorHAnsi"/>
                <w:b/>
                <w:bCs/>
                <w:color w:val="FFFFFF" w:themeColor="background1"/>
              </w:rPr>
              <w:t>Position</w:t>
            </w:r>
          </w:p>
        </w:tc>
        <w:tc>
          <w:tcPr>
            <w:tcW w:w="2932" w:type="dxa"/>
            <w:shd w:val="clear" w:color="auto" w:fill="0C195E"/>
            <w:vAlign w:val="center"/>
          </w:tcPr>
          <w:p w:rsidRPr="009A4218" w:rsidR="00422711" w:rsidP="00647BA7" w:rsidRDefault="00422711" w14:paraId="7A95CB49" w14:textId="3ED96616">
            <w:pPr>
              <w:spacing w:after="0"/>
              <w:jc w:val="center"/>
              <w:rPr>
                <w:rFonts w:cstheme="minorHAnsi"/>
                <w:b/>
                <w:bCs/>
                <w:color w:val="FFFFFF" w:themeColor="background1"/>
              </w:rPr>
            </w:pPr>
            <w:r>
              <w:rPr>
                <w:rFonts w:cstheme="minorHAnsi"/>
                <w:b/>
                <w:bCs/>
                <w:color w:val="FFFFFF" w:themeColor="background1"/>
              </w:rPr>
              <w:t>Invoice Amount</w:t>
            </w:r>
          </w:p>
        </w:tc>
        <w:tc>
          <w:tcPr>
            <w:tcW w:w="7200" w:type="dxa"/>
            <w:shd w:val="clear" w:color="auto" w:fill="0C195E"/>
          </w:tcPr>
          <w:p w:rsidR="00422711" w:rsidP="00647BA7" w:rsidRDefault="00422711" w14:paraId="36DCD0F6" w14:textId="6078D266">
            <w:pPr>
              <w:spacing w:after="0"/>
              <w:jc w:val="center"/>
              <w:rPr>
                <w:rFonts w:cstheme="minorHAnsi"/>
                <w:b/>
                <w:bCs/>
                <w:color w:val="FFFFFF" w:themeColor="background1"/>
              </w:rPr>
            </w:pPr>
            <w:r>
              <w:rPr>
                <w:rFonts w:cstheme="minorHAnsi"/>
                <w:b/>
                <w:bCs/>
                <w:color w:val="FFFFFF" w:themeColor="background1"/>
              </w:rPr>
              <w:t>Comments</w:t>
            </w:r>
          </w:p>
        </w:tc>
      </w:tr>
      <w:tr w:rsidRPr="004F3C48" w:rsidR="00422711" w:rsidTr="026D0205" w14:paraId="692429A2" w14:textId="34626C11">
        <w:trPr>
          <w:trHeight w:val="241"/>
        </w:trPr>
        <w:tc>
          <w:tcPr>
            <w:tcW w:w="3363" w:type="dxa"/>
            <w:shd w:val="clear" w:color="auto" w:fill="FFFFFF" w:themeFill="background1"/>
          </w:tcPr>
          <w:p w:rsidRPr="004F3C48" w:rsidR="00422711" w:rsidP="00647BA7" w:rsidRDefault="00422711" w14:paraId="72BE89CD" w14:textId="4BB97B59">
            <w:pPr>
              <w:spacing w:after="0"/>
              <w:rPr>
                <w:rFonts w:ascii="Arial" w:hAnsi="Arial" w:cs="Arial"/>
                <w:b/>
                <w:bCs/>
                <w:sz w:val="18"/>
                <w:szCs w:val="18"/>
              </w:rPr>
            </w:pPr>
            <w:r w:rsidRPr="004F3C48">
              <w:rPr>
                <w:rFonts w:ascii="Arial" w:hAnsi="Arial" w:cs="Arial"/>
                <w:b/>
                <w:bCs/>
                <w:sz w:val="18"/>
                <w:szCs w:val="18"/>
              </w:rPr>
              <w:t>Supervisor</w:t>
            </w:r>
          </w:p>
        </w:tc>
        <w:tc>
          <w:tcPr>
            <w:tcW w:w="2932" w:type="dxa"/>
            <w:shd w:val="clear" w:color="auto" w:fill="FFFFFF" w:themeFill="background1"/>
          </w:tcPr>
          <w:p w:rsidRPr="004F3C48" w:rsidR="00422711" w:rsidP="00647BA7" w:rsidRDefault="00422711" w14:paraId="12B980D3" w14:textId="2807D89D">
            <w:pPr>
              <w:spacing w:after="0"/>
              <w:rPr>
                <w:rFonts w:ascii="Arial" w:hAnsi="Arial" w:cs="Arial"/>
                <w:sz w:val="18"/>
                <w:szCs w:val="18"/>
              </w:rPr>
            </w:pPr>
            <w:r w:rsidRPr="004F3C48">
              <w:rPr>
                <w:rFonts w:ascii="Arial" w:hAnsi="Arial" w:cs="Arial"/>
                <w:sz w:val="18"/>
                <w:szCs w:val="18"/>
              </w:rPr>
              <w:t>&lt;1,000.0</w:t>
            </w:r>
            <w:r w:rsidRPr="004F3C48" w:rsidR="00394B5F">
              <w:rPr>
                <w:rFonts w:ascii="Arial" w:hAnsi="Arial" w:cs="Arial"/>
                <w:sz w:val="18"/>
                <w:szCs w:val="18"/>
              </w:rPr>
              <w:t>0</w:t>
            </w:r>
          </w:p>
        </w:tc>
        <w:tc>
          <w:tcPr>
            <w:tcW w:w="7200" w:type="dxa"/>
            <w:shd w:val="clear" w:color="auto" w:fill="FFFFFF" w:themeFill="background1"/>
          </w:tcPr>
          <w:p w:rsidRPr="004F3C48" w:rsidR="00422711" w:rsidP="00647BA7" w:rsidRDefault="00422711" w14:paraId="3ED8A1DE" w14:textId="55405D02">
            <w:pPr>
              <w:spacing w:after="0"/>
              <w:rPr>
                <w:rFonts w:ascii="Arial" w:hAnsi="Arial" w:cs="Arial"/>
                <w:sz w:val="18"/>
                <w:szCs w:val="18"/>
              </w:rPr>
            </w:pPr>
            <w:r w:rsidRPr="004F3C48">
              <w:rPr>
                <w:rFonts w:ascii="Arial" w:hAnsi="Arial" w:cs="Arial"/>
                <w:sz w:val="18"/>
                <w:szCs w:val="18"/>
              </w:rPr>
              <w:t>If Invoice amount is less t</w:t>
            </w:r>
            <w:r w:rsidRPr="004F3C48" w:rsidR="000D6D86">
              <w:rPr>
                <w:rFonts w:ascii="Arial" w:hAnsi="Arial" w:cs="Arial"/>
                <w:sz w:val="18"/>
                <w:szCs w:val="18"/>
              </w:rPr>
              <w:t>han the amount, stop approval at this level, if not, continue to the next level</w:t>
            </w:r>
          </w:p>
        </w:tc>
      </w:tr>
      <w:tr w:rsidRPr="004F3C48" w:rsidR="000D6D86" w:rsidTr="026D0205" w14:paraId="79093444" w14:textId="01AEE547">
        <w:trPr>
          <w:trHeight w:val="241"/>
        </w:trPr>
        <w:tc>
          <w:tcPr>
            <w:tcW w:w="3363" w:type="dxa"/>
            <w:shd w:val="clear" w:color="auto" w:fill="FFFFFF" w:themeFill="background1"/>
          </w:tcPr>
          <w:p w:rsidRPr="004F3C48" w:rsidR="000D6D86" w:rsidP="000D6D86" w:rsidRDefault="000D6D86" w14:paraId="2B5E2B9B" w14:textId="076C5A07">
            <w:pPr>
              <w:spacing w:after="0"/>
              <w:rPr>
                <w:rFonts w:ascii="Arial" w:hAnsi="Arial" w:cs="Arial"/>
                <w:b/>
                <w:bCs/>
                <w:sz w:val="18"/>
                <w:szCs w:val="18"/>
              </w:rPr>
            </w:pPr>
            <w:r w:rsidRPr="004F3C48">
              <w:rPr>
                <w:rFonts w:ascii="Arial" w:hAnsi="Arial" w:cs="Arial"/>
                <w:b/>
                <w:bCs/>
                <w:sz w:val="18"/>
                <w:szCs w:val="18"/>
              </w:rPr>
              <w:t>Manager</w:t>
            </w:r>
          </w:p>
        </w:tc>
        <w:tc>
          <w:tcPr>
            <w:tcW w:w="2932" w:type="dxa"/>
            <w:shd w:val="clear" w:color="auto" w:fill="FFFFFF" w:themeFill="background1"/>
          </w:tcPr>
          <w:p w:rsidRPr="004F3C48" w:rsidR="000D6D86" w:rsidP="000D6D86" w:rsidRDefault="000D6D86" w14:paraId="56BBA788" w14:textId="3B0160AE">
            <w:pPr>
              <w:spacing w:after="0"/>
              <w:rPr>
                <w:rFonts w:ascii="Arial" w:hAnsi="Arial" w:cs="Arial"/>
                <w:sz w:val="18"/>
                <w:szCs w:val="18"/>
              </w:rPr>
            </w:pPr>
            <w:r w:rsidRPr="004F3C48">
              <w:rPr>
                <w:rFonts w:ascii="Arial" w:hAnsi="Arial" w:cs="Arial"/>
                <w:sz w:val="18"/>
                <w:szCs w:val="18"/>
              </w:rPr>
              <w:t>&lt;50,000.0</w:t>
            </w:r>
            <w:r w:rsidRPr="004F3C48" w:rsidR="00394B5F">
              <w:rPr>
                <w:rFonts w:ascii="Arial" w:hAnsi="Arial" w:cs="Arial"/>
                <w:sz w:val="18"/>
                <w:szCs w:val="18"/>
              </w:rPr>
              <w:t>0</w:t>
            </w:r>
          </w:p>
        </w:tc>
        <w:tc>
          <w:tcPr>
            <w:tcW w:w="7200" w:type="dxa"/>
            <w:shd w:val="clear" w:color="auto" w:fill="FFFFFF" w:themeFill="background1"/>
          </w:tcPr>
          <w:p w:rsidRPr="004F3C48" w:rsidR="000D6D86" w:rsidP="000D6D86" w:rsidRDefault="000D6D86" w14:paraId="2D9E813A" w14:textId="74AC3F9C">
            <w:pPr>
              <w:spacing w:after="0"/>
              <w:rPr>
                <w:rFonts w:ascii="Arial" w:hAnsi="Arial" w:cs="Arial"/>
                <w:sz w:val="18"/>
                <w:szCs w:val="18"/>
              </w:rPr>
            </w:pPr>
            <w:r w:rsidRPr="004F3C48">
              <w:rPr>
                <w:rFonts w:ascii="Arial" w:hAnsi="Arial" w:cs="Arial"/>
                <w:sz w:val="18"/>
                <w:szCs w:val="18"/>
              </w:rPr>
              <w:t>If Invoice amount is less than the amount, stop approval at this level, if not, continue to the next level</w:t>
            </w:r>
          </w:p>
        </w:tc>
      </w:tr>
      <w:tr w:rsidRPr="004F3C48" w:rsidR="000D6D86" w:rsidTr="026D0205" w14:paraId="5F41F8F9" w14:textId="6F07D22F">
        <w:trPr>
          <w:trHeight w:val="241"/>
        </w:trPr>
        <w:tc>
          <w:tcPr>
            <w:tcW w:w="3363" w:type="dxa"/>
            <w:shd w:val="clear" w:color="auto" w:fill="FFFFFF" w:themeFill="background1"/>
          </w:tcPr>
          <w:p w:rsidRPr="004F3C48" w:rsidR="000D6D86" w:rsidP="000D6D86" w:rsidRDefault="000D6D86" w14:paraId="4E041DF9" w14:textId="0E5B9D67">
            <w:pPr>
              <w:spacing w:after="0"/>
              <w:rPr>
                <w:rFonts w:ascii="Arial" w:hAnsi="Arial" w:cs="Arial"/>
                <w:b/>
                <w:bCs/>
                <w:sz w:val="18"/>
                <w:szCs w:val="18"/>
              </w:rPr>
            </w:pPr>
            <w:r w:rsidRPr="004F3C48">
              <w:rPr>
                <w:rFonts w:ascii="Arial" w:hAnsi="Arial" w:cs="Arial"/>
                <w:b/>
                <w:bCs/>
                <w:sz w:val="18"/>
                <w:szCs w:val="18"/>
              </w:rPr>
              <w:t>Director</w:t>
            </w:r>
          </w:p>
        </w:tc>
        <w:tc>
          <w:tcPr>
            <w:tcW w:w="2932" w:type="dxa"/>
            <w:shd w:val="clear" w:color="auto" w:fill="FFFFFF" w:themeFill="background1"/>
          </w:tcPr>
          <w:p w:rsidRPr="004F3C48" w:rsidR="000D6D86" w:rsidP="000D6D86" w:rsidRDefault="000D6D86" w14:paraId="0EFEC7C1" w14:textId="38C24CF9">
            <w:pPr>
              <w:spacing w:after="0"/>
              <w:rPr>
                <w:rFonts w:ascii="Arial" w:hAnsi="Arial" w:cs="Arial"/>
                <w:sz w:val="18"/>
                <w:szCs w:val="18"/>
              </w:rPr>
            </w:pPr>
            <w:r w:rsidRPr="004F3C48">
              <w:rPr>
                <w:rFonts w:ascii="Arial" w:hAnsi="Arial" w:cs="Arial"/>
                <w:sz w:val="18"/>
                <w:szCs w:val="18"/>
              </w:rPr>
              <w:t>&lt;150,000.0</w:t>
            </w:r>
            <w:r w:rsidRPr="004F3C48" w:rsidR="00394B5F">
              <w:rPr>
                <w:rFonts w:ascii="Arial" w:hAnsi="Arial" w:cs="Arial"/>
                <w:sz w:val="18"/>
                <w:szCs w:val="18"/>
              </w:rPr>
              <w:t>0</w:t>
            </w:r>
          </w:p>
        </w:tc>
        <w:tc>
          <w:tcPr>
            <w:tcW w:w="7200" w:type="dxa"/>
            <w:shd w:val="clear" w:color="auto" w:fill="FFFFFF" w:themeFill="background1"/>
          </w:tcPr>
          <w:p w:rsidRPr="004F3C48" w:rsidR="000D6D86" w:rsidP="000D6D86" w:rsidRDefault="000D6D86" w14:paraId="1A1739C8" w14:textId="0F1137E4">
            <w:pPr>
              <w:spacing w:after="0"/>
              <w:rPr>
                <w:rFonts w:ascii="Arial" w:hAnsi="Arial" w:cs="Arial"/>
                <w:sz w:val="18"/>
                <w:szCs w:val="18"/>
              </w:rPr>
            </w:pPr>
            <w:r w:rsidRPr="004F3C48">
              <w:rPr>
                <w:rFonts w:ascii="Arial" w:hAnsi="Arial" w:cs="Arial"/>
                <w:sz w:val="18"/>
                <w:szCs w:val="18"/>
              </w:rPr>
              <w:t>If Invoice amount is less than the amount, stop approval at this level, if not, continue to the next level</w:t>
            </w:r>
          </w:p>
        </w:tc>
      </w:tr>
      <w:tr w:rsidRPr="004F3C48" w:rsidR="000D6D86" w:rsidTr="026D0205" w14:paraId="2984EB26" w14:textId="765F6392">
        <w:trPr>
          <w:trHeight w:val="241"/>
        </w:trPr>
        <w:tc>
          <w:tcPr>
            <w:tcW w:w="3363" w:type="dxa"/>
            <w:shd w:val="clear" w:color="auto" w:fill="FFFFFF" w:themeFill="background1"/>
          </w:tcPr>
          <w:p w:rsidRPr="004F3C48" w:rsidR="000D6D86" w:rsidP="000D6D86" w:rsidRDefault="000D6D86" w14:paraId="1799734D" w14:textId="405C9E8A">
            <w:pPr>
              <w:spacing w:after="0"/>
              <w:rPr>
                <w:rFonts w:ascii="Arial" w:hAnsi="Arial" w:cs="Arial"/>
                <w:b/>
                <w:bCs/>
                <w:sz w:val="18"/>
                <w:szCs w:val="18"/>
              </w:rPr>
            </w:pPr>
            <w:r w:rsidRPr="004F3C48">
              <w:rPr>
                <w:rFonts w:ascii="Arial" w:hAnsi="Arial" w:cs="Arial"/>
                <w:b/>
                <w:bCs/>
                <w:sz w:val="18"/>
                <w:szCs w:val="18"/>
              </w:rPr>
              <w:t>Vice President</w:t>
            </w:r>
          </w:p>
        </w:tc>
        <w:tc>
          <w:tcPr>
            <w:tcW w:w="2932" w:type="dxa"/>
            <w:shd w:val="clear" w:color="auto" w:fill="FFFFFF" w:themeFill="background1"/>
          </w:tcPr>
          <w:p w:rsidRPr="004F3C48" w:rsidR="000D6D86" w:rsidP="000D6D86" w:rsidRDefault="000D6D86" w14:paraId="74E8FED3" w14:textId="21742E9C">
            <w:pPr>
              <w:spacing w:after="0"/>
              <w:rPr>
                <w:rFonts w:ascii="Arial" w:hAnsi="Arial" w:cs="Arial"/>
                <w:sz w:val="18"/>
                <w:szCs w:val="18"/>
              </w:rPr>
            </w:pPr>
            <w:r w:rsidRPr="004F3C48">
              <w:rPr>
                <w:rFonts w:ascii="Arial" w:hAnsi="Arial" w:cs="Arial"/>
                <w:sz w:val="18"/>
                <w:szCs w:val="18"/>
              </w:rPr>
              <w:t>&lt;750,000.0</w:t>
            </w:r>
            <w:r w:rsidRPr="004F3C48" w:rsidR="00394B5F">
              <w:rPr>
                <w:rFonts w:ascii="Arial" w:hAnsi="Arial" w:cs="Arial"/>
                <w:sz w:val="18"/>
                <w:szCs w:val="18"/>
              </w:rPr>
              <w:t>0</w:t>
            </w:r>
          </w:p>
        </w:tc>
        <w:tc>
          <w:tcPr>
            <w:tcW w:w="7200" w:type="dxa"/>
            <w:shd w:val="clear" w:color="auto" w:fill="FFFFFF" w:themeFill="background1"/>
          </w:tcPr>
          <w:p w:rsidRPr="004F3C48" w:rsidR="000D6D86" w:rsidP="000D6D86" w:rsidRDefault="000D6D86" w14:paraId="447BBE51" w14:textId="2299CED1">
            <w:pPr>
              <w:spacing w:after="0"/>
              <w:rPr>
                <w:rFonts w:ascii="Arial" w:hAnsi="Arial" w:cs="Arial"/>
                <w:sz w:val="18"/>
                <w:szCs w:val="18"/>
              </w:rPr>
            </w:pPr>
            <w:r w:rsidRPr="004F3C48">
              <w:rPr>
                <w:rFonts w:ascii="Arial" w:hAnsi="Arial" w:cs="Arial"/>
                <w:sz w:val="18"/>
                <w:szCs w:val="18"/>
              </w:rPr>
              <w:t>If Invoice amount is less than the amount, stop approval at this level, if not, continue to the next level</w:t>
            </w:r>
          </w:p>
        </w:tc>
      </w:tr>
      <w:tr w:rsidRPr="004F3C48" w:rsidR="000D6D86" w:rsidTr="026D0205" w14:paraId="12A5043C" w14:textId="09C4E88C">
        <w:trPr>
          <w:trHeight w:val="241"/>
        </w:trPr>
        <w:tc>
          <w:tcPr>
            <w:tcW w:w="3363" w:type="dxa"/>
            <w:shd w:val="clear" w:color="auto" w:fill="FFFFFF" w:themeFill="background1"/>
          </w:tcPr>
          <w:p w:rsidRPr="004F3C48" w:rsidR="000D6D86" w:rsidP="000D6D86" w:rsidRDefault="000D6D86" w14:paraId="65305C40" w14:textId="42C595FA">
            <w:pPr>
              <w:spacing w:after="0"/>
              <w:rPr>
                <w:rFonts w:ascii="Arial" w:hAnsi="Arial" w:cs="Arial"/>
                <w:b/>
                <w:bCs/>
                <w:sz w:val="18"/>
                <w:szCs w:val="18"/>
              </w:rPr>
            </w:pPr>
            <w:r w:rsidRPr="004F3C48">
              <w:rPr>
                <w:rFonts w:ascii="Arial" w:hAnsi="Arial" w:cs="Arial"/>
                <w:b/>
                <w:bCs/>
                <w:sz w:val="18"/>
                <w:szCs w:val="18"/>
              </w:rPr>
              <w:t>Sr. Vice President</w:t>
            </w:r>
          </w:p>
        </w:tc>
        <w:tc>
          <w:tcPr>
            <w:tcW w:w="2932" w:type="dxa"/>
            <w:shd w:val="clear" w:color="auto" w:fill="FFFFFF" w:themeFill="background1"/>
          </w:tcPr>
          <w:p w:rsidRPr="004F3C48" w:rsidR="000D6D86" w:rsidP="000D6D86" w:rsidRDefault="000D6D86" w14:paraId="0B4FE230" w14:textId="2FBD58E6">
            <w:pPr>
              <w:spacing w:after="0"/>
              <w:rPr>
                <w:rFonts w:ascii="Arial" w:hAnsi="Arial" w:cs="Arial"/>
                <w:sz w:val="18"/>
                <w:szCs w:val="18"/>
              </w:rPr>
            </w:pPr>
            <w:r w:rsidRPr="004F3C48">
              <w:rPr>
                <w:rFonts w:ascii="Arial" w:hAnsi="Arial" w:cs="Arial"/>
                <w:sz w:val="18"/>
                <w:szCs w:val="18"/>
              </w:rPr>
              <w:t>&lt;</w:t>
            </w:r>
            <w:r w:rsidRPr="004F3C48" w:rsidR="00D06E1A">
              <w:rPr>
                <w:rFonts w:ascii="Arial" w:hAnsi="Arial" w:cs="Arial"/>
                <w:sz w:val="18"/>
                <w:szCs w:val="18"/>
              </w:rPr>
              <w:t>750,000.00</w:t>
            </w:r>
          </w:p>
        </w:tc>
        <w:tc>
          <w:tcPr>
            <w:tcW w:w="7200" w:type="dxa"/>
            <w:shd w:val="clear" w:color="auto" w:fill="FFFFFF" w:themeFill="background1"/>
          </w:tcPr>
          <w:p w:rsidRPr="004F3C48" w:rsidR="000D6D86" w:rsidP="000D6D86" w:rsidRDefault="000D6D86" w14:paraId="621A05D8" w14:textId="019FE91E">
            <w:pPr>
              <w:spacing w:after="0"/>
              <w:rPr>
                <w:rFonts w:ascii="Arial" w:hAnsi="Arial" w:cs="Arial"/>
                <w:sz w:val="18"/>
                <w:szCs w:val="18"/>
              </w:rPr>
            </w:pPr>
            <w:r w:rsidRPr="004F3C48">
              <w:rPr>
                <w:rFonts w:ascii="Arial" w:hAnsi="Arial" w:cs="Arial"/>
                <w:sz w:val="18"/>
                <w:szCs w:val="18"/>
              </w:rPr>
              <w:t>If Invoice amount is less than the amount, stop approval at this level, if not, continue to the next level</w:t>
            </w:r>
          </w:p>
        </w:tc>
      </w:tr>
      <w:tr w:rsidRPr="004F3C48" w:rsidR="000D6D86" w:rsidTr="026D0205" w14:paraId="3A8A03E1" w14:textId="44B91541">
        <w:trPr>
          <w:trHeight w:val="241"/>
        </w:trPr>
        <w:tc>
          <w:tcPr>
            <w:tcW w:w="3363" w:type="dxa"/>
            <w:shd w:val="clear" w:color="auto" w:fill="FFFFFF" w:themeFill="background1"/>
          </w:tcPr>
          <w:p w:rsidRPr="004F3C48" w:rsidR="000D6D86" w:rsidP="000D6D86" w:rsidRDefault="000D6D86" w14:paraId="413E9645" w14:textId="204BB064">
            <w:pPr>
              <w:spacing w:after="0"/>
              <w:rPr>
                <w:rFonts w:ascii="Arial" w:hAnsi="Arial" w:cs="Arial"/>
                <w:b/>
                <w:bCs/>
                <w:sz w:val="18"/>
                <w:szCs w:val="18"/>
              </w:rPr>
            </w:pPr>
            <w:r w:rsidRPr="004F3C48">
              <w:rPr>
                <w:rFonts w:ascii="Arial" w:hAnsi="Arial" w:cs="Arial"/>
                <w:b/>
                <w:bCs/>
                <w:sz w:val="18"/>
                <w:szCs w:val="18"/>
              </w:rPr>
              <w:t>Executive Vice President</w:t>
            </w:r>
          </w:p>
        </w:tc>
        <w:tc>
          <w:tcPr>
            <w:tcW w:w="2932" w:type="dxa"/>
            <w:shd w:val="clear" w:color="auto" w:fill="FFFFFF" w:themeFill="background1"/>
          </w:tcPr>
          <w:p w:rsidRPr="004F3C48" w:rsidR="000D6D86" w:rsidP="000D6D86" w:rsidRDefault="00302AEE" w14:paraId="1917A10C" w14:textId="15031726">
            <w:pPr>
              <w:spacing w:after="0"/>
              <w:rPr>
                <w:rFonts w:ascii="Arial" w:hAnsi="Arial" w:cs="Arial"/>
                <w:sz w:val="18"/>
                <w:szCs w:val="18"/>
              </w:rPr>
            </w:pPr>
            <w:r w:rsidRPr="00302AEE">
              <w:rPr>
                <w:rFonts w:ascii="Arial" w:hAnsi="Arial" w:cs="Arial"/>
                <w:sz w:val="18"/>
                <w:szCs w:val="18"/>
                <w:highlight w:val="yellow"/>
              </w:rPr>
              <w:t>&lt;</w:t>
            </w:r>
            <w:commentRangeStart w:id="66"/>
            <w:commentRangeStart w:id="67"/>
            <w:commentRangeEnd w:id="66"/>
            <w:r w:rsidRPr="00302AEE" w:rsidR="004B71A0">
              <w:rPr>
                <w:rStyle w:val="CommentReference"/>
                <w:highlight w:val="yellow"/>
              </w:rPr>
              <w:commentReference w:id="66"/>
            </w:r>
            <w:commentRangeEnd w:id="67"/>
            <w:r w:rsidRPr="00302AEE" w:rsidR="004B71A0">
              <w:rPr>
                <w:rStyle w:val="CommentReference"/>
                <w:highlight w:val="yellow"/>
              </w:rPr>
              <w:commentReference w:id="67"/>
            </w:r>
            <w:r w:rsidRPr="00302AEE" w:rsidR="6EF7E881">
              <w:rPr>
                <w:rFonts w:ascii="Arial" w:hAnsi="Arial" w:cs="Arial"/>
                <w:sz w:val="18"/>
                <w:szCs w:val="18"/>
                <w:highlight w:val="yellow"/>
              </w:rPr>
              <w:t>750,000.00</w:t>
            </w:r>
          </w:p>
        </w:tc>
        <w:tc>
          <w:tcPr>
            <w:tcW w:w="7200" w:type="dxa"/>
            <w:shd w:val="clear" w:color="auto" w:fill="FFFFFF" w:themeFill="background1"/>
          </w:tcPr>
          <w:p w:rsidRPr="004F3C48" w:rsidR="00FC2BEF" w:rsidP="000D6D86" w:rsidRDefault="000D6D86" w14:paraId="055548F8" w14:textId="77777777">
            <w:pPr>
              <w:spacing w:after="0"/>
              <w:rPr>
                <w:rFonts w:ascii="Arial" w:hAnsi="Arial" w:cs="Arial"/>
                <w:sz w:val="18"/>
                <w:szCs w:val="18"/>
              </w:rPr>
            </w:pPr>
            <w:r w:rsidRPr="004F3C48">
              <w:rPr>
                <w:rFonts w:ascii="Arial" w:hAnsi="Arial" w:cs="Arial"/>
                <w:sz w:val="18"/>
                <w:szCs w:val="18"/>
              </w:rPr>
              <w:t xml:space="preserve">If Invoice amount is less than the amount, stop approval at this level, </w:t>
            </w:r>
          </w:p>
          <w:p w:rsidRPr="004F3C48" w:rsidR="00FC2BEF" w:rsidP="000D6D86" w:rsidRDefault="00FC2BEF" w14:paraId="0B712A4B" w14:textId="032905A6">
            <w:pPr>
              <w:spacing w:after="0"/>
              <w:rPr>
                <w:rFonts w:ascii="Arial" w:hAnsi="Arial" w:cs="Arial"/>
                <w:sz w:val="18"/>
                <w:szCs w:val="18"/>
              </w:rPr>
            </w:pPr>
            <w:r w:rsidRPr="004F3C48">
              <w:rPr>
                <w:rFonts w:ascii="Arial" w:hAnsi="Arial" w:cs="Arial"/>
                <w:sz w:val="18"/>
                <w:szCs w:val="18"/>
              </w:rPr>
              <w:t>When no</w:t>
            </w:r>
            <w:r w:rsidRPr="004F3C48" w:rsidR="006B60CA">
              <w:rPr>
                <w:rFonts w:ascii="Arial" w:hAnsi="Arial" w:cs="Arial"/>
                <w:sz w:val="18"/>
                <w:szCs w:val="18"/>
              </w:rPr>
              <w:t xml:space="preserve"> action is done at this level, </w:t>
            </w:r>
            <w:r w:rsidRPr="00DC220C" w:rsidR="006B20C6">
              <w:rPr>
                <w:rFonts w:ascii="Arial" w:hAnsi="Arial" w:cs="Arial"/>
                <w:sz w:val="18"/>
                <w:szCs w:val="18"/>
                <w:highlight w:val="yellow"/>
              </w:rPr>
              <w:t>auto reject.</w:t>
            </w:r>
          </w:p>
        </w:tc>
      </w:tr>
    </w:tbl>
    <w:p w:rsidR="005E466F" w:rsidP="005E466F" w:rsidRDefault="005E466F" w14:paraId="058B9D05" w14:textId="77777777">
      <w:pPr>
        <w:rPr>
          <w:b/>
          <w:bCs/>
        </w:rPr>
      </w:pPr>
    </w:p>
    <w:p w:rsidRPr="00BB3A9C" w:rsidR="002B7FB1" w:rsidP="00BB3A9C" w:rsidRDefault="002B7FB1" w14:paraId="36AA0D06" w14:textId="5B9EA658">
      <w:pPr>
        <w:pStyle w:val="Heading2"/>
        <w:numPr>
          <w:ilvl w:val="1"/>
          <w:numId w:val="3"/>
        </w:numPr>
        <w:rPr>
          <w:rFonts w:asciiTheme="minorHAnsi" w:hAnsiTheme="minorHAnsi" w:cstheme="minorHAnsi"/>
          <w:szCs w:val="22"/>
        </w:rPr>
      </w:pPr>
      <w:bookmarkStart w:name="_Toc185321062" w:id="70"/>
      <w:r w:rsidRPr="00BB3A9C">
        <w:rPr>
          <w:rFonts w:asciiTheme="minorHAnsi" w:hAnsiTheme="minorHAnsi" w:cstheme="minorHAnsi"/>
          <w:szCs w:val="22"/>
        </w:rPr>
        <w:t>Technical Details</w:t>
      </w:r>
      <w:bookmarkEnd w:id="70"/>
    </w:p>
    <w:p w:rsidRPr="002B7FB1" w:rsidR="00BF3782" w:rsidP="002B7FB1" w:rsidRDefault="002B7FB1" w14:paraId="5F8A5630" w14:textId="5648DD7F">
      <w:pPr>
        <w:pStyle w:val="tableheading"/>
        <w:spacing w:after="120"/>
        <w:rPr>
          <w:rFonts w:asciiTheme="minorHAnsi" w:hAnsiTheme="minorHAnsi" w:cstheme="minorHAnsi"/>
          <w:color w:val="808080"/>
          <w:sz w:val="22"/>
          <w:szCs w:val="22"/>
        </w:rPr>
      </w:pPr>
      <w:r>
        <w:rPr>
          <w:rFonts w:asciiTheme="minorHAnsi" w:hAnsiTheme="minorHAnsi" w:cstheme="minorHAnsi"/>
          <w:color w:val="808080"/>
          <w:sz w:val="22"/>
          <w:szCs w:val="22"/>
        </w:rPr>
        <w:t xml:space="preserve">Describe the corresponding technical details related to the program, including the name, run schedule and job where applicable, process trigger, data source, and development tool. </w:t>
      </w:r>
    </w:p>
    <w:tbl>
      <w:tblPr>
        <w:tblW w:w="5000" w:type="pct"/>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1441"/>
        <w:gridCol w:w="1639"/>
        <w:gridCol w:w="1595"/>
        <w:gridCol w:w="1274"/>
        <w:gridCol w:w="1251"/>
        <w:gridCol w:w="1440"/>
        <w:gridCol w:w="1440"/>
        <w:gridCol w:w="1440"/>
        <w:gridCol w:w="1430"/>
      </w:tblGrid>
      <w:tr w:rsidRPr="00160CF4" w:rsidR="004B7FEC" w:rsidTr="004F35C2" w14:paraId="59DD7DB3" w14:textId="77777777">
        <w:trPr>
          <w:trHeight w:val="288"/>
        </w:trPr>
        <w:tc>
          <w:tcPr>
            <w:tcW w:w="556" w:type="pct"/>
            <w:shd w:val="clear" w:color="auto" w:fill="0C195E"/>
            <w:vAlign w:val="center"/>
          </w:tcPr>
          <w:p w:rsidRPr="009A4218" w:rsidR="004B7FEC" w:rsidP="002B7FB1" w:rsidRDefault="004B7FEC" w14:paraId="2A1B905C" w14:textId="2BFCA391">
            <w:pPr>
              <w:spacing w:after="0"/>
              <w:jc w:val="center"/>
              <w:rPr>
                <w:rFonts w:cstheme="minorHAnsi"/>
                <w:b/>
                <w:bCs/>
                <w:color w:val="FFFFFF" w:themeColor="background1"/>
              </w:rPr>
            </w:pPr>
            <w:r>
              <w:rPr>
                <w:rFonts w:cstheme="minorHAnsi"/>
                <w:b/>
                <w:bCs/>
                <w:color w:val="FFFFFF" w:themeColor="background1"/>
              </w:rPr>
              <w:t>Name</w:t>
            </w:r>
          </w:p>
        </w:tc>
        <w:tc>
          <w:tcPr>
            <w:tcW w:w="633" w:type="pct"/>
            <w:shd w:val="clear" w:color="auto" w:fill="0C195E"/>
            <w:vAlign w:val="center"/>
          </w:tcPr>
          <w:p w:rsidRPr="009A4218" w:rsidR="004B7FEC" w:rsidP="002B7FB1" w:rsidRDefault="004B7FEC" w14:paraId="7E7DE732" w14:textId="6CC7372C">
            <w:pPr>
              <w:spacing w:after="0"/>
              <w:jc w:val="center"/>
              <w:rPr>
                <w:rFonts w:cstheme="minorHAnsi"/>
                <w:b/>
                <w:bCs/>
                <w:color w:val="FFFFFF" w:themeColor="background1"/>
              </w:rPr>
            </w:pPr>
            <w:r>
              <w:rPr>
                <w:rFonts w:cstheme="minorHAnsi"/>
                <w:b/>
                <w:bCs/>
                <w:color w:val="FFFFFF" w:themeColor="background1"/>
              </w:rPr>
              <w:t>Tool</w:t>
            </w:r>
          </w:p>
        </w:tc>
        <w:tc>
          <w:tcPr>
            <w:tcW w:w="616" w:type="pct"/>
            <w:shd w:val="clear" w:color="auto" w:fill="0C195E"/>
            <w:vAlign w:val="center"/>
          </w:tcPr>
          <w:p w:rsidRPr="009A4218" w:rsidR="004B7FEC" w:rsidP="002B7FB1" w:rsidRDefault="004B7FEC" w14:paraId="3F1B6ED6" w14:textId="238F220A">
            <w:pPr>
              <w:spacing w:after="0"/>
              <w:jc w:val="center"/>
              <w:rPr>
                <w:rFonts w:cstheme="minorHAnsi"/>
                <w:b/>
                <w:bCs/>
                <w:color w:val="FFFFFF" w:themeColor="background1"/>
              </w:rPr>
            </w:pPr>
            <w:r>
              <w:rPr>
                <w:rFonts w:cstheme="minorHAnsi"/>
                <w:b/>
                <w:bCs/>
                <w:color w:val="FFFFFF" w:themeColor="background1"/>
              </w:rPr>
              <w:t>Process Definition</w:t>
            </w:r>
          </w:p>
        </w:tc>
        <w:tc>
          <w:tcPr>
            <w:tcW w:w="492" w:type="pct"/>
            <w:shd w:val="clear" w:color="auto" w:fill="0C195E"/>
            <w:vAlign w:val="center"/>
          </w:tcPr>
          <w:p w:rsidR="004B7FEC" w:rsidP="002B7FB1" w:rsidRDefault="004B7FEC" w14:paraId="1A77E362" w14:textId="2C77FF75">
            <w:pPr>
              <w:spacing w:after="0"/>
              <w:jc w:val="center"/>
              <w:rPr>
                <w:rFonts w:cstheme="minorHAnsi"/>
                <w:b/>
                <w:bCs/>
                <w:color w:val="FFFFFF" w:themeColor="background1"/>
              </w:rPr>
            </w:pPr>
            <w:r>
              <w:rPr>
                <w:rFonts w:cstheme="minorHAnsi"/>
                <w:b/>
                <w:bCs/>
                <w:color w:val="FFFFFF" w:themeColor="background1"/>
              </w:rPr>
              <w:t>Data Set(s)</w:t>
            </w:r>
          </w:p>
        </w:tc>
        <w:tc>
          <w:tcPr>
            <w:tcW w:w="483" w:type="pct"/>
            <w:shd w:val="clear" w:color="auto" w:fill="0C195E"/>
            <w:vAlign w:val="center"/>
          </w:tcPr>
          <w:p w:rsidR="004B7FEC" w:rsidP="002B7FB1" w:rsidRDefault="004B7FEC" w14:paraId="045ADFB3" w14:textId="38CB226B">
            <w:pPr>
              <w:spacing w:after="0"/>
              <w:jc w:val="center"/>
              <w:rPr>
                <w:rFonts w:cstheme="minorHAnsi"/>
                <w:b/>
                <w:bCs/>
                <w:color w:val="FFFFFF" w:themeColor="background1"/>
              </w:rPr>
            </w:pPr>
            <w:r>
              <w:rPr>
                <w:rFonts w:cstheme="minorHAnsi"/>
                <w:b/>
                <w:bCs/>
                <w:color w:val="FFFFFF" w:themeColor="background1"/>
              </w:rPr>
              <w:t>Frequency</w:t>
            </w:r>
          </w:p>
        </w:tc>
        <w:tc>
          <w:tcPr>
            <w:tcW w:w="556" w:type="pct"/>
            <w:shd w:val="clear" w:color="auto" w:fill="0C195E"/>
            <w:vAlign w:val="center"/>
          </w:tcPr>
          <w:p w:rsidR="004B7FEC" w:rsidP="004B7FEC" w:rsidRDefault="004B7FEC" w14:paraId="2F39D8E9" w14:textId="7DE09EC9">
            <w:pPr>
              <w:spacing w:after="0"/>
              <w:jc w:val="center"/>
              <w:rPr>
                <w:rFonts w:cstheme="minorHAnsi"/>
                <w:b/>
                <w:bCs/>
                <w:color w:val="FFFFFF" w:themeColor="background1"/>
              </w:rPr>
            </w:pPr>
            <w:r>
              <w:rPr>
                <w:rFonts w:cstheme="minorHAnsi"/>
                <w:b/>
                <w:bCs/>
                <w:color w:val="FFFFFF" w:themeColor="background1"/>
              </w:rPr>
              <w:t>Repository</w:t>
            </w:r>
          </w:p>
        </w:tc>
        <w:tc>
          <w:tcPr>
            <w:tcW w:w="556" w:type="pct"/>
            <w:shd w:val="clear" w:color="auto" w:fill="0C195E"/>
            <w:vAlign w:val="center"/>
          </w:tcPr>
          <w:p w:rsidR="004B7FEC" w:rsidP="002B7FB1" w:rsidRDefault="004B7FEC" w14:paraId="2D44993D" w14:textId="3CCD68CA">
            <w:pPr>
              <w:spacing w:after="0"/>
              <w:jc w:val="center"/>
              <w:rPr>
                <w:rFonts w:cstheme="minorHAnsi"/>
                <w:b/>
                <w:bCs/>
                <w:color w:val="FFFFFF" w:themeColor="background1"/>
              </w:rPr>
            </w:pPr>
            <w:r>
              <w:rPr>
                <w:rFonts w:cstheme="minorHAnsi"/>
                <w:b/>
                <w:bCs/>
                <w:color w:val="FFFFFF" w:themeColor="background1"/>
              </w:rPr>
              <w:t>Job Name</w:t>
            </w:r>
          </w:p>
        </w:tc>
        <w:tc>
          <w:tcPr>
            <w:tcW w:w="556" w:type="pct"/>
            <w:shd w:val="clear" w:color="auto" w:fill="0C195E"/>
            <w:vAlign w:val="center"/>
          </w:tcPr>
          <w:p w:rsidRPr="009A4218" w:rsidR="004B7FEC" w:rsidP="002B7FB1" w:rsidRDefault="004B7FEC" w14:paraId="3BB79061" w14:textId="49B1A4E3">
            <w:pPr>
              <w:spacing w:after="0"/>
              <w:jc w:val="center"/>
              <w:rPr>
                <w:rFonts w:cstheme="minorHAnsi"/>
                <w:b/>
                <w:bCs/>
                <w:color w:val="FFFFFF" w:themeColor="background1"/>
              </w:rPr>
            </w:pPr>
            <w:r>
              <w:rPr>
                <w:rFonts w:cstheme="minorHAnsi"/>
                <w:b/>
                <w:bCs/>
                <w:color w:val="FFFFFF" w:themeColor="background1"/>
              </w:rPr>
              <w:t>Job Stream</w:t>
            </w:r>
          </w:p>
        </w:tc>
        <w:tc>
          <w:tcPr>
            <w:tcW w:w="552" w:type="pct"/>
            <w:shd w:val="clear" w:color="auto" w:fill="0C195E"/>
            <w:vAlign w:val="center"/>
          </w:tcPr>
          <w:p w:rsidRPr="009A4218" w:rsidR="004B7FEC" w:rsidP="002B7FB1" w:rsidRDefault="004B7FEC" w14:paraId="0C2A9D34" w14:textId="77777777">
            <w:pPr>
              <w:spacing w:after="0"/>
              <w:jc w:val="center"/>
              <w:rPr>
                <w:rFonts w:cstheme="minorHAnsi"/>
                <w:b/>
                <w:bCs/>
                <w:color w:val="FFFFFF" w:themeColor="background1"/>
              </w:rPr>
            </w:pPr>
            <w:r>
              <w:rPr>
                <w:rFonts w:cstheme="minorHAnsi"/>
                <w:b/>
                <w:bCs/>
                <w:color w:val="FFFFFF" w:themeColor="background1"/>
              </w:rPr>
              <w:t>Comments</w:t>
            </w:r>
          </w:p>
        </w:tc>
      </w:tr>
      <w:tr w:rsidRPr="00DF7065" w:rsidR="004B7FEC" w:rsidTr="22AA4019" w14:paraId="58B2E2FC" w14:textId="77777777">
        <w:trPr>
          <w:trHeight w:val="288"/>
        </w:trPr>
        <w:tc>
          <w:tcPr>
            <w:tcW w:w="556" w:type="pct"/>
            <w:shd w:val="clear" w:color="auto" w:fill="FFFFFF" w:themeFill="background1"/>
            <w:vAlign w:val="center"/>
          </w:tcPr>
          <w:p w:rsidRPr="22AA4019" w:rsidR="22AA4019" w:rsidP="22AA4019" w:rsidRDefault="22AA4019" w14:paraId="423D019F" w14:textId="3F48B374">
            <w:pPr>
              <w:spacing w:line="257" w:lineRule="auto"/>
              <w:rPr>
                <w:rFonts w:ascii="Calibri" w:hAnsi="Calibri" w:eastAsia="Calibri" w:cs="Calibri"/>
                <w:color w:val="000000" w:themeColor="text1"/>
                <w:sz w:val="20"/>
                <w:szCs w:val="20"/>
              </w:rPr>
            </w:pPr>
            <w:r w:rsidRPr="22AA4019">
              <w:rPr>
                <w:rFonts w:ascii="Calibri" w:hAnsi="Calibri" w:eastAsia="Calibri" w:cs="Calibri"/>
                <w:color w:val="000000" w:themeColor="text1"/>
                <w:sz w:val="20"/>
                <w:szCs w:val="20"/>
              </w:rPr>
              <w:t>APIA_NONPOROUTING</w:t>
            </w:r>
          </w:p>
        </w:tc>
        <w:tc>
          <w:tcPr>
            <w:tcW w:w="633" w:type="pct"/>
            <w:shd w:val="clear" w:color="auto" w:fill="FFFFFF" w:themeFill="background1"/>
            <w:vAlign w:val="center"/>
          </w:tcPr>
          <w:p w:rsidRPr="00DF7065" w:rsidR="004B7FEC" w:rsidP="002B7FB1" w:rsidRDefault="00761A9A" w14:paraId="355ADFC9" w14:textId="1763721C">
            <w:pPr>
              <w:spacing w:after="0"/>
              <w:rPr>
                <w:rFonts w:cstheme="minorHAnsi"/>
                <w:sz w:val="20"/>
                <w:szCs w:val="20"/>
              </w:rPr>
            </w:pPr>
            <w:r>
              <w:rPr>
                <w:rFonts w:cstheme="minorHAnsi"/>
                <w:sz w:val="20"/>
                <w:szCs w:val="20"/>
              </w:rPr>
              <w:t>IPA</w:t>
            </w:r>
          </w:p>
        </w:tc>
        <w:tc>
          <w:tcPr>
            <w:tcW w:w="616" w:type="pct"/>
            <w:shd w:val="clear" w:color="auto" w:fill="FFFFFF" w:themeFill="background1"/>
            <w:vAlign w:val="center"/>
          </w:tcPr>
          <w:p w:rsidRPr="00DF7065" w:rsidR="004B7FEC" w:rsidP="002B7FB1" w:rsidRDefault="3B3484EF" w14:paraId="7A47E647" w14:textId="007AB4D0">
            <w:pPr>
              <w:spacing w:after="0"/>
              <w:rPr>
                <w:sz w:val="20"/>
                <w:szCs w:val="20"/>
              </w:rPr>
            </w:pPr>
            <w:r w:rsidRPr="22AA4019">
              <w:rPr>
                <w:sz w:val="20"/>
                <w:szCs w:val="20"/>
              </w:rPr>
              <w:t>InvoiceApproval_APIA_NONPOROUTING</w:t>
            </w:r>
          </w:p>
        </w:tc>
        <w:tc>
          <w:tcPr>
            <w:tcW w:w="492" w:type="pct"/>
            <w:shd w:val="clear" w:color="auto" w:fill="FFFFFF" w:themeFill="background1"/>
            <w:vAlign w:val="center"/>
          </w:tcPr>
          <w:p w:rsidRPr="00DF7065" w:rsidR="004B7FEC" w:rsidP="002B7FB1" w:rsidRDefault="004B7FEC" w14:paraId="335A1DD7" w14:textId="3D6FD4E7">
            <w:pPr>
              <w:spacing w:after="0"/>
              <w:rPr>
                <w:rFonts w:cstheme="minorHAnsi"/>
                <w:sz w:val="20"/>
                <w:szCs w:val="20"/>
              </w:rPr>
            </w:pPr>
          </w:p>
        </w:tc>
        <w:tc>
          <w:tcPr>
            <w:tcW w:w="483" w:type="pct"/>
            <w:shd w:val="clear" w:color="auto" w:fill="FFFFFF" w:themeFill="background1"/>
            <w:vAlign w:val="center"/>
          </w:tcPr>
          <w:p w:rsidRPr="00DF7065" w:rsidR="004B7FEC" w:rsidP="002B7FB1" w:rsidRDefault="00761A9A" w14:paraId="23379840" w14:textId="55B9CCC2">
            <w:pPr>
              <w:spacing w:after="0"/>
              <w:rPr>
                <w:rFonts w:cstheme="minorHAnsi"/>
                <w:sz w:val="20"/>
                <w:szCs w:val="20"/>
              </w:rPr>
            </w:pPr>
            <w:r>
              <w:rPr>
                <w:rFonts w:cstheme="minorHAnsi"/>
                <w:sz w:val="20"/>
                <w:szCs w:val="20"/>
              </w:rPr>
              <w:t>Trigger</w:t>
            </w:r>
          </w:p>
        </w:tc>
        <w:tc>
          <w:tcPr>
            <w:tcW w:w="556" w:type="pct"/>
            <w:shd w:val="clear" w:color="auto" w:fill="FFFFFF" w:themeFill="background1"/>
          </w:tcPr>
          <w:p w:rsidR="004B7FEC" w:rsidP="002B7FB1" w:rsidRDefault="004B7FEC" w14:paraId="03FE2C84" w14:textId="0CE921E5">
            <w:pPr>
              <w:spacing w:after="0"/>
              <w:rPr>
                <w:rFonts w:cstheme="minorHAnsi"/>
                <w:sz w:val="20"/>
                <w:szCs w:val="20"/>
              </w:rPr>
            </w:pPr>
          </w:p>
        </w:tc>
        <w:tc>
          <w:tcPr>
            <w:tcW w:w="556" w:type="pct"/>
            <w:shd w:val="clear" w:color="auto" w:fill="FFFFFF" w:themeFill="background1"/>
            <w:vAlign w:val="center"/>
          </w:tcPr>
          <w:p w:rsidRPr="00DF7065" w:rsidR="004B7FEC" w:rsidP="002B7FB1" w:rsidRDefault="004B7FEC" w14:paraId="26D88C3E" w14:textId="1436946F">
            <w:pPr>
              <w:spacing w:after="0"/>
              <w:rPr>
                <w:rFonts w:cstheme="minorHAnsi"/>
                <w:sz w:val="20"/>
                <w:szCs w:val="20"/>
              </w:rPr>
            </w:pPr>
          </w:p>
        </w:tc>
        <w:tc>
          <w:tcPr>
            <w:tcW w:w="556" w:type="pct"/>
            <w:shd w:val="clear" w:color="auto" w:fill="FFFFFF" w:themeFill="background1"/>
            <w:vAlign w:val="center"/>
          </w:tcPr>
          <w:p w:rsidRPr="00DF7065" w:rsidR="004B7FEC" w:rsidP="002B7FB1" w:rsidRDefault="004B7FEC" w14:paraId="5C88FAD1" w14:textId="76F44637">
            <w:pPr>
              <w:spacing w:after="0"/>
              <w:rPr>
                <w:rFonts w:cstheme="minorHAnsi"/>
                <w:sz w:val="20"/>
                <w:szCs w:val="20"/>
              </w:rPr>
            </w:pPr>
          </w:p>
        </w:tc>
        <w:tc>
          <w:tcPr>
            <w:tcW w:w="552" w:type="pct"/>
            <w:shd w:val="clear" w:color="auto" w:fill="FFFFFF" w:themeFill="background1"/>
            <w:vAlign w:val="center"/>
          </w:tcPr>
          <w:p w:rsidRPr="00DF7065" w:rsidR="004B7FEC" w:rsidP="002B7FB1" w:rsidRDefault="004B7FEC" w14:paraId="0E0B0B08" w14:textId="5F37B3A9">
            <w:pPr>
              <w:spacing w:after="0"/>
              <w:rPr>
                <w:rFonts w:cstheme="minorHAnsi"/>
                <w:sz w:val="20"/>
                <w:szCs w:val="20"/>
              </w:rPr>
            </w:pPr>
          </w:p>
        </w:tc>
      </w:tr>
    </w:tbl>
    <w:p w:rsidR="22AA4019" w:rsidRDefault="22AA4019" w14:paraId="56863D5F" w14:textId="59CA1425"/>
    <w:p w:rsidR="38C62E04" w:rsidP="22AA4019" w:rsidRDefault="38C62E04" w14:paraId="3B0A8FC4" w14:textId="689AD6E4">
      <w:pPr>
        <w:spacing w:line="257" w:lineRule="auto"/>
      </w:pPr>
      <w:r w:rsidRPr="22AA4019">
        <w:rPr>
          <w:rFonts w:ascii="Calibri" w:hAnsi="Calibri" w:eastAsia="Calibri" w:cs="Calibri"/>
        </w:rPr>
        <w:t>Service Definition:</w:t>
      </w:r>
    </w:p>
    <w:tbl>
      <w:tblPr>
        <w:tblStyle w:val="GridTable1Light-Accent6"/>
        <w:tblW w:w="0" w:type="auto"/>
        <w:tblInd w:w="135" w:type="dxa"/>
        <w:tblLayout w:type="fixed"/>
        <w:tblLook w:val="0480" w:firstRow="0" w:lastRow="0" w:firstColumn="1" w:lastColumn="0" w:noHBand="0" w:noVBand="1"/>
      </w:tblPr>
      <w:tblGrid>
        <w:gridCol w:w="2610"/>
        <w:gridCol w:w="5850"/>
      </w:tblGrid>
      <w:tr w:rsidR="22AA4019" w:rsidTr="22AA4019" w14:paraId="0542F12E" w14:textId="77777777">
        <w:tc>
          <w:tcPr>
            <w:cnfStyle w:val="001000000000" w:firstRow="0" w:lastRow="0" w:firstColumn="1" w:lastColumn="0" w:oddVBand="0" w:evenVBand="0" w:oddHBand="0" w:evenHBand="0" w:firstRowFirstColumn="0" w:firstRowLastColumn="0" w:lastRowFirstColumn="0" w:lastRowLastColumn="0"/>
            <w:tcW w:w="261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13678D30" w14:textId="5AD87F1C">
            <w:r w:rsidRPr="22AA4019">
              <w:rPr>
                <w:rFonts w:ascii="Calibri" w:hAnsi="Calibri" w:eastAsia="Calibri" w:cs="Calibri"/>
                <w:sz w:val="18"/>
                <w:szCs w:val="18"/>
              </w:rPr>
              <w:t>Service</w:t>
            </w:r>
          </w:p>
        </w:tc>
        <w:tc>
          <w:tcPr>
            <w:tcW w:w="585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1B5E2386" w14:textId="51C05058">
            <w:pPr>
              <w:cnfStyle w:val="000000000000" w:firstRow="0" w:lastRow="0" w:firstColumn="0" w:lastColumn="0" w:oddVBand="0" w:evenVBand="0" w:oddHBand="0" w:evenHBand="0" w:firstRowFirstColumn="0" w:firstRowLastColumn="0" w:lastRowFirstColumn="0" w:lastRowLastColumn="0"/>
            </w:pPr>
            <w:r w:rsidRPr="22AA4019">
              <w:rPr>
                <w:rFonts w:ascii="Calibri" w:hAnsi="Calibri" w:eastAsia="Calibri" w:cs="Calibri"/>
                <w:sz w:val="18"/>
                <w:szCs w:val="18"/>
              </w:rPr>
              <w:t>InvoiceApproval</w:t>
            </w:r>
          </w:p>
        </w:tc>
      </w:tr>
      <w:tr w:rsidR="22AA4019" w:rsidTr="22AA4019" w14:paraId="0C6C04C4" w14:textId="77777777">
        <w:tc>
          <w:tcPr>
            <w:cnfStyle w:val="001000000000" w:firstRow="0" w:lastRow="0" w:firstColumn="1" w:lastColumn="0" w:oddVBand="0" w:evenVBand="0" w:oddHBand="0" w:evenHBand="0" w:firstRowFirstColumn="0" w:firstRowLastColumn="0" w:lastRowFirstColumn="0" w:lastRowLastColumn="0"/>
            <w:tcW w:w="261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43C4B9A0" w14:textId="1BE283F4">
            <w:r w:rsidRPr="22AA4019">
              <w:rPr>
                <w:rFonts w:ascii="Calibri" w:hAnsi="Calibri" w:eastAsia="Calibri" w:cs="Calibri"/>
                <w:sz w:val="18"/>
                <w:szCs w:val="18"/>
              </w:rPr>
              <w:t>Service Is Enabled</w:t>
            </w:r>
          </w:p>
        </w:tc>
        <w:tc>
          <w:tcPr>
            <w:tcW w:w="585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571B3662" w14:textId="46174288">
            <w:pPr>
              <w:cnfStyle w:val="000000000000" w:firstRow="0" w:lastRow="0" w:firstColumn="0" w:lastColumn="0" w:oddVBand="0" w:evenVBand="0" w:oddHBand="0" w:evenHBand="0" w:firstRowFirstColumn="0" w:firstRowLastColumn="0" w:lastRowFirstColumn="0" w:lastRowLastColumn="0"/>
            </w:pPr>
            <w:r w:rsidRPr="22AA4019">
              <w:rPr>
                <w:rFonts w:ascii="Calibri" w:hAnsi="Calibri" w:eastAsia="Calibri" w:cs="Calibri"/>
                <w:sz w:val="18"/>
                <w:szCs w:val="18"/>
              </w:rPr>
              <w:t>True</w:t>
            </w:r>
          </w:p>
        </w:tc>
      </w:tr>
      <w:tr w:rsidR="22AA4019" w:rsidTr="22AA4019" w14:paraId="7204CCF6" w14:textId="77777777">
        <w:tc>
          <w:tcPr>
            <w:cnfStyle w:val="001000000000" w:firstRow="0" w:lastRow="0" w:firstColumn="1" w:lastColumn="0" w:oddVBand="0" w:evenVBand="0" w:oddHBand="0" w:evenHBand="0" w:firstRowFirstColumn="0" w:firstRowLastColumn="0" w:lastRowFirstColumn="0" w:lastRowLastColumn="0"/>
            <w:tcW w:w="261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2321273D" w14:textId="7BD6A25C">
            <w:r w:rsidRPr="22AA4019">
              <w:rPr>
                <w:rFonts w:ascii="Calibri" w:hAnsi="Calibri" w:eastAsia="Calibri" w:cs="Calibri"/>
                <w:sz w:val="18"/>
                <w:szCs w:val="18"/>
              </w:rPr>
              <w:t>Criteria 1</w:t>
            </w:r>
          </w:p>
        </w:tc>
        <w:tc>
          <w:tcPr>
            <w:tcW w:w="585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6CF219B4" w14:textId="3A87B913">
            <w:pPr>
              <w:cnfStyle w:val="000000000000" w:firstRow="0" w:lastRow="0" w:firstColumn="0" w:lastColumn="0" w:oddVBand="0" w:evenVBand="0" w:oddHBand="0" w:evenHBand="0" w:firstRowFirstColumn="0" w:firstRowLastColumn="0" w:lastRowFirstColumn="0" w:lastRowLastColumn="0"/>
            </w:pPr>
            <w:r w:rsidRPr="22AA4019">
              <w:rPr>
                <w:rFonts w:ascii="Calibri" w:hAnsi="Calibri" w:eastAsia="Calibri" w:cs="Calibri"/>
                <w:sz w:val="18"/>
                <w:szCs w:val="18"/>
              </w:rPr>
              <w:t>Company</w:t>
            </w:r>
          </w:p>
        </w:tc>
      </w:tr>
      <w:tr w:rsidR="22AA4019" w:rsidTr="22AA4019" w14:paraId="32DDA19A" w14:textId="77777777">
        <w:tc>
          <w:tcPr>
            <w:cnfStyle w:val="001000000000" w:firstRow="0" w:lastRow="0" w:firstColumn="1" w:lastColumn="0" w:oddVBand="0" w:evenVBand="0" w:oddHBand="0" w:evenHBand="0" w:firstRowFirstColumn="0" w:firstRowLastColumn="0" w:lastRowFirstColumn="0" w:lastRowLastColumn="0"/>
            <w:tcW w:w="261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5B85C254" w14:textId="53A99EB9">
            <w:r w:rsidRPr="22AA4019">
              <w:rPr>
                <w:rFonts w:ascii="Calibri" w:hAnsi="Calibri" w:eastAsia="Calibri" w:cs="Calibri"/>
                <w:sz w:val="18"/>
                <w:szCs w:val="18"/>
              </w:rPr>
              <w:t>Criteria 2</w:t>
            </w:r>
          </w:p>
        </w:tc>
        <w:tc>
          <w:tcPr>
            <w:tcW w:w="585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47E10689" w14:textId="1B6B9589">
            <w:pPr>
              <w:cnfStyle w:val="000000000000" w:firstRow="0" w:lastRow="0" w:firstColumn="0" w:lastColumn="0" w:oddVBand="0" w:evenVBand="0" w:oddHBand="0" w:evenHBand="0" w:firstRowFirstColumn="0" w:firstRowLastColumn="0" w:lastRowFirstColumn="0" w:lastRowLastColumn="0"/>
            </w:pPr>
            <w:r w:rsidRPr="22AA4019">
              <w:rPr>
                <w:rFonts w:ascii="Calibri" w:hAnsi="Calibri" w:eastAsia="Calibri" w:cs="Calibri"/>
                <w:sz w:val="18"/>
                <w:szCs w:val="18"/>
              </w:rPr>
              <w:t>ProcessLevel</w:t>
            </w:r>
          </w:p>
        </w:tc>
      </w:tr>
      <w:tr w:rsidR="22AA4019" w:rsidTr="22AA4019" w14:paraId="3F5351FF" w14:textId="77777777">
        <w:tc>
          <w:tcPr>
            <w:cnfStyle w:val="001000000000" w:firstRow="0" w:lastRow="0" w:firstColumn="1" w:lastColumn="0" w:oddVBand="0" w:evenVBand="0" w:oddHBand="0" w:evenHBand="0" w:firstRowFirstColumn="0" w:firstRowLastColumn="0" w:lastRowFirstColumn="0" w:lastRowLastColumn="0"/>
            <w:tcW w:w="261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58AB4BCD" w14:textId="3EC55A17">
            <w:r w:rsidRPr="22AA4019">
              <w:rPr>
                <w:rFonts w:ascii="Calibri" w:hAnsi="Calibri" w:eastAsia="Calibri" w:cs="Calibri"/>
                <w:sz w:val="18"/>
                <w:szCs w:val="18"/>
              </w:rPr>
              <w:t>Criteria 3</w:t>
            </w:r>
          </w:p>
        </w:tc>
        <w:tc>
          <w:tcPr>
            <w:tcW w:w="585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04A10A2A" w14:textId="3FDC775A">
            <w:pPr>
              <w:cnfStyle w:val="000000000000" w:firstRow="0" w:lastRow="0" w:firstColumn="0" w:lastColumn="0" w:oddVBand="0" w:evenVBand="0" w:oddHBand="0" w:evenHBand="0" w:firstRowFirstColumn="0" w:firstRowLastColumn="0" w:lastRowFirstColumn="0" w:lastRowLastColumn="0"/>
            </w:pPr>
            <w:r w:rsidRPr="22AA4019">
              <w:rPr>
                <w:rFonts w:ascii="Calibri" w:hAnsi="Calibri" w:eastAsia="Calibri" w:cs="Calibri"/>
                <w:sz w:val="18"/>
                <w:szCs w:val="18"/>
              </w:rPr>
              <w:t xml:space="preserve"> </w:t>
            </w:r>
          </w:p>
        </w:tc>
      </w:tr>
      <w:tr w:rsidR="22AA4019" w:rsidTr="22AA4019" w14:paraId="257E7D52" w14:textId="77777777">
        <w:tc>
          <w:tcPr>
            <w:cnfStyle w:val="001000000000" w:firstRow="0" w:lastRow="0" w:firstColumn="1" w:lastColumn="0" w:oddVBand="0" w:evenVBand="0" w:oddHBand="0" w:evenHBand="0" w:firstRowFirstColumn="0" w:firstRowLastColumn="0" w:lastRowFirstColumn="0" w:lastRowLastColumn="0"/>
            <w:tcW w:w="261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226B804F" w14:textId="0A42CC1F">
            <w:r w:rsidRPr="22AA4019">
              <w:rPr>
                <w:rFonts w:ascii="Calibri" w:hAnsi="Calibri" w:eastAsia="Calibri" w:cs="Calibri"/>
                <w:sz w:val="18"/>
                <w:szCs w:val="18"/>
              </w:rPr>
              <w:t>Proces Definition</w:t>
            </w:r>
          </w:p>
        </w:tc>
        <w:tc>
          <w:tcPr>
            <w:tcW w:w="585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0AF0EA98" w14:textId="4DBB8C96">
            <w:pPr>
              <w:cnfStyle w:val="000000000000" w:firstRow="0" w:lastRow="0" w:firstColumn="0" w:lastColumn="0" w:oddVBand="0" w:evenVBand="0" w:oddHBand="0" w:evenHBand="0" w:firstRowFirstColumn="0" w:firstRowLastColumn="0" w:lastRowFirstColumn="0" w:lastRowLastColumn="0"/>
            </w:pPr>
            <w:r w:rsidRPr="22AA4019">
              <w:rPr>
                <w:rFonts w:ascii="Calibri" w:hAnsi="Calibri" w:eastAsia="Calibri" w:cs="Calibri"/>
                <w:sz w:val="18"/>
                <w:szCs w:val="18"/>
              </w:rPr>
              <w:t>APIA_NONPOROUTING</w:t>
            </w:r>
          </w:p>
        </w:tc>
      </w:tr>
      <w:tr w:rsidR="22AA4019" w:rsidTr="22AA4019" w14:paraId="3766B55B" w14:textId="77777777">
        <w:tc>
          <w:tcPr>
            <w:cnfStyle w:val="001000000000" w:firstRow="0" w:lastRow="0" w:firstColumn="1" w:lastColumn="0" w:oddVBand="0" w:evenVBand="0" w:oddHBand="0" w:evenHBand="0" w:firstRowFirstColumn="0" w:firstRowLastColumn="0" w:lastRowFirstColumn="0" w:lastRowLastColumn="0"/>
            <w:tcW w:w="261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1BC0A3B2" w14:textId="5274EDD3">
            <w:r w:rsidRPr="22AA4019">
              <w:rPr>
                <w:rFonts w:ascii="Calibri" w:hAnsi="Calibri" w:eastAsia="Calibri" w:cs="Calibri"/>
                <w:sz w:val="18"/>
                <w:szCs w:val="18"/>
              </w:rPr>
              <w:t>Service Process Is Enabled</w:t>
            </w:r>
          </w:p>
        </w:tc>
        <w:tc>
          <w:tcPr>
            <w:tcW w:w="585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22AA4019" w:rsidRDefault="22AA4019" w14:paraId="09BBE458" w14:textId="258C441E">
            <w:pPr>
              <w:cnfStyle w:val="000000000000" w:firstRow="0" w:lastRow="0" w:firstColumn="0" w:lastColumn="0" w:oddVBand="0" w:evenVBand="0" w:oddHBand="0" w:evenHBand="0" w:firstRowFirstColumn="0" w:firstRowLastColumn="0" w:lastRowFirstColumn="0" w:lastRowLastColumn="0"/>
            </w:pPr>
            <w:r w:rsidRPr="22AA4019">
              <w:rPr>
                <w:rFonts w:ascii="Calibri" w:hAnsi="Calibri" w:eastAsia="Calibri" w:cs="Calibri"/>
                <w:sz w:val="18"/>
                <w:szCs w:val="18"/>
              </w:rPr>
              <w:t>Yes</w:t>
            </w:r>
          </w:p>
        </w:tc>
      </w:tr>
    </w:tbl>
    <w:p w:rsidR="00FD5691" w:rsidP="22AA4019" w:rsidRDefault="00FD5691" w14:paraId="0E905E26" w14:textId="77777777"/>
    <w:p w:rsidR="00E10A3A" w:rsidP="22AA4019" w:rsidRDefault="00E10A3A" w14:paraId="4FFAD93B" w14:textId="77777777"/>
    <w:p w:rsidR="00E10A3A" w:rsidP="22AA4019" w:rsidRDefault="00E10A3A" w14:paraId="0D96520E" w14:textId="77777777"/>
    <w:p w:rsidR="00E10A3A" w:rsidP="22AA4019" w:rsidRDefault="00E10A3A" w14:paraId="7799CA1E" w14:textId="77777777"/>
    <w:p w:rsidR="00E10A3A" w:rsidP="22AA4019" w:rsidRDefault="00E10A3A" w14:paraId="2E4D550B" w14:textId="77777777"/>
    <w:p w:rsidR="00E10A3A" w:rsidP="22AA4019" w:rsidRDefault="00E10A3A" w14:paraId="70A1C77E" w14:textId="77777777"/>
    <w:p w:rsidR="00E10A3A" w:rsidP="22AA4019" w:rsidRDefault="00E10A3A" w14:paraId="08E0E75D" w14:textId="77777777"/>
    <w:p w:rsidR="00E10A3A" w:rsidP="22AA4019" w:rsidRDefault="00E10A3A" w14:paraId="41D4AC02" w14:textId="77777777"/>
    <w:p w:rsidR="00E10A3A" w:rsidP="22AA4019" w:rsidRDefault="00E10A3A" w14:paraId="671A6227" w14:textId="77777777"/>
    <w:p w:rsidR="5804DF89" w:rsidP="22AA4019" w:rsidRDefault="5804DF89" w14:paraId="7F39A100" w14:textId="2F5297A5">
      <w:r>
        <w:t>Screenshot of User Defined Process:</w:t>
      </w:r>
    </w:p>
    <w:p w:rsidR="5804DF89" w:rsidP="22AA4019" w:rsidRDefault="5804DF89" w14:paraId="5FA843FB" w14:textId="37ADA270">
      <w:r>
        <w:rPr>
          <w:noProof/>
        </w:rPr>
        <w:drawing>
          <wp:inline distT="0" distB="0" distL="0" distR="0" wp14:anchorId="3BAAEC04" wp14:editId="26E02272">
            <wp:extent cx="6858000" cy="3729038"/>
            <wp:effectExtent l="0" t="0" r="0" b="0"/>
            <wp:docPr id="1732668557" name="Picture 173266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6858000" cy="3729038"/>
                    </a:xfrm>
                    <a:prstGeom prst="rect">
                      <a:avLst/>
                    </a:prstGeom>
                  </pic:spPr>
                </pic:pic>
              </a:graphicData>
            </a:graphic>
          </wp:inline>
        </w:drawing>
      </w:r>
    </w:p>
    <w:p w:rsidR="001D5235" w:rsidP="22AA4019" w:rsidRDefault="001D5235" w14:paraId="13EAA1FE" w14:textId="77777777"/>
    <w:p w:rsidR="001D5235" w:rsidP="22AA4019" w:rsidRDefault="001D5235" w14:paraId="0145B00E" w14:textId="77777777"/>
    <w:p w:rsidR="001D5235" w:rsidP="22AA4019" w:rsidRDefault="001D5235" w14:paraId="63AB5AE8" w14:textId="77777777"/>
    <w:p w:rsidR="001D5235" w:rsidP="22AA4019" w:rsidRDefault="001D5235" w14:paraId="79D298A2" w14:textId="77777777"/>
    <w:p w:rsidR="001D5235" w:rsidP="22AA4019" w:rsidRDefault="001D5235" w14:paraId="06032CE0" w14:textId="77777777"/>
    <w:p w:rsidR="001D5235" w:rsidP="22AA4019" w:rsidRDefault="001D5235" w14:paraId="3CC5E01A" w14:textId="77777777"/>
    <w:p w:rsidR="793F8AF5" w:rsidP="22AA4019" w:rsidRDefault="793F8AF5" w14:paraId="0D92964D" w14:textId="42DD3EFA">
      <w:r>
        <w:t>Screenshot of Service Definition:</w:t>
      </w:r>
    </w:p>
    <w:p w:rsidR="00FD5691" w:rsidP="22AA4019" w:rsidRDefault="00FD5691" w14:paraId="4F2CD1D4" w14:textId="2056E34A">
      <w:r>
        <w:rPr>
          <w:noProof/>
        </w:rPr>
        <w:drawing>
          <wp:inline distT="0" distB="0" distL="0" distR="0" wp14:anchorId="405A57C3" wp14:editId="7589176E">
            <wp:extent cx="6858000" cy="2828925"/>
            <wp:effectExtent l="0" t="0" r="0" b="0"/>
            <wp:docPr id="1416392459" name="Picture 141639245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2459" name="Picture 1416392459" descr="Graphical user interface, applicatio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858000" cy="2828925"/>
                    </a:xfrm>
                    <a:prstGeom prst="rect">
                      <a:avLst/>
                    </a:prstGeom>
                  </pic:spPr>
                </pic:pic>
              </a:graphicData>
            </a:graphic>
          </wp:inline>
        </w:drawing>
      </w:r>
    </w:p>
    <w:p w:rsidR="001D5235" w:rsidP="00FD5691" w:rsidRDefault="001D5235" w14:paraId="5863FACA" w14:textId="77777777"/>
    <w:p w:rsidR="001D5235" w:rsidP="00FD5691" w:rsidRDefault="001D5235" w14:paraId="1C008E2B" w14:textId="77777777"/>
    <w:p w:rsidR="001D5235" w:rsidP="00FD5691" w:rsidRDefault="001D5235" w14:paraId="1F91E237" w14:textId="77777777"/>
    <w:p w:rsidR="001D5235" w:rsidP="00FD5691" w:rsidRDefault="001D5235" w14:paraId="290F773D" w14:textId="77777777"/>
    <w:p w:rsidR="001D5235" w:rsidP="00FD5691" w:rsidRDefault="001D5235" w14:paraId="23288FEE" w14:textId="77777777"/>
    <w:p w:rsidR="001D5235" w:rsidP="00FD5691" w:rsidRDefault="001D5235" w14:paraId="687467EA" w14:textId="77777777"/>
    <w:p w:rsidR="001D5235" w:rsidP="00FD5691" w:rsidRDefault="001D5235" w14:paraId="6A055AD9" w14:textId="77777777"/>
    <w:p w:rsidR="001D5235" w:rsidP="00FD5691" w:rsidRDefault="001D5235" w14:paraId="11B95FF0" w14:textId="77777777"/>
    <w:p w:rsidR="00FD5691" w:rsidP="00FD5691" w:rsidRDefault="00FD5691" w14:paraId="638C77AE" w14:textId="6A7B27F9">
      <w:r>
        <w:t>System Configuration:</w:t>
      </w:r>
    </w:p>
    <w:p w:rsidR="00B83ACA" w:rsidP="00FD5691" w:rsidRDefault="00B83ACA" w14:paraId="33A83C12" w14:textId="25EA58D2">
      <w:r>
        <w:t>Navigation: Process Server Administrator &gt; Configuration &gt; System Configuration &gt; Interface</w:t>
      </w:r>
    </w:p>
    <w:tbl>
      <w:tblPr>
        <w:tblStyle w:val="GridTable1Light-Accent6"/>
        <w:tblW w:w="0" w:type="auto"/>
        <w:tblInd w:w="135" w:type="dxa"/>
        <w:tblLayout w:type="fixed"/>
        <w:tblLook w:val="0480" w:firstRow="0" w:lastRow="0" w:firstColumn="1" w:lastColumn="0" w:noHBand="0" w:noVBand="1"/>
      </w:tblPr>
      <w:tblGrid>
        <w:gridCol w:w="5100"/>
        <w:gridCol w:w="3827"/>
        <w:gridCol w:w="3261"/>
      </w:tblGrid>
      <w:tr w:rsidRPr="00B92D3B" w:rsidR="00B92D3B" w:rsidTr="00302AEE" w14:paraId="5EF97B91" w14:textId="61D51E80">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shd w:val="clear" w:color="auto" w:fill="EBE8EC" w:themeFill="accent6" w:themeFillTint="33"/>
          </w:tcPr>
          <w:p w:rsidRPr="00B92D3B" w:rsidR="00B92D3B" w:rsidRDefault="0017579A" w14:paraId="2887BF2C" w14:textId="44E885F5">
            <w:r>
              <w:rPr>
                <w:rFonts w:ascii="Calibri" w:hAnsi="Calibri" w:eastAsia="Calibri" w:cs="Calibri"/>
              </w:rPr>
              <w:t>Property Name</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shd w:val="clear" w:color="auto" w:fill="EBE8EC" w:themeFill="accent6" w:themeFillTint="33"/>
          </w:tcPr>
          <w:p w:rsidRPr="00B92D3B" w:rsidR="00B92D3B" w:rsidRDefault="0017579A" w14:paraId="7ABDD0A0" w14:textId="75429BBB">
            <w:pPr>
              <w:cnfStyle w:val="000000000000" w:firstRow="0" w:lastRow="0" w:firstColumn="0" w:lastColumn="0" w:oddVBand="0" w:evenVBand="0" w:oddHBand="0" w:evenHBand="0" w:firstRowFirstColumn="0" w:firstRowLastColumn="0" w:lastRowFirstColumn="0" w:lastRowLastColumn="0"/>
            </w:pPr>
            <w:r>
              <w:rPr>
                <w:rFonts w:ascii="Calibri" w:hAnsi="Calibri" w:eastAsia="Calibri" w:cs="Calibri"/>
              </w:rPr>
              <w:t>Value</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shd w:val="clear" w:color="auto" w:fill="EBE8EC" w:themeFill="accent6" w:themeFillTint="33"/>
          </w:tcPr>
          <w:p w:rsidRPr="00B92D3B" w:rsidR="00B92D3B" w:rsidRDefault="0017579A" w14:paraId="47FFF5D5" w14:textId="4020D98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Pr>
                <w:rFonts w:ascii="Calibri" w:hAnsi="Calibri" w:eastAsia="Calibri" w:cs="Calibri"/>
              </w:rPr>
              <w:t>Description</w:t>
            </w:r>
          </w:p>
        </w:tc>
      </w:tr>
      <w:tr w:rsidR="73EF33F2" w:rsidTr="00302AEE" w14:paraId="79372F11"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E117C93" w:rsidP="73EF33F2" w:rsidRDefault="0E117C93" w14:paraId="0E992585" w14:textId="16A71EF7">
            <w:r>
              <w:t>APIA_NONPOROUTING_Approval_Category</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E117C93" w:rsidP="73EF33F2" w:rsidRDefault="0E117C93" w14:paraId="4B5C04F3" w14:textId="746170EE">
            <w:pPr>
              <w:cnfStyle w:val="000000000000" w:firstRow="0" w:lastRow="0" w:firstColumn="0" w:lastColumn="0" w:oddVBand="0" w:evenVBand="0" w:oddHBand="0" w:evenHBand="0" w:firstRowFirstColumn="0" w:firstRowLastColumn="0" w:lastRowFirstColumn="0" w:lastRowLastColumn="0"/>
            </w:pPr>
            <w:r>
              <w:t>INCLUSIVE</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E117C93" w:rsidP="73EF33F2" w:rsidRDefault="0E117C93" w14:paraId="4876D986" w14:textId="5C42EB8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3EF33F2">
              <w:rPr>
                <w:rFonts w:ascii="Calibri" w:hAnsi="Calibri" w:eastAsia="Calibri" w:cs="Calibri"/>
              </w:rPr>
              <w:t xml:space="preserve">INCLUSIVE: Approval range is [0,Limit]; </w:t>
            </w:r>
          </w:p>
          <w:p w:rsidR="0E117C93" w:rsidP="73EF33F2" w:rsidRDefault="0E117C93" w14:paraId="2D79920B" w14:textId="573F481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3EF33F2">
              <w:rPr>
                <w:rFonts w:ascii="Calibri" w:hAnsi="Calibri" w:eastAsia="Calibri" w:cs="Calibri"/>
              </w:rPr>
              <w:t>EXCLUSIVE: Approval range is [0,Limit)</w:t>
            </w:r>
          </w:p>
        </w:tc>
      </w:tr>
      <w:tr w:rsidRPr="00B92D3B" w:rsidR="00B92D3B" w:rsidTr="00302AEE" w14:paraId="6B2DAB13" w14:textId="7FE52F93">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17579A" w14:paraId="240643D1" w14:textId="1E739C2F">
            <w:r w:rsidRPr="0017579A">
              <w:t>APIA_NONPOROUTING_Approval_Matrix</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B8171F" w14:paraId="1F64701C" w14:textId="59AAF3CC">
            <w:pPr>
              <w:cnfStyle w:val="000000000000" w:firstRow="0" w:lastRow="0" w:firstColumn="0" w:lastColumn="0" w:oddVBand="0" w:evenVBand="0" w:oddHBand="0" w:evenHBand="0" w:firstRowFirstColumn="0" w:firstRowLastColumn="0" w:lastRowFirstColumn="0" w:lastRowLastColumn="0"/>
            </w:pPr>
            <w:r w:rsidRPr="00B8171F">
              <w:t>SUPV,1000,MGR,50000,DIR,150000,VP,750000,SVP,</w:t>
            </w:r>
            <w:r w:rsidRPr="00302AEE" w:rsidR="000868B7">
              <w:rPr>
                <w:highlight w:val="yellow"/>
              </w:rPr>
              <w:t>750000</w:t>
            </w:r>
            <w:r w:rsidRPr="00B8171F">
              <w:t>,EVP,</w:t>
            </w:r>
            <w:r w:rsidRPr="00DB0ED1" w:rsidR="00DB0ED1">
              <w:rPr>
                <w:highlight w:val="yellow"/>
              </w:rPr>
              <w:t>750000</w:t>
            </w:r>
            <w:r w:rsidRPr="00B8171F">
              <w:t>,</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B8171F" w14:paraId="165F05A1" w14:textId="7C7D499F">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0B8171F">
              <w:rPr>
                <w:rFonts w:ascii="Calibri" w:hAnsi="Calibri" w:eastAsia="Calibri" w:cs="Calibri"/>
              </w:rPr>
              <w:t>format: SupervisorType1, ApprovalAmountLimit1, SupervisorType2, ApprovalAmountLimit2,...</w:t>
            </w:r>
          </w:p>
        </w:tc>
      </w:tr>
      <w:tr w:rsidRPr="00B92D3B" w:rsidR="00B92D3B" w:rsidTr="00302AEE" w14:paraId="5A0E71D5" w14:textId="176189BF">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B8171F" w14:paraId="5208EDFD" w14:textId="331DEC32">
            <w:r w:rsidRPr="00B8171F">
              <w:t>APIA_NONPOROUTING_AutoReject_Recipient</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B8171F" w14:paraId="3B9EE6F1" w14:textId="053094F9">
            <w:pPr>
              <w:cnfStyle w:val="000000000000" w:firstRow="0" w:lastRow="0" w:firstColumn="0" w:lastColumn="0" w:oddVBand="0" w:evenVBand="0" w:oddHBand="0" w:evenHBand="0" w:firstRowFirstColumn="0" w:firstRowLastColumn="0" w:lastRowFirstColumn="0" w:lastRowLastColumn="0"/>
            </w:pPr>
            <w:r>
              <w:t>&lt;email address of recipient/s of autoreject emails&gt;</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B8171F" w14:paraId="13EE2521" w14:textId="13B11FC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0B8171F">
              <w:rPr>
                <w:rFonts w:ascii="Calibri" w:hAnsi="Calibri" w:eastAsia="Calibri" w:cs="Calibri"/>
              </w:rPr>
              <w:t>Email address of auto-reject notification</w:t>
            </w:r>
          </w:p>
        </w:tc>
      </w:tr>
      <w:tr w:rsidRPr="00B92D3B" w:rsidR="00B92D3B" w:rsidTr="00302AEE" w14:paraId="354A31A2" w14:textId="0B62CECF">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890B8F" w14:paraId="7731E0C0" w14:textId="5D29E196">
            <w:r w:rsidRPr="00890B8F">
              <w:t>APIA_NONPOROUTING_Test_Flag</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890B8F" w14:paraId="4F8826ED" w14:textId="5DDCE3D1">
            <w:pPr>
              <w:cnfStyle w:val="000000000000" w:firstRow="0" w:lastRow="0" w:firstColumn="0" w:lastColumn="0" w:oddVBand="0" w:evenVBand="0" w:oddHBand="0" w:evenHBand="0" w:firstRowFirstColumn="0" w:firstRowLastColumn="0" w:lastRowFirstColumn="0" w:lastRowLastColumn="0"/>
            </w:pPr>
            <w:r>
              <w:t>TRUE/FALSE</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890B8F" w14:paraId="68A49D6F" w14:textId="3450920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0890B8F">
              <w:rPr>
                <w:rFonts w:ascii="Calibri" w:hAnsi="Calibri" w:eastAsia="Calibri" w:cs="Calibri"/>
              </w:rPr>
              <w:t>Set to "TRUE" if APIA_NONPOROUTING is under testing; Set to "FALSE" if otherwise</w:t>
            </w:r>
          </w:p>
        </w:tc>
      </w:tr>
      <w:tr w:rsidRPr="00B92D3B" w:rsidR="00B92D3B" w:rsidTr="00302AEE" w14:paraId="446B66C6" w14:textId="2F2BE4ED">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EB6D29" w14:paraId="7A5EDE07" w14:textId="1716A88C">
            <w:r w:rsidRPr="00EB6D29">
              <w:t>APIA_NONPOROUTING_Test_Actor</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EB6D29" w14:paraId="2478AC01" w14:textId="6146BECE">
            <w:pPr>
              <w:cnfStyle w:val="000000000000" w:firstRow="0" w:lastRow="0" w:firstColumn="0" w:lastColumn="0" w:oddVBand="0" w:evenVBand="0" w:oddHBand="0" w:evenHBand="0" w:firstRowFirstColumn="0" w:firstRowLastColumn="0" w:lastRowFirstColumn="0" w:lastRowLastColumn="0"/>
            </w:pPr>
            <w:r>
              <w:t>&lt;Actor of test actor&gt;</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B92D3B" w:rsidR="00B92D3B" w:rsidRDefault="00EB6D29" w14:paraId="41FA20A1" w14:textId="1D6F670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0EB6D29">
              <w:rPr>
                <w:rFonts w:ascii="Calibri" w:hAnsi="Calibri" w:eastAsia="Calibri" w:cs="Calibri"/>
              </w:rPr>
              <w:t>If APIA_NONPOROTUING_Test_Flag==TRUE, UserAction and emails will be routed to this actor</w:t>
            </w:r>
          </w:p>
        </w:tc>
      </w:tr>
      <w:tr w:rsidRPr="00B92D3B" w:rsidR="004A2A27" w:rsidTr="00302AEE" w14:paraId="3BDF56A8" w14:textId="77777777">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4A2A27" w:rsidR="004A2A27" w:rsidP="004A2A27" w:rsidRDefault="004A2A27" w14:paraId="1B0D64C8" w14:textId="4C6C7A10">
            <w:pPr>
              <w:spacing w:after="160" w:line="259" w:lineRule="auto"/>
              <w:rPr>
                <w:rFonts w:ascii="Calibri" w:hAnsi="Calibri" w:cs="Calibri"/>
                <w:color w:val="000000"/>
              </w:rPr>
            </w:pPr>
            <w:r>
              <w:rPr>
                <w:rFonts w:ascii="Calibri" w:hAnsi="Calibri" w:cs="Calibri"/>
                <w:color w:val="000000"/>
              </w:rPr>
              <w:t>APIA_NONPOROUTING_InsertApprover</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4A2A27" w:rsidR="004A2A27" w:rsidP="004A2A27" w:rsidRDefault="004A2A27" w14:paraId="6BE0023A" w14:textId="11A3A9F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154210;57072;</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04A2A27" w:rsidP="004A2A27" w:rsidRDefault="004A2A27" w14:paraId="7B11422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format: val1;val2  -- if next approver is val1, it will be routed to val2 and its hierarchy</w:t>
            </w:r>
          </w:p>
          <w:p w:rsidRPr="00EB6D29" w:rsidR="004A2A27" w:rsidRDefault="004A2A27" w14:paraId="0BC2666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r w:rsidRPr="00B92D3B" w:rsidR="004A2A27" w:rsidTr="00302AEE" w14:paraId="59F6CFA6" w14:textId="77777777">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04A2A27" w:rsidP="004A2A27" w:rsidRDefault="004A2A27" w14:paraId="02D30620" w14:textId="5BD917CB">
            <w:pPr>
              <w:rPr>
                <w:rFonts w:ascii="Calibri" w:hAnsi="Calibri" w:cs="Calibri"/>
                <w:color w:val="000000"/>
              </w:rPr>
            </w:pPr>
            <w:r w:rsidRPr="004A2A27">
              <w:rPr>
                <w:rFonts w:ascii="Calibri" w:hAnsi="Calibri" w:cs="Calibri"/>
                <w:color w:val="000000"/>
              </w:rPr>
              <w:t>APIA_NONPOROUTING_ManualReject_Recipient</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04A2A27" w:rsidP="004A2A27" w:rsidRDefault="004A2A27" w14:paraId="749EAFA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04A2A27" w:rsidP="004A2A27" w:rsidRDefault="004A2A27" w14:paraId="06C54BBA" w14:textId="1AC3470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4A2A27">
              <w:rPr>
                <w:rFonts w:ascii="Calibri" w:hAnsi="Calibri" w:cs="Calibri"/>
                <w:color w:val="000000"/>
              </w:rPr>
              <w:t>Recipient of Manual Reject Email Notification</w:t>
            </w:r>
          </w:p>
        </w:tc>
      </w:tr>
      <w:tr w:rsidRPr="00B92D3B" w:rsidR="004A2A27" w:rsidTr="00302AEE" w14:paraId="56C30468" w14:textId="77777777">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4A2A27" w:rsidR="004A2A27" w:rsidP="004A2A27" w:rsidRDefault="004A2A27" w14:paraId="66C585C1" w14:textId="21EDE438">
            <w:pPr>
              <w:rPr>
                <w:rFonts w:ascii="Calibri" w:hAnsi="Calibri" w:cs="Calibri"/>
                <w:color w:val="000000"/>
              </w:rPr>
            </w:pPr>
            <w:r w:rsidRPr="004A2A27">
              <w:rPr>
                <w:rFonts w:ascii="Calibri" w:hAnsi="Calibri" w:cs="Calibri"/>
                <w:color w:val="000000"/>
              </w:rPr>
              <w:t>APIA_NONPOROUTING_RelationshipStatus</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004A2A27" w:rsidP="004A2A27" w:rsidRDefault="004A2A27" w14:paraId="42A919BA" w14:textId="22CDD03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4A2A27">
              <w:rPr>
                <w:rFonts w:ascii="Calibri" w:hAnsi="Calibri" w:cs="Calibri"/>
                <w:color w:val="000000"/>
              </w:rPr>
              <w:t>ACTIVE,LEAVE INTERMITTENT</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4A2A27" w:rsidR="004A2A27" w:rsidP="004A2A27" w:rsidRDefault="004A2A27" w14:paraId="6C4CBB8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Pr="00B92D3B" w:rsidR="004A2A27" w:rsidTr="00302AEE" w14:paraId="14F9A56A" w14:textId="77777777">
        <w:tc>
          <w:tcPr>
            <w:cnfStyle w:val="001000000000" w:firstRow="0" w:lastRow="0" w:firstColumn="1" w:lastColumn="0" w:oddVBand="0" w:evenVBand="0" w:oddHBand="0" w:evenHBand="0" w:firstRowFirstColumn="0" w:firstRowLastColumn="0" w:lastRowFirstColumn="0" w:lastRowLastColumn="0"/>
            <w:tcW w:w="5100"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4A2A27" w:rsidR="004A2A27" w:rsidP="004A2A27" w:rsidRDefault="004A2A27" w14:paraId="4C3710EF" w14:textId="665F526E">
            <w:pPr>
              <w:rPr>
                <w:rFonts w:ascii="Calibri" w:hAnsi="Calibri" w:cs="Calibri"/>
                <w:color w:val="000000"/>
              </w:rPr>
            </w:pPr>
            <w:r w:rsidRPr="004A2A27">
              <w:rPr>
                <w:rFonts w:ascii="Calibri" w:hAnsi="Calibri" w:cs="Calibri"/>
                <w:color w:val="000000"/>
              </w:rPr>
              <w:t>APIA_NONPOROUTING_RelationshipToOrganization</w:t>
            </w:r>
          </w:p>
        </w:tc>
        <w:tc>
          <w:tcPr>
            <w:tcW w:w="3827"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4A2A27" w:rsidR="004A2A27" w:rsidP="004A2A27" w:rsidRDefault="004A2A27" w14:paraId="779179FC" w14:textId="3AF3055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4A2A27">
              <w:rPr>
                <w:rFonts w:ascii="Calibri" w:hAnsi="Calibri" w:cs="Calibri"/>
                <w:color w:val="000000"/>
              </w:rPr>
              <w:t>TEAM MEMBER,CONTRACT MANAGER</w:t>
            </w:r>
          </w:p>
        </w:tc>
        <w:tc>
          <w:tcPr>
            <w:tcW w:w="3261" w:type="dxa"/>
            <w:tcBorders>
              <w:top w:val="single" w:color="D7D2D9" w:themeColor="accent6" w:themeTint="66" w:sz="8" w:space="0"/>
              <w:left w:val="single" w:color="D7D2D9" w:themeColor="accent6" w:themeTint="66" w:sz="8" w:space="0"/>
              <w:bottom w:val="single" w:color="D7D2D9" w:themeColor="accent6" w:themeTint="66" w:sz="8" w:space="0"/>
              <w:right w:val="single" w:color="D7D2D9" w:themeColor="accent6" w:themeTint="66" w:sz="8" w:space="0"/>
            </w:tcBorders>
          </w:tcPr>
          <w:p w:rsidRPr="004A2A27" w:rsidR="004A2A27" w:rsidP="004A2A27" w:rsidRDefault="004A2A27" w14:paraId="2301BE9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rsidR="00FD5691" w:rsidP="00FD5691" w:rsidRDefault="00FD5691" w14:paraId="7D709837" w14:textId="77777777"/>
    <w:p w:rsidR="00FD5691" w:rsidP="00FD5691" w:rsidRDefault="00FD5691" w14:paraId="5342C502" w14:textId="501460AF">
      <w:commentRangeStart w:id="71"/>
      <w:commentRangeStart w:id="72"/>
      <w:r w:rsidRPr="00C9595D">
        <w:rPr>
          <w:highlight w:val="yellow"/>
        </w:rPr>
        <w:t>S</w:t>
      </w:r>
      <w:commentRangeEnd w:id="71"/>
      <w:r w:rsidRPr="00C9595D">
        <w:rPr>
          <w:rStyle w:val="CommentReference"/>
          <w:highlight w:val="yellow"/>
        </w:rPr>
        <w:commentReference w:id="71"/>
      </w:r>
      <w:commentRangeEnd w:id="72"/>
      <w:r w:rsidR="00C9595D">
        <w:rPr>
          <w:rStyle w:val="CommentReference"/>
        </w:rPr>
        <w:commentReference w:id="72"/>
      </w:r>
      <w:r w:rsidRPr="00C9595D" w:rsidR="00C9595D">
        <w:rPr>
          <w:highlight w:val="yellow"/>
        </w:rPr>
        <w:t>ystem Configuration:</w:t>
      </w:r>
    </w:p>
    <w:p w:rsidR="00FD5691" w:rsidP="00FD5691" w:rsidRDefault="00145820" w14:paraId="438CCBDF" w14:textId="40112F28">
      <w:r w:rsidRPr="00145820">
        <w:rPr>
          <w:noProof/>
        </w:rPr>
        <w:drawing>
          <wp:inline distT="0" distB="0" distL="0" distR="0" wp14:anchorId="6E4AE23A" wp14:editId="1667BD5F">
            <wp:extent cx="8229600" cy="3136900"/>
            <wp:effectExtent l="0" t="0" r="0" b="6350"/>
            <wp:docPr id="204096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3409" name="Picture 1" descr="A screenshot of a computer&#10;&#10;AI-generated content may be incorrect."/>
                    <pic:cNvPicPr/>
                  </pic:nvPicPr>
                  <pic:blipFill>
                    <a:blip r:embed="rId33"/>
                    <a:stretch>
                      <a:fillRect/>
                    </a:stretch>
                  </pic:blipFill>
                  <pic:spPr>
                    <a:xfrm>
                      <a:off x="0" y="0"/>
                      <a:ext cx="8229600" cy="3136900"/>
                    </a:xfrm>
                    <a:prstGeom prst="rect">
                      <a:avLst/>
                    </a:prstGeom>
                  </pic:spPr>
                </pic:pic>
              </a:graphicData>
            </a:graphic>
          </wp:inline>
        </w:drawing>
      </w:r>
    </w:p>
    <w:p w:rsidR="001D5235" w:rsidRDefault="001D5235" w14:paraId="3434A8BE" w14:textId="002D0C8B">
      <w:r>
        <w:br w:type="page"/>
      </w:r>
    </w:p>
    <w:p w:rsidR="002B7FB1" w:rsidP="22AA4019" w:rsidRDefault="002B7FB1" w14:paraId="1C89389B" w14:textId="06BB5933">
      <w:pPr>
        <w:pStyle w:val="Heading2"/>
        <w:numPr>
          <w:ilvl w:val="1"/>
          <w:numId w:val="3"/>
        </w:numPr>
        <w:rPr>
          <w:rFonts w:asciiTheme="minorHAnsi" w:hAnsiTheme="minorHAnsi" w:cstheme="minorBidi"/>
        </w:rPr>
      </w:pPr>
      <w:bookmarkStart w:name="_Toc185321063" w:id="73"/>
      <w:r w:rsidRPr="22AA4019">
        <w:rPr>
          <w:rFonts w:asciiTheme="minorHAnsi" w:hAnsiTheme="minorHAnsi" w:cstheme="minorBidi"/>
        </w:rPr>
        <w:t>Technical Data Source</w:t>
      </w:r>
      <w:bookmarkEnd w:id="73"/>
    </w:p>
    <w:p w:rsidR="5CC03BE0" w:rsidP="22AA4019" w:rsidRDefault="5CC03BE0" w14:paraId="7DBD0433" w14:textId="31BD1FA7">
      <w:pPr>
        <w:spacing w:line="257" w:lineRule="auto"/>
      </w:pPr>
      <w:r w:rsidRPr="22AA4019">
        <w:rPr>
          <w:rFonts w:ascii="Calibri" w:hAnsi="Calibri" w:eastAsia="Calibri" w:cs="Calibri"/>
          <w:b/>
          <w:bCs/>
        </w:rPr>
        <w:t>PayablesInvoice:</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22FA4D3C"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4FDA4EC1"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76C76546"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7C8374F4"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EE7C5CE"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05578B2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AA4019" w:rsidP="22AA4019" w:rsidRDefault="22AA4019" w14:paraId="46F62F94" w14:textId="292DF5F9">
            <w:pPr>
              <w:spacing w:line="257" w:lineRule="auto"/>
            </w:pPr>
            <w:r w:rsidRPr="22AA4019">
              <w:rPr>
                <w:rFonts w:ascii="Calibri" w:hAnsi="Calibri" w:eastAsia="Calibri" w:cs="Calibri"/>
                <w:b/>
                <w:bCs/>
                <w:color w:val="000000" w:themeColor="text1"/>
              </w:rPr>
              <w:t>Company</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AA4019" w:rsidP="22AA4019" w:rsidRDefault="22AA4019" w14:paraId="70E1C4B6" w14:textId="0EEEB0C2">
            <w:pPr>
              <w:spacing w:line="257" w:lineRule="auto"/>
            </w:pPr>
            <w:r w:rsidRPr="22AA4019">
              <w:rPr>
                <w:rFonts w:ascii="Calibri" w:hAnsi="Calibri" w:eastAsia="Calibri" w:cs="Calibri"/>
                <w:color w:val="000000" w:themeColor="text1"/>
              </w:rPr>
              <w:t>4</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957B01A" w:rsidP="22AA4019" w:rsidRDefault="3957B01A" w14:paraId="326EFC4B" w14:textId="1FF5530C">
            <w:pPr>
              <w:spacing w:after="0" w:line="257" w:lineRule="auto"/>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09394EC8" w14:textId="522556BD">
            <w:pPr>
              <w:spacing w:line="257" w:lineRule="auto"/>
            </w:pPr>
            <w:r w:rsidRPr="22AA4019">
              <w:rPr>
                <w:rFonts w:ascii="Calibri" w:hAnsi="Calibri" w:eastAsia="Calibri" w:cs="Calibri"/>
              </w:rPr>
              <w:t xml:space="preserve"> </w:t>
            </w:r>
          </w:p>
        </w:tc>
      </w:tr>
      <w:tr w:rsidR="22AA4019" w:rsidTr="22AA4019" w14:paraId="62D5618B"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1FEC71B1" w14:textId="14CFE3CF">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Invoice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3B2AF8EE" w14:textId="7003B804">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22</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747B7433" w14:textId="43DC0477">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w:t>
            </w:r>
            <w:r w:rsidRPr="22AA4019" w:rsidR="5078184F">
              <w:rPr>
                <w:rFonts w:ascii="Calibri" w:hAnsi="Calibri" w:eastAsia="Calibri" w:cs="Calibri"/>
                <w:color w:val="000000" w:themeColor="text1"/>
              </w:rPr>
              <w:t>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300EDB23" w14:textId="11D3059A">
            <w:pPr>
              <w:spacing w:line="257" w:lineRule="auto"/>
              <w:rPr>
                <w:rFonts w:ascii="Calibri" w:hAnsi="Calibri" w:eastAsia="Calibri" w:cs="Calibri"/>
              </w:rPr>
            </w:pPr>
          </w:p>
        </w:tc>
      </w:tr>
      <w:tr w:rsidR="22AA4019" w:rsidTr="22AA4019" w14:paraId="09CA0ED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73F21A87" w14:textId="68F545F9">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DerivedAPClerkName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638350B" w:rsidP="22AA4019" w:rsidRDefault="7638350B" w14:paraId="76F790D2" w14:textId="2AB4A169">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250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638350B" w:rsidP="22AA4019" w:rsidRDefault="7638350B" w14:paraId="01A9BE34" w14:textId="19D258D2">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3EF89DFD" w14:textId="1C05839D">
            <w:pPr>
              <w:spacing w:line="257" w:lineRule="auto"/>
              <w:rPr>
                <w:rFonts w:ascii="Calibri" w:hAnsi="Calibri" w:eastAsia="Calibri" w:cs="Calibri"/>
                <w:color w:val="000000" w:themeColor="text1"/>
              </w:rPr>
            </w:pPr>
          </w:p>
        </w:tc>
      </w:tr>
      <w:tr w:rsidR="22AA4019" w:rsidTr="22AA4019" w14:paraId="047A3354"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7AB1B280" w14:textId="313DBD09">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DerivedVendorName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95F6F9E" w:rsidP="22AA4019" w:rsidRDefault="295F6F9E" w14:paraId="3BD672F5" w14:textId="70DF460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120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95F6F9E" w:rsidP="22AA4019" w:rsidRDefault="295F6F9E" w14:paraId="31FEE774" w14:textId="101D9258">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1CB41620" w14:textId="38D45864">
            <w:pPr>
              <w:spacing w:line="257" w:lineRule="auto"/>
              <w:rPr>
                <w:rFonts w:ascii="Calibri" w:hAnsi="Calibri" w:eastAsia="Calibri" w:cs="Calibri"/>
                <w:color w:val="000000" w:themeColor="text1"/>
              </w:rPr>
            </w:pPr>
          </w:p>
        </w:tc>
      </w:tr>
      <w:tr w:rsidR="22AA4019" w:rsidTr="22AA4019" w14:paraId="114B2460"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57FB6C0D" w14:textId="29401171">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DerivedFormattedInvoiceDueDate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6CAD5C2" w:rsidP="22AA4019" w:rsidRDefault="56CAD5C2" w14:paraId="12129A95" w14:textId="0AF3D558">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6CAD5C2" w:rsidP="22AA4019" w:rsidRDefault="56CAD5C2" w14:paraId="478941DC" w14:textId="414B7D1C">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2AA4D3C6" w14:textId="685AB550">
            <w:pPr>
              <w:spacing w:line="257" w:lineRule="auto"/>
              <w:rPr>
                <w:rFonts w:ascii="Calibri" w:hAnsi="Calibri" w:eastAsia="Calibri" w:cs="Calibri"/>
                <w:color w:val="000000" w:themeColor="text1"/>
              </w:rPr>
            </w:pPr>
          </w:p>
        </w:tc>
      </w:tr>
      <w:tr w:rsidR="22AA4019" w:rsidTr="22AA4019" w14:paraId="50F187C8"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1EC3A2BF" w14:textId="5EB0E5C7">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DerivedFormattedInvoiceDate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6CAD5C2" w:rsidP="22AA4019" w:rsidRDefault="56CAD5C2" w14:paraId="43F9FE53" w14:textId="63C1D50C">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6CAD5C2" w:rsidP="22AA4019" w:rsidRDefault="56CAD5C2" w14:paraId="4B681E78" w14:textId="40ADEC5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3FEE8724" w14:textId="2DF3BCC6">
            <w:pPr>
              <w:spacing w:line="257" w:lineRule="auto"/>
              <w:rPr>
                <w:rFonts w:ascii="Calibri" w:hAnsi="Calibri" w:eastAsia="Calibri" w:cs="Calibri"/>
                <w:color w:val="000000" w:themeColor="text1"/>
              </w:rPr>
            </w:pPr>
          </w:p>
        </w:tc>
      </w:tr>
      <w:tr w:rsidR="22AA4019" w:rsidTr="22AA4019" w14:paraId="7FBB8CFB"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4BB25B35" w14:textId="2F7F0E48">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InvoiceAmount.CurrencyAmount</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79E98FA" w:rsidP="22AA4019" w:rsidRDefault="179E98FA" w14:paraId="24561996" w14:textId="40B425D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19</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79E98FA" w:rsidP="22AA4019" w:rsidRDefault="179E98FA" w14:paraId="0A335411" w14:textId="535741C0">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BCD</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52204C2D" w14:textId="2CF42510">
            <w:pPr>
              <w:spacing w:line="257" w:lineRule="auto"/>
              <w:rPr>
                <w:rFonts w:ascii="Calibri" w:hAnsi="Calibri" w:eastAsia="Calibri" w:cs="Calibri"/>
                <w:color w:val="000000" w:themeColor="text1"/>
              </w:rPr>
            </w:pPr>
          </w:p>
        </w:tc>
      </w:tr>
      <w:tr w:rsidR="22AA4019" w:rsidTr="22AA4019" w14:paraId="78B9723A"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015E6A73" w14:textId="2FC86F13">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InvoiceCurrency</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B3A5AE0" w:rsidP="22AA4019" w:rsidRDefault="0B3A5AE0" w14:paraId="765E9B2B" w14:textId="4415257A">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5</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B3A5AE0" w:rsidP="22AA4019" w:rsidRDefault="0B3A5AE0" w14:paraId="5D6374D1" w14:textId="67BD27E4">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16025BFB" w14:textId="5ECFDA8F">
            <w:pPr>
              <w:spacing w:line="257" w:lineRule="auto"/>
              <w:rPr>
                <w:rFonts w:ascii="Calibri" w:hAnsi="Calibri" w:eastAsia="Calibri" w:cs="Calibri"/>
                <w:color w:val="000000" w:themeColor="text1"/>
              </w:rPr>
            </w:pPr>
          </w:p>
        </w:tc>
      </w:tr>
      <w:tr w:rsidR="22AA4019" w:rsidTr="22AA4019" w14:paraId="388D21E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4C722264" w14:textId="109CAC38">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DerivedVendorNameID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92432E3" w:rsidP="22AA4019" w:rsidRDefault="192432E3" w14:paraId="7DD269E8" w14:textId="377107FF">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132</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92432E3" w:rsidP="22AA4019" w:rsidRDefault="192432E3" w14:paraId="704449D9" w14:textId="5B099D6E">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2848A997" w14:textId="78E69347">
            <w:pPr>
              <w:spacing w:line="257" w:lineRule="auto"/>
              <w:rPr>
                <w:rFonts w:ascii="Calibri" w:hAnsi="Calibri" w:eastAsia="Calibri" w:cs="Calibri"/>
                <w:color w:val="000000" w:themeColor="text1"/>
              </w:rPr>
            </w:pPr>
          </w:p>
        </w:tc>
      </w:tr>
      <w:tr w:rsidR="22AA4019" w:rsidTr="22AA4019" w14:paraId="108DBDDE"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6575A1CB" w14:textId="1C08B147">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DerivedCompanyNameID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7FC954B" w:rsidP="22AA4019" w:rsidRDefault="77FC954B" w14:paraId="45865D86" w14:textId="48A150A1">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2048000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7FC954B" w:rsidP="22AA4019" w:rsidRDefault="77FC954B" w14:paraId="06A81323" w14:textId="6557773D">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00B007DC" w14:textId="6C5B3471">
            <w:pPr>
              <w:spacing w:line="257" w:lineRule="auto"/>
              <w:rPr>
                <w:rFonts w:ascii="Calibri" w:hAnsi="Calibri" w:eastAsia="Calibri" w:cs="Calibri"/>
                <w:color w:val="000000" w:themeColor="text1"/>
              </w:rPr>
            </w:pPr>
          </w:p>
        </w:tc>
      </w:tr>
      <w:tr w:rsidR="22AA4019" w:rsidTr="22AA4019" w14:paraId="06B11477"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FBC58F" w:rsidP="22AA4019" w:rsidRDefault="06FBC58F" w14:paraId="4EAB67EA" w14:textId="61CE7747">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InvoiceDate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57DDA44" w:rsidP="22AA4019" w:rsidRDefault="557DDA44" w14:paraId="1F645EC3" w14:textId="5557326E">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8</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57DDA44" w:rsidP="22AA4019" w:rsidRDefault="557DDA44" w14:paraId="717EB61E" w14:textId="586E2AF5">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YYYYMMDD</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70681993" w14:textId="37DDC167">
            <w:pPr>
              <w:spacing w:line="257" w:lineRule="auto"/>
              <w:rPr>
                <w:rFonts w:ascii="Calibri" w:hAnsi="Calibri" w:eastAsia="Calibri" w:cs="Calibri"/>
                <w:color w:val="000000" w:themeColor="text1"/>
              </w:rPr>
            </w:pPr>
          </w:p>
        </w:tc>
      </w:tr>
    </w:tbl>
    <w:p w:rsidR="22AA4019" w:rsidP="22AA4019" w:rsidRDefault="22AA4019" w14:paraId="55DBA518" w14:textId="65400009"/>
    <w:p w:rsidR="001D5235" w:rsidP="22AA4019" w:rsidRDefault="001D5235" w14:paraId="0A2A3B53" w14:textId="77777777">
      <w:pPr>
        <w:spacing w:line="257" w:lineRule="auto"/>
        <w:rPr>
          <w:rFonts w:ascii="Calibri" w:hAnsi="Calibri" w:eastAsia="Calibri" w:cs="Calibri"/>
          <w:b/>
          <w:bCs/>
        </w:rPr>
      </w:pPr>
    </w:p>
    <w:p w:rsidR="001D5235" w:rsidP="22AA4019" w:rsidRDefault="001D5235" w14:paraId="5B752491" w14:textId="77777777">
      <w:pPr>
        <w:spacing w:line="257" w:lineRule="auto"/>
        <w:rPr>
          <w:rFonts w:ascii="Calibri" w:hAnsi="Calibri" w:eastAsia="Calibri" w:cs="Calibri"/>
          <w:b/>
          <w:bCs/>
        </w:rPr>
      </w:pPr>
    </w:p>
    <w:p w:rsidR="001D5235" w:rsidP="22AA4019" w:rsidRDefault="001D5235" w14:paraId="3F0A8391" w14:textId="77777777">
      <w:pPr>
        <w:spacing w:line="257" w:lineRule="auto"/>
        <w:rPr>
          <w:rFonts w:ascii="Calibri" w:hAnsi="Calibri" w:eastAsia="Calibri" w:cs="Calibri"/>
          <w:b/>
          <w:bCs/>
        </w:rPr>
      </w:pPr>
    </w:p>
    <w:p w:rsidR="001D5235" w:rsidP="22AA4019" w:rsidRDefault="001D5235" w14:paraId="1552F324" w14:textId="77777777">
      <w:pPr>
        <w:spacing w:line="257" w:lineRule="auto"/>
        <w:rPr>
          <w:rFonts w:ascii="Calibri" w:hAnsi="Calibri" w:eastAsia="Calibri" w:cs="Calibri"/>
          <w:b/>
          <w:bCs/>
        </w:rPr>
      </w:pPr>
    </w:p>
    <w:p w:rsidR="001D5235" w:rsidP="22AA4019" w:rsidRDefault="001D5235" w14:paraId="68DAFB9C" w14:textId="77777777">
      <w:pPr>
        <w:spacing w:line="257" w:lineRule="auto"/>
        <w:rPr>
          <w:rFonts w:ascii="Calibri" w:hAnsi="Calibri" w:eastAsia="Calibri" w:cs="Calibri"/>
          <w:b/>
          <w:bCs/>
        </w:rPr>
      </w:pPr>
    </w:p>
    <w:p w:rsidR="557DDA44" w:rsidP="22AA4019" w:rsidRDefault="557DDA44" w14:paraId="5551E8CA" w14:textId="2A465FEE">
      <w:pPr>
        <w:spacing w:line="257" w:lineRule="auto"/>
      </w:pPr>
      <w:r w:rsidRPr="22AA4019">
        <w:rPr>
          <w:rFonts w:ascii="Calibri" w:hAnsi="Calibri" w:eastAsia="Calibri" w:cs="Calibri"/>
          <w:b/>
          <w:bCs/>
        </w:rPr>
        <w:t>SystemCalendarDate:</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74AA044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0A5E8480"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4B211332"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4ECB5BAE"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D97F024"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0A3C3DD2"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81F4BFE" w:rsidP="22AA4019" w:rsidRDefault="281F4BFE" w14:paraId="267F042F" w14:textId="541FF3D5">
            <w:pPr>
              <w:spacing w:line="257" w:lineRule="auto"/>
            </w:pPr>
            <w:r w:rsidRPr="22AA4019">
              <w:rPr>
                <w:rFonts w:ascii="Calibri" w:hAnsi="Calibri" w:eastAsia="Calibri" w:cs="Calibri"/>
                <w:b/>
                <w:bCs/>
                <w:color w:val="000000" w:themeColor="text1"/>
              </w:rPr>
              <w:t>SystemCalendarDate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3CE7BC" w:rsidP="22AA4019" w:rsidRDefault="223CE7BC" w14:paraId="6D331C6F" w14:textId="7B49C254">
            <w:pPr>
              <w:spacing w:after="0" w:line="257" w:lineRule="auto"/>
            </w:pPr>
            <w:r w:rsidRPr="22AA4019">
              <w:rPr>
                <w:rFonts w:ascii="Calibri" w:hAnsi="Calibri" w:eastAsia="Calibri" w:cs="Calibri"/>
                <w:color w:val="000000" w:themeColor="text1"/>
              </w:rPr>
              <w:t>8</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3CE7BC" w:rsidP="22AA4019" w:rsidRDefault="223CE7BC" w14:paraId="162EC147" w14:textId="53E9CA40">
            <w:pPr>
              <w:spacing w:after="0" w:line="257" w:lineRule="auto"/>
            </w:pPr>
            <w:r w:rsidRPr="22AA4019">
              <w:rPr>
                <w:rFonts w:ascii="Calibri" w:hAnsi="Calibri" w:eastAsia="Calibri" w:cs="Calibri"/>
                <w:color w:val="000000" w:themeColor="text1"/>
              </w:rPr>
              <w:t>YYYYMMDD</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7242AA82" w14:textId="522556BD">
            <w:pPr>
              <w:spacing w:line="257" w:lineRule="auto"/>
            </w:pPr>
            <w:r w:rsidRPr="22AA4019">
              <w:rPr>
                <w:rFonts w:ascii="Calibri" w:hAnsi="Calibri" w:eastAsia="Calibri" w:cs="Calibri"/>
              </w:rPr>
              <w:t xml:space="preserve"> </w:t>
            </w:r>
          </w:p>
        </w:tc>
      </w:tr>
      <w:tr w:rsidR="22AA4019" w:rsidTr="22AA4019" w14:paraId="254B83B5"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D35CF9C" w:rsidP="22AA4019" w:rsidRDefault="1D35CF9C" w14:paraId="2F791506" w14:textId="37C356C1">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IsWorkingDay</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AA4019" w:rsidP="22AA4019" w:rsidRDefault="22AA4019" w14:paraId="475A082E" w14:textId="02DF7A60">
            <w:pPr>
              <w:spacing w:line="257" w:lineRule="auto"/>
              <w:rPr>
                <w:rFonts w:ascii="Calibri" w:hAnsi="Calibri" w:eastAsia="Calibri" w:cs="Calibri"/>
                <w:color w:val="000000" w:themeColor="text1"/>
              </w:rPr>
            </w:pP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29C14E1" w:rsidP="22AA4019" w:rsidRDefault="729C14E1" w14:paraId="295A9B65" w14:textId="1795FA4F">
            <w:pPr>
              <w:spacing w:after="0" w:line="257" w:lineRule="auto"/>
            </w:pPr>
            <w:r w:rsidRPr="22AA4019">
              <w:rPr>
                <w:rFonts w:ascii="Calibri" w:hAnsi="Calibri" w:eastAsia="Calibri" w:cs="Calibri"/>
                <w:color w:val="000000" w:themeColor="text1"/>
              </w:rPr>
              <w:t>BOOLEAN</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19201BBB" w:rsidP="22AA4019" w:rsidRDefault="19201BBB" w14:paraId="799E3AEE" w14:textId="1D89DCF7">
            <w:pPr>
              <w:spacing w:line="257" w:lineRule="auto"/>
              <w:rPr>
                <w:rFonts w:ascii="Calibri" w:hAnsi="Calibri" w:eastAsia="Calibri" w:cs="Calibri"/>
              </w:rPr>
            </w:pPr>
            <w:r w:rsidRPr="22AA4019">
              <w:rPr>
                <w:rFonts w:ascii="Calibri" w:hAnsi="Calibri" w:eastAsia="Calibri" w:cs="Calibri"/>
              </w:rPr>
              <w:t>TRUE</w:t>
            </w:r>
          </w:p>
        </w:tc>
      </w:tr>
    </w:tbl>
    <w:p w:rsidR="22AA4019" w:rsidP="22AA4019" w:rsidRDefault="22AA4019" w14:paraId="3973C276" w14:textId="22A95607">
      <w:pPr>
        <w:pStyle w:val="tableheading"/>
        <w:spacing w:after="120"/>
        <w:rPr>
          <w:rFonts w:asciiTheme="minorHAnsi" w:hAnsiTheme="minorHAnsi" w:cstheme="minorBidi"/>
          <w:color w:val="808080" w:themeColor="background1" w:themeShade="80"/>
          <w:sz w:val="22"/>
          <w:szCs w:val="22"/>
        </w:rPr>
      </w:pPr>
    </w:p>
    <w:p w:rsidR="729C14E1" w:rsidP="22AA4019" w:rsidRDefault="729C14E1" w14:paraId="1D470EF4" w14:textId="16790E5B">
      <w:pPr>
        <w:spacing w:line="257" w:lineRule="auto"/>
      </w:pPr>
      <w:r w:rsidRPr="22AA4019">
        <w:rPr>
          <w:rFonts w:ascii="Calibri" w:hAnsi="Calibri" w:eastAsia="Calibri" w:cs="Calibri"/>
          <w:b/>
          <w:bCs/>
        </w:rPr>
        <w:t>PayablesInvoiceDistribution:</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78E74758"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76EA0D1F"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786DB068"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295F7420"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5D51D9F"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43490DB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60E1CCED" w:rsidP="22AA4019" w:rsidRDefault="60E1CCED" w14:paraId="5975FF85" w14:textId="0F641AFB">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Company</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7A1D6D0" w:rsidP="22AA4019" w:rsidRDefault="77A1D6D0" w14:paraId="5D452198" w14:textId="5D309797">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AA4019" w:rsidP="22AA4019" w:rsidRDefault="22AA4019" w14:paraId="01E7F4BE" w14:textId="1FF5530C">
            <w:pPr>
              <w:spacing w:after="0" w:line="257" w:lineRule="auto"/>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51ABBBBD" w:rsidP="22AA4019" w:rsidRDefault="51ABBBBD" w14:paraId="42865CCF" w14:textId="2F1F8336">
            <w:pPr>
              <w:spacing w:line="257" w:lineRule="auto"/>
              <w:rPr>
                <w:rFonts w:ascii="Calibri" w:hAnsi="Calibri" w:eastAsia="Calibri" w:cs="Calibri"/>
              </w:rPr>
            </w:pPr>
            <w:r w:rsidRPr="22AA4019">
              <w:rPr>
                <w:rFonts w:ascii="Calibri" w:hAnsi="Calibri" w:eastAsia="Calibri" w:cs="Calibri"/>
              </w:rPr>
              <w:t>&lt;!Company&gt;</w:t>
            </w:r>
            <w:r w:rsidRPr="22AA4019" w:rsidR="22AA4019">
              <w:rPr>
                <w:rFonts w:ascii="Calibri" w:hAnsi="Calibri" w:eastAsia="Calibri" w:cs="Calibri"/>
              </w:rPr>
              <w:t xml:space="preserve"> </w:t>
            </w:r>
          </w:p>
        </w:tc>
      </w:tr>
      <w:tr w:rsidR="22AA4019" w:rsidTr="22AA4019" w14:paraId="546614D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47CB1513" w:rsidP="22AA4019" w:rsidRDefault="47CB1513" w14:paraId="73F44C73" w14:textId="7AA68F6A">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PayablesInvoice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8BAA060" w:rsidP="22AA4019" w:rsidRDefault="58BAA060" w14:paraId="61E91081" w14:textId="626713CE">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18</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8BAA060" w:rsidP="22AA4019" w:rsidRDefault="58BAA060" w14:paraId="7298B34F" w14:textId="1A26A931">
            <w:pPr>
              <w:spacing w:after="0" w:line="257" w:lineRule="auto"/>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7D696BBB" w:rsidP="22AA4019" w:rsidRDefault="7D696BBB" w14:paraId="4B1E15E3" w14:textId="5EE14239">
            <w:pPr>
              <w:spacing w:line="257" w:lineRule="auto"/>
              <w:rPr>
                <w:rFonts w:ascii="Calibri" w:hAnsi="Calibri" w:eastAsia="Calibri" w:cs="Calibri"/>
              </w:rPr>
            </w:pPr>
            <w:r w:rsidRPr="22AA4019">
              <w:rPr>
                <w:rFonts w:ascii="Calibri" w:hAnsi="Calibri" w:eastAsia="Calibri" w:cs="Calibri"/>
              </w:rPr>
              <w:t>&lt;!PayablesInvoice&gt;</w:t>
            </w:r>
          </w:p>
        </w:tc>
      </w:tr>
      <w:tr w:rsidR="22AA4019" w:rsidTr="22AA4019" w14:paraId="39494A5E"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9C80A39" w:rsidP="22AA4019" w:rsidRDefault="29C80A39" w14:paraId="2A3B3A84" w14:textId="1AE2ADD7">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PayablesInvoiceDistribution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4BAAF5DC" w:rsidP="22AA4019" w:rsidRDefault="4BAAF5DC" w14:paraId="23DF88AD" w14:textId="474EF18A">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6</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4BAAF5DC" w:rsidP="22AA4019" w:rsidRDefault="4BAAF5DC" w14:paraId="488A91A6" w14:textId="27E47A78">
            <w:pPr>
              <w:spacing w:after="0" w:line="257" w:lineRule="auto"/>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4FC310F5" w14:textId="1C05839D">
            <w:pPr>
              <w:spacing w:line="257" w:lineRule="auto"/>
              <w:rPr>
                <w:rFonts w:ascii="Calibri" w:hAnsi="Calibri" w:eastAsia="Calibri" w:cs="Calibri"/>
                <w:color w:val="000000" w:themeColor="text1"/>
              </w:rPr>
            </w:pPr>
          </w:p>
        </w:tc>
      </w:tr>
      <w:tr w:rsidR="22AA4019" w:rsidTr="22AA4019" w14:paraId="4C102A4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927A6F2" w:rsidP="22AA4019" w:rsidRDefault="5927A6F2" w14:paraId="5705E660" w14:textId="2E5F8C2C">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GLFinanceCodeBlock.ToAccountingEntity</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8728E53" w:rsidP="22AA4019" w:rsidRDefault="78728E53" w14:paraId="4D780B39" w14:textId="31318738">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12</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8728E53" w:rsidP="22AA4019" w:rsidRDefault="78728E53" w14:paraId="72C89217" w14:textId="5F3824CE">
            <w:pPr>
              <w:spacing w:after="0" w:line="257" w:lineRule="auto"/>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1F800106" w14:textId="38D45864">
            <w:pPr>
              <w:spacing w:line="257" w:lineRule="auto"/>
              <w:rPr>
                <w:rFonts w:ascii="Calibri" w:hAnsi="Calibri" w:eastAsia="Calibri" w:cs="Calibri"/>
                <w:color w:val="000000" w:themeColor="text1"/>
              </w:rPr>
            </w:pPr>
          </w:p>
        </w:tc>
      </w:tr>
      <w:tr w:rsidR="22AA4019" w:rsidTr="22AA4019" w14:paraId="330FFF8F"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6C6491B" w:rsidP="22AA4019" w:rsidRDefault="06C6491B" w14:paraId="671D157E" w14:textId="1A91894A">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GLFinanceCodeBlock.FinanceDimension1</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42E9CBB" w:rsidP="22AA4019" w:rsidRDefault="142E9CBB" w14:paraId="106A8D37" w14:textId="065B59E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15</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42E9CBB" w:rsidP="22AA4019" w:rsidRDefault="142E9CBB" w14:paraId="7850DD8C" w14:textId="4ECDB417">
            <w:pPr>
              <w:spacing w:after="0" w:line="257" w:lineRule="auto"/>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4841C18E" w14:textId="685AB550">
            <w:pPr>
              <w:spacing w:line="257" w:lineRule="auto"/>
              <w:rPr>
                <w:rFonts w:ascii="Calibri" w:hAnsi="Calibri" w:eastAsia="Calibri" w:cs="Calibri"/>
                <w:color w:val="000000" w:themeColor="text1"/>
              </w:rPr>
            </w:pPr>
          </w:p>
        </w:tc>
      </w:tr>
      <w:tr w:rsidR="22AA4019" w:rsidTr="22AA4019" w14:paraId="0D9784D7"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A5E67EE" w:rsidP="22AA4019" w:rsidRDefault="7A5E67EE" w14:paraId="0E443AF1" w14:textId="6E4E03FF">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GLFinanceCodeBlock.GeneralLedgerChartAccount</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4889A7A" w:rsidP="22AA4019" w:rsidRDefault="34889A7A" w14:paraId="1FBD3AE9" w14:textId="2C20F146">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26</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4889A7A" w:rsidP="22AA4019" w:rsidRDefault="34889A7A" w14:paraId="1BC633B1" w14:textId="13205445">
            <w:pPr>
              <w:spacing w:after="0" w:line="257" w:lineRule="auto"/>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0023BDFF" w14:textId="2DF3BCC6">
            <w:pPr>
              <w:spacing w:line="257" w:lineRule="auto"/>
              <w:rPr>
                <w:rFonts w:ascii="Calibri" w:hAnsi="Calibri" w:eastAsia="Calibri" w:cs="Calibri"/>
                <w:color w:val="000000" w:themeColor="text1"/>
              </w:rPr>
            </w:pPr>
          </w:p>
        </w:tc>
      </w:tr>
    </w:tbl>
    <w:p w:rsidR="22AA4019" w:rsidRDefault="22AA4019" w14:paraId="07F0DD11" w14:textId="05ED9550"/>
    <w:p w:rsidR="001D5235" w:rsidP="22AA4019" w:rsidRDefault="001D5235" w14:paraId="1EBB9A64" w14:textId="77777777">
      <w:pPr>
        <w:spacing w:line="257" w:lineRule="auto"/>
        <w:rPr>
          <w:rFonts w:ascii="Calibri" w:hAnsi="Calibri" w:eastAsia="Calibri" w:cs="Calibri"/>
          <w:b/>
          <w:bCs/>
        </w:rPr>
      </w:pPr>
    </w:p>
    <w:p w:rsidR="001D5235" w:rsidP="22AA4019" w:rsidRDefault="001D5235" w14:paraId="19320200" w14:textId="77777777">
      <w:pPr>
        <w:spacing w:line="257" w:lineRule="auto"/>
        <w:rPr>
          <w:rFonts w:ascii="Calibri" w:hAnsi="Calibri" w:eastAsia="Calibri" w:cs="Calibri"/>
          <w:b/>
          <w:bCs/>
        </w:rPr>
      </w:pPr>
    </w:p>
    <w:p w:rsidR="001D5235" w:rsidP="22AA4019" w:rsidRDefault="001D5235" w14:paraId="058136AC" w14:textId="77777777">
      <w:pPr>
        <w:spacing w:line="257" w:lineRule="auto"/>
        <w:rPr>
          <w:rFonts w:ascii="Calibri" w:hAnsi="Calibri" w:eastAsia="Calibri" w:cs="Calibri"/>
          <w:b/>
          <w:bCs/>
        </w:rPr>
      </w:pPr>
    </w:p>
    <w:p w:rsidR="001D5235" w:rsidP="22AA4019" w:rsidRDefault="001D5235" w14:paraId="321C4B64" w14:textId="77777777">
      <w:pPr>
        <w:spacing w:line="257" w:lineRule="auto"/>
        <w:rPr>
          <w:rFonts w:ascii="Calibri" w:hAnsi="Calibri" w:eastAsia="Calibri" w:cs="Calibri"/>
          <w:b/>
          <w:bCs/>
        </w:rPr>
      </w:pPr>
    </w:p>
    <w:p w:rsidR="001D5235" w:rsidP="22AA4019" w:rsidRDefault="001D5235" w14:paraId="43D52376" w14:textId="77777777">
      <w:pPr>
        <w:spacing w:line="257" w:lineRule="auto"/>
        <w:rPr>
          <w:rFonts w:ascii="Calibri" w:hAnsi="Calibri" w:eastAsia="Calibri" w:cs="Calibri"/>
          <w:b/>
          <w:bCs/>
        </w:rPr>
      </w:pPr>
    </w:p>
    <w:p w:rsidR="34889A7A" w:rsidP="22AA4019" w:rsidRDefault="34889A7A" w14:paraId="65B4DFB2" w14:textId="0285031D">
      <w:pPr>
        <w:spacing w:line="257" w:lineRule="auto"/>
      </w:pPr>
      <w:r w:rsidRPr="22AA4019">
        <w:rPr>
          <w:rFonts w:ascii="Calibri" w:hAnsi="Calibri" w:eastAsia="Calibri" w:cs="Calibri"/>
          <w:b/>
          <w:bCs/>
        </w:rPr>
        <w:t>PfiXRefValue:</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77AB42C6"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204D0015"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3E447272"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1C0609B8"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46649DFC"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3D1CC6C8"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ACE78DF" w:rsidP="22AA4019" w:rsidRDefault="2ACE78DF" w14:paraId="04D29486" w14:textId="53B63D9B">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XRefCode.Code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D7E09E9" w:rsidP="22AA4019" w:rsidRDefault="3D7E09E9" w14:paraId="445E935D" w14:textId="2A1B4E4F">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255</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D7E09E9" w:rsidP="22AA4019" w:rsidRDefault="3D7E09E9" w14:paraId="7697F06B" w14:textId="79632C8E">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44303BA6" w:rsidP="22AA4019" w:rsidRDefault="44303BA6" w14:paraId="1235FE87" w14:textId="2A387B6F">
            <w:pPr>
              <w:spacing w:line="257" w:lineRule="auto"/>
              <w:rPr>
                <w:rFonts w:ascii="Calibri" w:hAnsi="Calibri" w:eastAsia="Calibri" w:cs="Calibri"/>
              </w:rPr>
            </w:pPr>
            <w:r w:rsidRPr="22AA4019">
              <w:rPr>
                <w:rFonts w:ascii="Calibri" w:hAnsi="Calibri" w:eastAsia="Calibri" w:cs="Calibri"/>
              </w:rPr>
              <w:t>CODER</w:t>
            </w:r>
          </w:p>
        </w:tc>
      </w:tr>
      <w:tr w:rsidR="22AA4019" w:rsidTr="22AA4019" w14:paraId="51E13D0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439EC6F3" w:rsidP="22AA4019" w:rsidRDefault="439EC6F3" w14:paraId="7F45CAB3" w14:textId="35A9DB2B">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XRefCode.Source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2D0F794" w:rsidP="22AA4019" w:rsidRDefault="12D0F794" w14:paraId="0E25E45F" w14:textId="7DFA14DE">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CB82AB2" w:rsidP="22AA4019" w:rsidRDefault="3CB82AB2" w14:paraId="15FC23A5" w14:textId="15896541">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10186EE" w:rsidP="22AA4019" w:rsidRDefault="210186EE" w14:paraId="2FE79BA1" w14:textId="7E68FBB0">
            <w:pPr>
              <w:spacing w:line="257" w:lineRule="auto"/>
              <w:rPr>
                <w:rFonts w:ascii="Calibri" w:hAnsi="Calibri" w:eastAsia="Calibri" w:cs="Calibri"/>
              </w:rPr>
            </w:pPr>
            <w:r w:rsidRPr="22AA4019">
              <w:rPr>
                <w:rFonts w:ascii="Calibri" w:hAnsi="Calibri" w:eastAsia="Calibri" w:cs="Calibri"/>
              </w:rPr>
              <w:t>CSF</w:t>
            </w:r>
          </w:p>
        </w:tc>
      </w:tr>
      <w:tr w:rsidR="22AA4019" w:rsidTr="22AA4019" w14:paraId="0DB13237"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D33855A" w:rsidP="22AA4019" w:rsidRDefault="1D33855A" w14:paraId="3B0BA6A8" w14:textId="2CBDD66D">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XRefCode.Destination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4EA834EB" w:rsidP="22AA4019" w:rsidRDefault="4EA834EB" w14:paraId="237AC698" w14:textId="13035345">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23B99E6" w:rsidP="22AA4019" w:rsidRDefault="323B99E6" w14:paraId="54F6DA40" w14:textId="75B67482">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3F8E4741" w14:textId="1C05839D">
            <w:pPr>
              <w:spacing w:line="257" w:lineRule="auto"/>
              <w:rPr>
                <w:rFonts w:ascii="Calibri" w:hAnsi="Calibri" w:eastAsia="Calibri" w:cs="Calibri"/>
                <w:color w:val="000000" w:themeColor="text1"/>
              </w:rPr>
            </w:pPr>
          </w:p>
        </w:tc>
      </w:tr>
      <w:tr w:rsidR="22AA4019" w:rsidTr="22AA4019" w14:paraId="6323C60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E11213" w:rsidP="22AA4019" w:rsidRDefault="22E11213" w14:paraId="54B879A4" w14:textId="76AD768F">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SourceValue1</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5C12494" w:rsidP="22AA4019" w:rsidRDefault="35C12494" w14:paraId="3496ADEA" w14:textId="301FAE10">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50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23B99E6" w:rsidP="22AA4019" w:rsidRDefault="323B99E6" w14:paraId="6098F5C0" w14:textId="4BC775FC">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290BB7D2" w14:textId="38D45864">
            <w:pPr>
              <w:spacing w:line="257" w:lineRule="auto"/>
              <w:rPr>
                <w:rFonts w:ascii="Calibri" w:hAnsi="Calibri" w:eastAsia="Calibri" w:cs="Calibri"/>
                <w:color w:val="000000" w:themeColor="text1"/>
              </w:rPr>
            </w:pPr>
          </w:p>
        </w:tc>
      </w:tr>
      <w:tr w:rsidR="22AA4019" w:rsidTr="22AA4019" w14:paraId="2433FE8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E5A1A26" w:rsidP="22AA4019" w:rsidRDefault="1E5A1A26" w14:paraId="56F46BD3" w14:textId="2D48CE65">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SourceValue2</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5C12494" w:rsidP="22AA4019" w:rsidRDefault="35C12494" w14:paraId="66BA8E06" w14:textId="5E9F8731">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50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23B99E6" w:rsidP="22AA4019" w:rsidRDefault="323B99E6" w14:paraId="17C5C41B" w14:textId="457E2217">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5F31AF42" w14:textId="685AB550">
            <w:pPr>
              <w:spacing w:line="257" w:lineRule="auto"/>
              <w:rPr>
                <w:rFonts w:ascii="Calibri" w:hAnsi="Calibri" w:eastAsia="Calibri" w:cs="Calibri"/>
                <w:color w:val="000000" w:themeColor="text1"/>
              </w:rPr>
            </w:pPr>
          </w:p>
        </w:tc>
      </w:tr>
      <w:tr w:rsidR="22AA4019" w:rsidTr="22AA4019" w14:paraId="1AFAFD2E"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3AC1C2C" w:rsidP="22AA4019" w:rsidRDefault="33AC1C2C" w14:paraId="3C8DB2B7" w14:textId="502B5806">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SourceValue3</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8E21414" w:rsidP="22AA4019" w:rsidRDefault="58E21414" w14:paraId="0C61A2D4" w14:textId="7983B81B">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50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6B14B19F" w:rsidP="22AA4019" w:rsidRDefault="6B14B19F" w14:paraId="5A56D241" w14:textId="14639FEA">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165247BE" w14:textId="2DF3BCC6">
            <w:pPr>
              <w:spacing w:line="257" w:lineRule="auto"/>
              <w:rPr>
                <w:rFonts w:ascii="Calibri" w:hAnsi="Calibri" w:eastAsia="Calibri" w:cs="Calibri"/>
                <w:color w:val="000000" w:themeColor="text1"/>
              </w:rPr>
            </w:pPr>
          </w:p>
        </w:tc>
      </w:tr>
      <w:tr w:rsidR="22AA4019" w:rsidTr="22AA4019" w14:paraId="5277E9FC"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92CCCAF" w:rsidP="22AA4019" w:rsidRDefault="392CCCAF" w14:paraId="1CA2FD4D" w14:textId="7B27F8D3">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SourceValue4</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8E21414" w:rsidP="22AA4019" w:rsidRDefault="58E21414" w14:paraId="633A6388" w14:textId="79F65D6D">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50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6B14B19F" w:rsidP="22AA4019" w:rsidRDefault="6B14B19F" w14:paraId="63F31D53" w14:textId="21427A1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53EBAA51" w14:textId="594BE218">
            <w:pPr>
              <w:spacing w:line="257" w:lineRule="auto"/>
              <w:rPr>
                <w:rFonts w:ascii="Calibri" w:hAnsi="Calibri" w:eastAsia="Calibri" w:cs="Calibri"/>
                <w:color w:val="000000" w:themeColor="text1"/>
              </w:rPr>
            </w:pPr>
          </w:p>
        </w:tc>
      </w:tr>
    </w:tbl>
    <w:p w:rsidR="22AA4019" w:rsidP="001D5235" w:rsidRDefault="22AA4019" w14:paraId="592552CD" w14:textId="05ED9550">
      <w:pPr>
        <w:spacing w:after="0"/>
      </w:pPr>
    </w:p>
    <w:p w:rsidR="2CFE1A6C" w:rsidP="22AA4019" w:rsidRDefault="2CFE1A6C" w14:paraId="1B94A8AA" w14:textId="4EC84ADB">
      <w:pPr>
        <w:spacing w:line="257" w:lineRule="auto"/>
      </w:pPr>
      <w:r w:rsidRPr="22AA4019">
        <w:rPr>
          <w:rFonts w:ascii="Calibri" w:hAnsi="Calibri" w:eastAsia="Calibri" w:cs="Calibri"/>
          <w:b/>
          <w:bCs/>
        </w:rPr>
        <w:t>Employee:</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122012D6"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4E06775F"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5AA94F47"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30D2CB76"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7421D9F2"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43991A07"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C22EF1A" w:rsidP="22AA4019" w:rsidRDefault="7C22EF1A" w14:paraId="653A3C0F" w14:textId="5F446340">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HROrganization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DA521DD" w:rsidP="22AA4019" w:rsidRDefault="1DA521DD" w14:paraId="66BBF95E" w14:textId="7ECFB53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DA521DD" w:rsidP="22AA4019" w:rsidRDefault="1DA521DD" w14:paraId="1A3F5648" w14:textId="5ADBFA3E">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5668677F" w14:textId="4814AC3B">
            <w:pPr>
              <w:spacing w:line="257" w:lineRule="auto"/>
              <w:rPr>
                <w:rFonts w:ascii="Calibri" w:hAnsi="Calibri" w:eastAsia="Calibri" w:cs="Calibri"/>
              </w:rPr>
            </w:pPr>
          </w:p>
        </w:tc>
      </w:tr>
      <w:tr w:rsidR="22AA4019" w:rsidTr="001D5235" w14:paraId="5C6D754A" w14:textId="77777777">
        <w:trPr>
          <w:trHeight w:val="79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C22EF1A" w:rsidP="22AA4019" w:rsidRDefault="7C22EF1A" w14:paraId="69C83590" w14:textId="4B64A09E">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Employee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A91AAC" w:rsidP="22AA4019" w:rsidRDefault="22A91AAC" w14:paraId="0D645D92" w14:textId="2DCD687A">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13</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A91AAC" w:rsidP="22AA4019" w:rsidRDefault="22A91AAC" w14:paraId="56D966E2" w14:textId="412482DC">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499A7604" w:rsidP="001D5235" w:rsidRDefault="499A7604" w14:paraId="09FA2F75" w14:textId="721F8156">
            <w:pPr>
              <w:spacing w:after="0" w:line="257" w:lineRule="auto"/>
              <w:rPr>
                <w:rFonts w:ascii="Calibri" w:hAnsi="Calibri" w:eastAsia="Calibri" w:cs="Calibri"/>
              </w:rPr>
            </w:pPr>
            <w:r w:rsidRPr="22AA4019">
              <w:rPr>
                <w:rFonts w:ascii="Calibri" w:hAnsi="Calibri" w:eastAsia="Calibri" w:cs="Calibri"/>
              </w:rPr>
              <w:t>&lt;!vCoderEmpID&gt;</w:t>
            </w:r>
            <w:r w:rsidRPr="22AA4019" w:rsidR="40F56BCE">
              <w:rPr>
                <w:rFonts w:ascii="Calibri" w:hAnsi="Calibri" w:eastAsia="Calibri" w:cs="Calibri"/>
              </w:rPr>
              <w:t xml:space="preserve"> for Coder</w:t>
            </w:r>
          </w:p>
          <w:p w:rsidR="40F56BCE" w:rsidP="001D5235" w:rsidRDefault="40F56BCE" w14:paraId="696A2158" w14:textId="1DB9F909">
            <w:pPr>
              <w:spacing w:after="0" w:line="257" w:lineRule="auto"/>
              <w:rPr>
                <w:rFonts w:ascii="Calibri" w:hAnsi="Calibri" w:eastAsia="Calibri" w:cs="Calibri"/>
              </w:rPr>
            </w:pPr>
            <w:r w:rsidRPr="22AA4019">
              <w:rPr>
                <w:rFonts w:ascii="Calibri" w:hAnsi="Calibri" w:eastAsia="Calibri" w:cs="Calibri"/>
              </w:rPr>
              <w:t>&lt;!LMTxnXXXX_PersonResponsible&gt; for Person Responsible</w:t>
            </w:r>
          </w:p>
        </w:tc>
      </w:tr>
      <w:tr w:rsidR="22AA4019" w:rsidTr="22AA4019" w14:paraId="25AED928"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C22EF1A" w:rsidP="22AA4019" w:rsidRDefault="7C22EF1A" w14:paraId="6B80E3AF" w14:textId="65A1EADA">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EmployeeName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8CAACF9" w:rsidP="22AA4019" w:rsidRDefault="28CAACF9" w14:paraId="069C5FAB" w14:textId="4EB53F8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100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59615FF1" w:rsidP="22AA4019" w:rsidRDefault="59615FF1" w14:paraId="2FAFA048" w14:textId="62259919">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773F481A" w14:textId="1C05839D">
            <w:pPr>
              <w:spacing w:line="257" w:lineRule="auto"/>
              <w:rPr>
                <w:rFonts w:ascii="Calibri" w:hAnsi="Calibri" w:eastAsia="Calibri" w:cs="Calibri"/>
                <w:color w:val="000000" w:themeColor="text1"/>
              </w:rPr>
            </w:pPr>
          </w:p>
        </w:tc>
      </w:tr>
      <w:tr w:rsidR="22AA4019" w:rsidTr="22AA4019" w14:paraId="0C337626"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C22EF1A" w:rsidP="22AA4019" w:rsidRDefault="7C22EF1A" w14:paraId="0978240F" w14:textId="4041B793">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GivenNameWithNoPunctuation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8CAACF9" w:rsidP="22AA4019" w:rsidRDefault="28CAACF9" w14:paraId="7140482D" w14:textId="32ADA51A">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D912E06" w:rsidP="22AA4019" w:rsidRDefault="1D912E06" w14:paraId="3529AA2C" w14:textId="62F02210">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30E27B55" w14:textId="38D45864">
            <w:pPr>
              <w:spacing w:line="257" w:lineRule="auto"/>
              <w:rPr>
                <w:rFonts w:ascii="Calibri" w:hAnsi="Calibri" w:eastAsia="Calibri" w:cs="Calibri"/>
                <w:color w:val="000000" w:themeColor="text1"/>
              </w:rPr>
            </w:pPr>
          </w:p>
        </w:tc>
      </w:tr>
      <w:tr w:rsidR="22AA4019" w:rsidTr="22AA4019" w14:paraId="3CD8AEAC"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C22EF1A" w:rsidP="22AA4019" w:rsidRDefault="7C22EF1A" w14:paraId="360A9A9D" w14:textId="37C656E2">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LastNameWithNoPunctuation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9AD7A95" w:rsidP="22AA4019" w:rsidRDefault="19AD7A95" w14:paraId="7081AFD6" w14:textId="43A492E4">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D912E06" w:rsidP="22AA4019" w:rsidRDefault="1D912E06" w14:paraId="26CC0266" w14:textId="22834939">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58F3CC2B" w14:textId="685AB550">
            <w:pPr>
              <w:spacing w:line="257" w:lineRule="auto"/>
              <w:rPr>
                <w:rFonts w:ascii="Calibri" w:hAnsi="Calibri" w:eastAsia="Calibri" w:cs="Calibri"/>
                <w:color w:val="000000" w:themeColor="text1"/>
              </w:rPr>
            </w:pPr>
          </w:p>
        </w:tc>
      </w:tr>
      <w:tr w:rsidR="22AA4019" w:rsidTr="22AA4019" w14:paraId="05B153D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C22EF1A" w:rsidP="22AA4019" w:rsidRDefault="7C22EF1A" w14:paraId="7EA05A91" w14:textId="51CA5C1D">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EmployeeActor</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19AD7A95" w:rsidP="22AA4019" w:rsidRDefault="19AD7A95" w14:paraId="5431B02D" w14:textId="28E6F892">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100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4704F817" w:rsidP="22AA4019" w:rsidRDefault="4704F817" w14:paraId="68D2C21B" w14:textId="0B734BB5">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2F833248" w14:textId="2DF3BCC6">
            <w:pPr>
              <w:spacing w:line="257" w:lineRule="auto"/>
              <w:rPr>
                <w:rFonts w:ascii="Calibri" w:hAnsi="Calibri" w:eastAsia="Calibri" w:cs="Calibri"/>
                <w:color w:val="000000" w:themeColor="text1"/>
              </w:rPr>
            </w:pPr>
          </w:p>
        </w:tc>
      </w:tr>
    </w:tbl>
    <w:p w:rsidR="22AA4019" w:rsidRDefault="22AA4019" w14:paraId="17812E64" w14:textId="05ED9550"/>
    <w:p w:rsidR="271D67E8" w:rsidP="22AA4019" w:rsidRDefault="271D67E8" w14:paraId="7D743EDD" w14:textId="3B1E0E6D">
      <w:pPr>
        <w:spacing w:line="257" w:lineRule="auto"/>
      </w:pPr>
      <w:r w:rsidRPr="22AA4019">
        <w:rPr>
          <w:rFonts w:ascii="Calibri" w:hAnsi="Calibri" w:eastAsia="Calibri" w:cs="Calibri"/>
          <w:b/>
          <w:bCs/>
        </w:rPr>
        <w:t>Proxy:</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14A91E1A"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70CDCA6C"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B13B6B0"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210131A5"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9891661"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5D65520A"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36687B9B" w:rsidP="22AA4019" w:rsidRDefault="36687B9B" w14:paraId="6F96EBAC" w14:textId="0A1FF7FE">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Actor</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B50B8C8" w:rsidP="22AA4019" w:rsidRDefault="0B50B8C8" w14:paraId="3CFCC0A3" w14:textId="2C2C1367">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30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B50B8C8" w:rsidP="22AA4019" w:rsidRDefault="0B50B8C8" w14:paraId="30BE1E3B" w14:textId="3F531ADD">
            <w:pPr>
              <w:spacing w:after="0" w:line="257" w:lineRule="auto"/>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42F59D7C" w:rsidP="22AA4019" w:rsidRDefault="42F59D7C" w14:paraId="305E8CB4" w14:textId="0D661962">
            <w:pPr>
              <w:spacing w:line="257" w:lineRule="auto"/>
              <w:rPr>
                <w:rFonts w:ascii="Calibri" w:hAnsi="Calibri" w:eastAsia="Calibri" w:cs="Calibri"/>
              </w:rPr>
            </w:pPr>
            <w:r w:rsidRPr="22AA4019">
              <w:rPr>
                <w:rFonts w:ascii="Calibri" w:hAnsi="Calibri" w:eastAsia="Calibri" w:cs="Calibri"/>
              </w:rPr>
              <w:t>&lt;!LMTxn</w:t>
            </w:r>
            <w:r w:rsidRPr="22AA4019" w:rsidR="57971F25">
              <w:rPr>
                <w:rFonts w:ascii="Calibri" w:hAnsi="Calibri" w:eastAsia="Calibri" w:cs="Calibri"/>
              </w:rPr>
              <w:t>XXXX</w:t>
            </w:r>
            <w:r w:rsidRPr="22AA4019">
              <w:rPr>
                <w:rFonts w:ascii="Calibri" w:hAnsi="Calibri" w:eastAsia="Calibri" w:cs="Calibri"/>
              </w:rPr>
              <w:t>_EmployeeActor&gt;</w:t>
            </w:r>
          </w:p>
        </w:tc>
      </w:tr>
      <w:tr w:rsidR="22AA4019" w:rsidTr="22AA4019" w14:paraId="7DBE94E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42F59D7C" w:rsidP="22AA4019" w:rsidRDefault="42F59D7C" w14:paraId="5DEE73BA" w14:textId="4BE2BE44">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IsEnabled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2AA4019" w:rsidP="22AA4019" w:rsidRDefault="22AA4019" w14:paraId="51A3097B" w14:textId="6F1CD165">
            <w:pPr>
              <w:spacing w:line="257" w:lineRule="auto"/>
              <w:rPr>
                <w:rFonts w:ascii="Calibri" w:hAnsi="Calibri" w:eastAsia="Calibri" w:cs="Calibri"/>
                <w:color w:val="000000" w:themeColor="text1"/>
              </w:rPr>
            </w:pP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1565B73" w:rsidP="22AA4019" w:rsidRDefault="01565B73" w14:paraId="4ECE2AAA" w14:textId="4D3C69E4">
            <w:pPr>
              <w:spacing w:after="0" w:line="257" w:lineRule="auto"/>
            </w:pPr>
            <w:r w:rsidRPr="22AA4019">
              <w:rPr>
                <w:rFonts w:ascii="Calibri" w:hAnsi="Calibri" w:eastAsia="Calibri" w:cs="Calibri"/>
                <w:color w:val="000000" w:themeColor="text1"/>
              </w:rPr>
              <w:t>BOOLEAN</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50A05B09" w:rsidP="22AA4019" w:rsidRDefault="50A05B09" w14:paraId="2C4F2CAE" w14:textId="0E7A2D00">
            <w:pPr>
              <w:spacing w:after="0" w:line="257" w:lineRule="auto"/>
            </w:pPr>
            <w:r w:rsidRPr="22AA4019">
              <w:rPr>
                <w:rFonts w:ascii="Calibri" w:hAnsi="Calibri" w:eastAsia="Calibri" w:cs="Calibri"/>
              </w:rPr>
              <w:t>TRUE</w:t>
            </w:r>
          </w:p>
        </w:tc>
      </w:tr>
    </w:tbl>
    <w:p w:rsidR="22AA4019" w:rsidRDefault="22AA4019" w14:paraId="5C37413C" w14:textId="06E0AC2E"/>
    <w:p w:rsidR="1D90F71C" w:rsidP="22AA4019" w:rsidRDefault="1D90F71C" w14:paraId="4407A663" w14:textId="7F29C1E3">
      <w:pPr>
        <w:spacing w:line="257" w:lineRule="auto"/>
      </w:pPr>
      <w:r w:rsidRPr="22AA4019">
        <w:rPr>
          <w:rFonts w:ascii="Calibri" w:hAnsi="Calibri" w:eastAsia="Calibri" w:cs="Calibri"/>
          <w:b/>
          <w:bCs/>
        </w:rPr>
        <w:t>ActorProxy:</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5D45ED00"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5F6A8F13"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1566647"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7C2C0092"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25344216"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3D87D3D6"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7A281837" w14:textId="5825B376">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Actor</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6612661D" w14:textId="6DA06FC1">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30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0DEA44C2" w14:textId="4C63D514">
            <w:pPr>
              <w:spacing w:after="0" w:line="257" w:lineRule="auto"/>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318FF77" w:rsidP="22AA4019" w:rsidRDefault="2318FF77" w14:paraId="4CF91C03" w14:textId="177AC83F">
            <w:pPr>
              <w:spacing w:line="257" w:lineRule="auto"/>
              <w:rPr>
                <w:rFonts w:ascii="Calibri" w:hAnsi="Calibri" w:eastAsia="Calibri" w:cs="Calibri"/>
              </w:rPr>
            </w:pPr>
            <w:r w:rsidRPr="22AA4019">
              <w:rPr>
                <w:rFonts w:ascii="Calibri" w:hAnsi="Calibri" w:eastAsia="Calibri" w:cs="Calibri"/>
              </w:rPr>
              <w:t>&lt;!LMTxnXXXX_EmployeeActor&gt;</w:t>
            </w:r>
          </w:p>
        </w:tc>
      </w:tr>
      <w:tr w:rsidR="22AA4019" w:rsidTr="22AA4019" w14:paraId="440FE990"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2E5B7E68" w14:textId="6CC51358">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ActorProxy.Grantee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7E25A369" w14:textId="705771A9">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30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645CF077" w14:textId="617FB057">
            <w:pPr>
              <w:spacing w:after="0" w:line="257" w:lineRule="auto"/>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5D5C5C53" w14:textId="1696EAE4">
            <w:pPr>
              <w:spacing w:after="0" w:line="257" w:lineRule="auto"/>
              <w:rPr>
                <w:rFonts w:ascii="Calibri" w:hAnsi="Calibri" w:eastAsia="Calibri" w:cs="Calibri"/>
              </w:rPr>
            </w:pPr>
          </w:p>
        </w:tc>
      </w:tr>
    </w:tbl>
    <w:p w:rsidR="22AA4019" w:rsidRDefault="22AA4019" w14:paraId="05F97622" w14:textId="06E0AC2E"/>
    <w:p w:rsidR="2318FF77" w:rsidP="22AA4019" w:rsidRDefault="2318FF77" w14:paraId="2CD3BFB3" w14:textId="5DB8FE4F">
      <w:pPr>
        <w:spacing w:line="257" w:lineRule="auto"/>
      </w:pPr>
      <w:r w:rsidRPr="22AA4019">
        <w:rPr>
          <w:rFonts w:ascii="Calibri" w:hAnsi="Calibri" w:eastAsia="Calibri" w:cs="Calibri"/>
          <w:b/>
          <w:bCs/>
        </w:rPr>
        <w:t>Agent:</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6D1D62EC"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22FA4883"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50BE22D6"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1D09DFCF"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5F094974"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36244BB9"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134FD1BE" w14:textId="16EF19B9">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KeyText</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0ADD9533" w14:textId="13704C2D">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100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09FD8298" w14:textId="4F12F738">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171BB946" w14:textId="1BA1550E">
            <w:pPr>
              <w:spacing w:line="257" w:lineRule="auto"/>
              <w:rPr>
                <w:rFonts w:ascii="Calibri" w:hAnsi="Calibri" w:eastAsia="Calibri" w:cs="Calibri"/>
              </w:rPr>
            </w:pPr>
          </w:p>
        </w:tc>
      </w:tr>
      <w:tr w:rsidR="22AA4019" w:rsidTr="22AA4019" w14:paraId="38AD4268"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0B4CB07E" w14:textId="51ED333B">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ParentAgent.Actor</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394B673F" w14:textId="664A9448">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30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5A60A594" w14:textId="30E298FC">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ALPHALOWER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318FF77" w:rsidP="22AA4019" w:rsidRDefault="2318FF77" w14:paraId="11592293" w14:textId="5E966178">
            <w:pPr>
              <w:spacing w:after="0" w:line="257" w:lineRule="auto"/>
              <w:rPr>
                <w:rFonts w:ascii="Calibri" w:hAnsi="Calibri" w:eastAsia="Calibri" w:cs="Calibri"/>
              </w:rPr>
            </w:pPr>
            <w:r w:rsidRPr="22AA4019">
              <w:rPr>
                <w:rFonts w:ascii="Calibri" w:hAnsi="Calibri" w:eastAsia="Calibri" w:cs="Calibri"/>
              </w:rPr>
              <w:t>&lt;!LMTxnXXXX_ActorProxy_Grantee&gt;</w:t>
            </w:r>
          </w:p>
        </w:tc>
      </w:tr>
    </w:tbl>
    <w:p w:rsidR="22AA4019" w:rsidP="22AA4019" w:rsidRDefault="22AA4019" w14:paraId="7D1C1F85" w14:textId="5C76E81A"/>
    <w:p w:rsidR="001D5235" w:rsidP="22AA4019" w:rsidRDefault="001D5235" w14:paraId="29DFC535" w14:textId="77777777">
      <w:pPr>
        <w:spacing w:line="257" w:lineRule="auto"/>
        <w:rPr>
          <w:rFonts w:ascii="Calibri" w:hAnsi="Calibri" w:eastAsia="Calibri" w:cs="Calibri"/>
          <w:b/>
          <w:bCs/>
        </w:rPr>
      </w:pPr>
    </w:p>
    <w:p w:rsidR="001D5235" w:rsidP="22AA4019" w:rsidRDefault="001D5235" w14:paraId="141FE1B8" w14:textId="77777777">
      <w:pPr>
        <w:spacing w:line="257" w:lineRule="auto"/>
        <w:rPr>
          <w:rFonts w:ascii="Calibri" w:hAnsi="Calibri" w:eastAsia="Calibri" w:cs="Calibri"/>
          <w:b/>
          <w:bCs/>
        </w:rPr>
      </w:pPr>
    </w:p>
    <w:p w:rsidR="001D5235" w:rsidP="22AA4019" w:rsidRDefault="001D5235" w14:paraId="281DD425" w14:textId="77777777">
      <w:pPr>
        <w:spacing w:line="257" w:lineRule="auto"/>
        <w:rPr>
          <w:rFonts w:ascii="Calibri" w:hAnsi="Calibri" w:eastAsia="Calibri" w:cs="Calibri"/>
          <w:b/>
          <w:bCs/>
        </w:rPr>
      </w:pPr>
    </w:p>
    <w:p w:rsidR="001D5235" w:rsidP="22AA4019" w:rsidRDefault="001D5235" w14:paraId="592A4991" w14:textId="77777777">
      <w:pPr>
        <w:spacing w:line="257" w:lineRule="auto"/>
        <w:rPr>
          <w:rFonts w:ascii="Calibri" w:hAnsi="Calibri" w:eastAsia="Calibri" w:cs="Calibri"/>
          <w:b/>
          <w:bCs/>
        </w:rPr>
      </w:pPr>
    </w:p>
    <w:p w:rsidR="2318FF77" w:rsidP="22AA4019" w:rsidRDefault="2318FF77" w14:paraId="21278CC3" w14:textId="1B6051AE">
      <w:pPr>
        <w:spacing w:line="257" w:lineRule="auto"/>
      </w:pPr>
      <w:r w:rsidRPr="22AA4019">
        <w:rPr>
          <w:rFonts w:ascii="Calibri" w:hAnsi="Calibri" w:eastAsia="Calibri" w:cs="Calibri"/>
          <w:b/>
          <w:bCs/>
        </w:rPr>
        <w:t>HROrganizationUnit:</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14FB120C"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38E59752"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4C7B28F6"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056E6AF0"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33CF5D44"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4CC7F596"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7904E916" w14:textId="4DEDB723">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UnitType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339BAA67" w14:textId="05885045">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1309CB84" w14:textId="0E328D34">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318FF77" w:rsidP="22AA4019" w:rsidRDefault="2318FF77" w14:paraId="2D0A4928" w14:textId="4544DE6E">
            <w:pPr>
              <w:spacing w:line="257" w:lineRule="auto"/>
              <w:rPr>
                <w:rFonts w:ascii="Calibri" w:hAnsi="Calibri" w:eastAsia="Calibri" w:cs="Calibri"/>
              </w:rPr>
            </w:pPr>
            <w:r w:rsidRPr="22AA4019">
              <w:rPr>
                <w:rFonts w:ascii="Calibri" w:hAnsi="Calibri" w:eastAsia="Calibri" w:cs="Calibri"/>
              </w:rPr>
              <w:t>DEPARTMENT</w:t>
            </w:r>
          </w:p>
        </w:tc>
      </w:tr>
      <w:tr w:rsidR="22AA4019" w:rsidTr="22AA4019" w14:paraId="5637CD55"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6D3DDA3B" w14:textId="473CE8C3">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HROrganization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03884AA0" w14:textId="58027593">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48A37254" w14:textId="0F7F9831">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64365382" w14:textId="1696EAE4">
            <w:pPr>
              <w:spacing w:after="0" w:line="257" w:lineRule="auto"/>
              <w:rPr>
                <w:rFonts w:ascii="Calibri" w:hAnsi="Calibri" w:eastAsia="Calibri" w:cs="Calibri"/>
              </w:rPr>
            </w:pPr>
          </w:p>
        </w:tc>
      </w:tr>
      <w:tr w:rsidR="22AA4019" w:rsidTr="22AA4019" w14:paraId="2F9969E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6C6F3529" w14:textId="2730DC67">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HROrganizationUnit</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7E588933" w14:textId="2DD70FDB">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6</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4BB64DED" w14:textId="75E5DF38">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2C7597D9" w14:textId="059A3824">
            <w:pPr>
              <w:spacing w:line="257" w:lineRule="auto"/>
              <w:rPr>
                <w:rFonts w:ascii="Calibri" w:hAnsi="Calibri" w:eastAsia="Calibri" w:cs="Calibri"/>
              </w:rPr>
            </w:pPr>
          </w:p>
        </w:tc>
      </w:tr>
      <w:tr w:rsidR="22AA4019" w:rsidTr="22AA4019" w14:paraId="1C91B444"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3A17CE10" w14:textId="26960536">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PersonResponsible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0BCC7B86" w14:textId="2615F8A7">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13</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77D53772" w14:textId="36E9684B">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318FF77" w:rsidP="22AA4019" w:rsidRDefault="2318FF77" w14:paraId="5DAEF34B" w14:textId="016C9B8B">
            <w:pPr>
              <w:spacing w:line="257" w:lineRule="auto"/>
              <w:rPr>
                <w:rFonts w:ascii="Calibri" w:hAnsi="Calibri" w:eastAsia="Calibri" w:cs="Calibri"/>
              </w:rPr>
            </w:pPr>
            <w:r w:rsidRPr="22AA4019">
              <w:rPr>
                <w:rFonts w:ascii="Calibri" w:hAnsi="Calibri" w:eastAsia="Calibri" w:cs="Calibri"/>
              </w:rPr>
              <w:t>!= 0</w:t>
            </w:r>
          </w:p>
        </w:tc>
      </w:tr>
      <w:tr w:rsidR="22AA4019" w:rsidTr="22AA4019" w14:paraId="0E30145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03712941" w14:textId="2C0D7D9F">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ExpenseAccount.ToAccountingEntity</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2084DF56" w14:textId="2326BB67">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12</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5EB30BB7" w14:textId="1960A6B0">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318FF77" w:rsidP="22AA4019" w:rsidRDefault="2318FF77" w14:paraId="7FCEA5EE" w14:textId="6A15BD99">
            <w:pPr>
              <w:spacing w:line="257" w:lineRule="auto"/>
              <w:rPr>
                <w:rFonts w:ascii="Calibri" w:hAnsi="Calibri" w:eastAsia="Calibri" w:cs="Calibri"/>
              </w:rPr>
            </w:pPr>
            <w:r w:rsidRPr="22AA4019">
              <w:rPr>
                <w:rFonts w:ascii="Calibri" w:hAnsi="Calibri" w:eastAsia="Calibri" w:cs="Calibri"/>
              </w:rPr>
              <w:t>&lt;!vCoderCompany&gt;</w:t>
            </w:r>
          </w:p>
        </w:tc>
      </w:tr>
      <w:tr w:rsidR="22AA4019" w:rsidTr="22AA4019" w14:paraId="039C2F95"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17AC51CE" w14:textId="42119E98">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ExpenseAccount.FinanceDimension1</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5BA5C8E7" w14:textId="45261560">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15</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2318FF77" w:rsidP="22AA4019" w:rsidRDefault="2318FF77" w14:paraId="62986C92" w14:textId="7EF698BF">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318FF77" w:rsidP="22AA4019" w:rsidRDefault="2318FF77" w14:paraId="4DB031B3" w14:textId="10528C45">
            <w:pPr>
              <w:spacing w:line="257" w:lineRule="auto"/>
              <w:rPr>
                <w:rFonts w:ascii="Calibri" w:hAnsi="Calibri" w:eastAsia="Calibri" w:cs="Calibri"/>
              </w:rPr>
            </w:pPr>
            <w:r w:rsidRPr="22AA4019">
              <w:rPr>
                <w:rFonts w:ascii="Calibri" w:hAnsi="Calibri" w:eastAsia="Calibri" w:cs="Calibri"/>
              </w:rPr>
              <w:t>&lt;!vCoderDept&gt;</w:t>
            </w:r>
          </w:p>
        </w:tc>
      </w:tr>
    </w:tbl>
    <w:p w:rsidR="22AA4019" w:rsidP="22AA4019" w:rsidRDefault="22AA4019" w14:paraId="23DE63F5" w14:textId="3D7F90CC"/>
    <w:p w:rsidR="13FEE3C1" w:rsidP="22AA4019" w:rsidRDefault="13FEE3C1" w14:paraId="7928D2DA" w14:textId="2E04F131">
      <w:pPr>
        <w:spacing w:line="257" w:lineRule="auto"/>
        <w:rPr>
          <w:rFonts w:ascii="Calibri" w:hAnsi="Calibri" w:eastAsia="Calibri" w:cs="Calibri"/>
          <w:b/>
          <w:bCs/>
        </w:rPr>
      </w:pPr>
      <w:r w:rsidRPr="22AA4019">
        <w:rPr>
          <w:rFonts w:ascii="Calibri" w:hAnsi="Calibri" w:eastAsia="Calibri" w:cs="Calibri"/>
          <w:b/>
          <w:bCs/>
        </w:rPr>
        <w:t>WorkAssignment</w:t>
      </w:r>
      <w:r w:rsidRPr="22AA4019" w:rsidR="2318FF77">
        <w:rPr>
          <w:rFonts w:ascii="Calibri" w:hAnsi="Calibri" w:eastAsia="Calibri" w:cs="Calibri"/>
          <w:b/>
          <w:bCs/>
        </w:rPr>
        <w:t>:</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6F5B0A64"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339DF689"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32C13185"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5DD40810"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4BF562A"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15DD30F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575854F0" w14:textId="5DA544A2">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HROrganization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30AEC240" w14:textId="324B7141">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16EF15C6" w14:textId="465411D5">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1EF92C79" w14:textId="1BA1550E">
            <w:pPr>
              <w:spacing w:line="257" w:lineRule="auto"/>
              <w:rPr>
                <w:rFonts w:ascii="Calibri" w:hAnsi="Calibri" w:eastAsia="Calibri" w:cs="Calibri"/>
              </w:rPr>
            </w:pPr>
          </w:p>
        </w:tc>
      </w:tr>
      <w:tr w:rsidR="22AA4019" w:rsidTr="22AA4019" w14:paraId="098AB446"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7DD9369A" w14:textId="4B2E3E94">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WorkAssignment</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2679F6BE" w14:textId="144A7752">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06E9654F" w14:textId="440FC8F8">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2780EC6B" w14:textId="1696EAE4">
            <w:pPr>
              <w:spacing w:after="0" w:line="257" w:lineRule="auto"/>
              <w:rPr>
                <w:rFonts w:ascii="Calibri" w:hAnsi="Calibri" w:eastAsia="Calibri" w:cs="Calibri"/>
              </w:rPr>
            </w:pPr>
          </w:p>
        </w:tc>
      </w:tr>
      <w:tr w:rsidR="22AA4019" w:rsidTr="22AA4019" w14:paraId="52279D0E"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5EFCAD8B" w14:textId="0875E696">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Employee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56C2FE84" w14:textId="7C1D919B">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13</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17DA41E2" w14:textId="54A33BDB">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71182280" w:rsidP="22AA4019" w:rsidRDefault="71182280" w14:paraId="6C507D31" w14:textId="2805E293">
            <w:pPr>
              <w:spacing w:line="257" w:lineRule="auto"/>
              <w:rPr>
                <w:rFonts w:ascii="Calibri" w:hAnsi="Calibri" w:eastAsia="Calibri" w:cs="Calibri"/>
              </w:rPr>
            </w:pPr>
            <w:r w:rsidRPr="22AA4019">
              <w:rPr>
                <w:rFonts w:ascii="Calibri" w:hAnsi="Calibri" w:eastAsia="Calibri" w:cs="Calibri"/>
              </w:rPr>
              <w:t>&lt;!vCurrApprEmpID&gt;</w:t>
            </w:r>
          </w:p>
        </w:tc>
      </w:tr>
      <w:tr w:rsidR="22AA4019" w:rsidTr="22AA4019" w14:paraId="763CB59F"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310B8AFA" w14:textId="3666B99C">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AssignmentIsSupervisor</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0E190FDB" w14:textId="06BE2F5C">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9</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4FDB2BE4" w14:textId="72BC168E">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67FEE855" w14:textId="24C3EDB0">
            <w:pPr>
              <w:spacing w:line="257" w:lineRule="auto"/>
              <w:rPr>
                <w:rFonts w:ascii="Calibri" w:hAnsi="Calibri" w:eastAsia="Calibri" w:cs="Calibri"/>
              </w:rPr>
            </w:pPr>
          </w:p>
        </w:tc>
      </w:tr>
      <w:tr w:rsidR="22AA4019" w:rsidTr="22AA4019" w14:paraId="083E65AA"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0F55D285" w14:textId="430E7ADF">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DirectSupervisor</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5F777DEA" w14:textId="685C3302">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9</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71182280" w:rsidP="22AA4019" w:rsidRDefault="71182280" w14:paraId="3788A001" w14:textId="6C6BDD8B">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5ADD568D" w14:textId="657340D3">
            <w:pPr>
              <w:spacing w:line="257" w:lineRule="auto"/>
              <w:rPr>
                <w:rFonts w:ascii="Calibri" w:hAnsi="Calibri" w:eastAsia="Calibri" w:cs="Calibri"/>
              </w:rPr>
            </w:pPr>
          </w:p>
        </w:tc>
      </w:tr>
    </w:tbl>
    <w:p w:rsidR="22AA4019" w:rsidP="22AA4019" w:rsidRDefault="22AA4019" w14:paraId="18D30298" w14:textId="3D7F90CC"/>
    <w:p w:rsidR="001D5235" w:rsidP="22AA4019" w:rsidRDefault="001D5235" w14:paraId="48C0DA22" w14:textId="77777777">
      <w:pPr>
        <w:spacing w:line="257" w:lineRule="auto"/>
        <w:rPr>
          <w:rFonts w:ascii="Calibri" w:hAnsi="Calibri" w:eastAsia="Calibri" w:cs="Calibri"/>
          <w:b/>
          <w:bCs/>
        </w:rPr>
      </w:pPr>
    </w:p>
    <w:p w:rsidR="001D5235" w:rsidP="22AA4019" w:rsidRDefault="001D5235" w14:paraId="4409F922" w14:textId="77777777">
      <w:pPr>
        <w:spacing w:line="257" w:lineRule="auto"/>
        <w:rPr>
          <w:rFonts w:ascii="Calibri" w:hAnsi="Calibri" w:eastAsia="Calibri" w:cs="Calibri"/>
          <w:b/>
          <w:bCs/>
        </w:rPr>
      </w:pPr>
    </w:p>
    <w:p w:rsidR="71182280" w:rsidP="22AA4019" w:rsidRDefault="71182280" w14:paraId="369EED87" w14:textId="297D393F">
      <w:pPr>
        <w:spacing w:line="257" w:lineRule="auto"/>
      </w:pPr>
      <w:r w:rsidRPr="22AA4019">
        <w:rPr>
          <w:rFonts w:ascii="Calibri" w:hAnsi="Calibri" w:eastAsia="Calibri" w:cs="Calibri"/>
          <w:b/>
          <w:bCs/>
        </w:rPr>
        <w:t>Supervisor:</w:t>
      </w:r>
    </w:p>
    <w:tbl>
      <w:tblPr>
        <w:tblW w:w="0" w:type="auto"/>
        <w:tblLayout w:type="fixed"/>
        <w:tblLook w:val="01E0" w:firstRow="1" w:lastRow="1" w:firstColumn="1" w:lastColumn="1" w:noHBand="0" w:noVBand="0"/>
      </w:tblPr>
      <w:tblGrid>
        <w:gridCol w:w="4215"/>
        <w:gridCol w:w="2475"/>
        <w:gridCol w:w="2085"/>
        <w:gridCol w:w="4005"/>
      </w:tblGrid>
      <w:tr w:rsidR="22AA4019" w:rsidTr="22AA4019" w14:paraId="0D48F1FD"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tcPr>
          <w:p w:rsidR="22AA4019" w:rsidP="22AA4019" w:rsidRDefault="22AA4019" w14:paraId="295D4089" w14:textId="1AB34AA6">
            <w:pPr>
              <w:spacing w:line="257" w:lineRule="auto"/>
              <w:jc w:val="center"/>
            </w:pPr>
            <w:r w:rsidRPr="22AA4019">
              <w:rPr>
                <w:rFonts w:ascii="Calibri" w:hAnsi="Calibri" w:eastAsia="Calibri" w:cs="Calibri"/>
                <w:b/>
                <w:bCs/>
                <w:color w:val="FFFFFF" w:themeColor="background1"/>
              </w:rPr>
              <w:t>Field</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1B3B4D12" w14:textId="378AB0A2">
            <w:pPr>
              <w:spacing w:line="257" w:lineRule="auto"/>
              <w:jc w:val="center"/>
            </w:pPr>
            <w:r w:rsidRPr="22AA4019">
              <w:rPr>
                <w:rFonts w:ascii="Calibri" w:hAnsi="Calibri" w:eastAsia="Calibri" w:cs="Calibri"/>
                <w:b/>
                <w:bCs/>
                <w:color w:val="FFFFFF" w:themeColor="background1"/>
              </w:rPr>
              <w:t>Field Length</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14D60991" w14:textId="207244C6">
            <w:pPr>
              <w:spacing w:line="257" w:lineRule="auto"/>
              <w:jc w:val="center"/>
            </w:pPr>
            <w:r w:rsidRPr="22AA4019">
              <w:rPr>
                <w:rFonts w:ascii="Calibri" w:hAnsi="Calibri" w:eastAsia="Calibri" w:cs="Calibri"/>
                <w:b/>
                <w:bCs/>
                <w:color w:val="FFFFFF" w:themeColor="background1"/>
              </w:rPr>
              <w:t>Field Type</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0C195E"/>
            <w:vAlign w:val="center"/>
          </w:tcPr>
          <w:p w:rsidR="22AA4019" w:rsidP="22AA4019" w:rsidRDefault="22AA4019" w14:paraId="6CF52AA2" w14:textId="7F1746FB">
            <w:pPr>
              <w:spacing w:line="257" w:lineRule="auto"/>
              <w:jc w:val="center"/>
            </w:pPr>
            <w:r w:rsidRPr="22AA4019">
              <w:rPr>
                <w:rFonts w:ascii="Calibri" w:hAnsi="Calibri" w:eastAsia="Calibri" w:cs="Calibri"/>
                <w:b/>
                <w:bCs/>
                <w:color w:val="FFFFFF" w:themeColor="background1"/>
              </w:rPr>
              <w:t>Comments</w:t>
            </w:r>
          </w:p>
        </w:tc>
      </w:tr>
      <w:tr w:rsidR="22AA4019" w:rsidTr="22AA4019" w14:paraId="58358AC8"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23E9D717" w14:textId="6035A197">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HROrganization</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0306ABFB" w14:textId="3D142468">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4</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11988628" w14:textId="6A386967">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449D5298" w14:textId="1BA1550E">
            <w:pPr>
              <w:spacing w:line="257" w:lineRule="auto"/>
              <w:rPr>
                <w:rFonts w:ascii="Calibri" w:hAnsi="Calibri" w:eastAsia="Calibri" w:cs="Calibri"/>
              </w:rPr>
            </w:pPr>
          </w:p>
        </w:tc>
      </w:tr>
      <w:tr w:rsidR="22AA4019" w:rsidTr="22AA4019" w14:paraId="215886EE"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62477BD6" w14:textId="787A271F">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Supervisor</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0FD82279" w14:textId="792E5E29">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9</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381B59F6" w14:textId="55D168D7">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NUMERIC</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0AE217C0" w:rsidP="22AA4019" w:rsidRDefault="0AE217C0" w14:paraId="5483C15A" w14:textId="43DA001A">
            <w:pPr>
              <w:spacing w:after="0" w:line="257" w:lineRule="auto"/>
              <w:rPr>
                <w:rFonts w:ascii="Calibri" w:hAnsi="Calibri" w:eastAsia="Calibri" w:cs="Calibri"/>
              </w:rPr>
            </w:pPr>
            <w:r w:rsidRPr="22AA4019">
              <w:rPr>
                <w:rFonts w:ascii="Calibri" w:hAnsi="Calibri" w:eastAsia="Calibri" w:cs="Calibri"/>
              </w:rPr>
              <w:t>&lt;!LMTxnXXXX_AssignmentIsSupervisor&gt;</w:t>
            </w:r>
          </w:p>
        </w:tc>
      </w:tr>
      <w:tr w:rsidR="22AA4019" w:rsidTr="22AA4019" w14:paraId="548645EE" w14:textId="77777777">
        <w:trPr>
          <w:trHeight w:val="240"/>
        </w:trPr>
        <w:tc>
          <w:tcPr>
            <w:tcW w:w="421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18135104" w14:textId="31AB4F93">
            <w:pPr>
              <w:spacing w:line="257" w:lineRule="auto"/>
              <w:rPr>
                <w:rFonts w:ascii="Calibri" w:hAnsi="Calibri" w:eastAsia="Calibri" w:cs="Calibri"/>
                <w:b/>
                <w:bCs/>
                <w:color w:val="000000" w:themeColor="text1"/>
              </w:rPr>
            </w:pPr>
            <w:r w:rsidRPr="22AA4019">
              <w:rPr>
                <w:rFonts w:ascii="Calibri" w:hAnsi="Calibri" w:eastAsia="Calibri" w:cs="Calibri"/>
                <w:b/>
                <w:bCs/>
                <w:color w:val="000000" w:themeColor="text1"/>
              </w:rPr>
              <w:t>SupervisorType</w:t>
            </w:r>
          </w:p>
        </w:tc>
        <w:tc>
          <w:tcPr>
            <w:tcW w:w="247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1B72D627" w14:textId="3D9E4DD2">
            <w:pPr>
              <w:spacing w:line="257" w:lineRule="auto"/>
              <w:rPr>
                <w:rFonts w:ascii="Calibri" w:hAnsi="Calibri" w:eastAsia="Calibri" w:cs="Calibri"/>
                <w:color w:val="000000" w:themeColor="text1"/>
              </w:rPr>
            </w:pPr>
            <w:r w:rsidRPr="22AA4019">
              <w:rPr>
                <w:rFonts w:ascii="Calibri" w:hAnsi="Calibri" w:eastAsia="Calibri" w:cs="Calibri"/>
                <w:color w:val="000000" w:themeColor="text1"/>
              </w:rPr>
              <w:t>20</w:t>
            </w:r>
          </w:p>
        </w:tc>
        <w:tc>
          <w:tcPr>
            <w:tcW w:w="208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tcPr>
          <w:p w:rsidR="0AE217C0" w:rsidP="22AA4019" w:rsidRDefault="0AE217C0" w14:paraId="4093901E" w14:textId="68C8EE5D">
            <w:pPr>
              <w:spacing w:after="0" w:line="257" w:lineRule="auto"/>
              <w:rPr>
                <w:rFonts w:ascii="Calibri" w:hAnsi="Calibri" w:eastAsia="Calibri" w:cs="Calibri"/>
                <w:color w:val="000000" w:themeColor="text1"/>
              </w:rPr>
            </w:pPr>
            <w:r w:rsidRPr="22AA4019">
              <w:rPr>
                <w:rFonts w:ascii="Calibri" w:hAnsi="Calibri" w:eastAsia="Calibri" w:cs="Calibri"/>
                <w:color w:val="000000" w:themeColor="text1"/>
              </w:rPr>
              <w:t>ALPHAUPPER</w:t>
            </w:r>
          </w:p>
        </w:tc>
        <w:tc>
          <w:tcPr>
            <w:tcW w:w="4005" w:type="dxa"/>
            <w:tcBorders>
              <w:top w:val="single" w:color="C4BCC6" w:themeColor="accent6" w:themeTint="99" w:sz="8" w:space="0"/>
              <w:left w:val="single" w:color="C4BCC6" w:themeColor="accent6" w:themeTint="99" w:sz="8" w:space="0"/>
              <w:bottom w:val="single" w:color="C4BCC6" w:themeColor="accent6" w:themeTint="99" w:sz="8" w:space="0"/>
              <w:right w:val="single" w:color="C4BCC6" w:themeColor="accent6" w:themeTint="99" w:sz="8" w:space="0"/>
            </w:tcBorders>
            <w:shd w:val="clear" w:color="auto" w:fill="FFFFFF" w:themeFill="background1"/>
            <w:vAlign w:val="center"/>
          </w:tcPr>
          <w:p w:rsidR="22AA4019" w:rsidP="22AA4019" w:rsidRDefault="22AA4019" w14:paraId="1A425F98" w14:textId="58870F06">
            <w:pPr>
              <w:spacing w:line="257" w:lineRule="auto"/>
              <w:rPr>
                <w:rFonts w:ascii="Calibri" w:hAnsi="Calibri" w:eastAsia="Calibri" w:cs="Calibri"/>
              </w:rPr>
            </w:pPr>
          </w:p>
        </w:tc>
      </w:tr>
    </w:tbl>
    <w:p w:rsidR="001D5235" w:rsidP="004A281D" w:rsidRDefault="001D5235" w14:paraId="52E68BB1" w14:textId="59AF4C6F"/>
    <w:p w:rsidR="001D5235" w:rsidRDefault="001D5235" w14:paraId="351413D2" w14:textId="77777777">
      <w:r>
        <w:br w:type="page"/>
      </w:r>
    </w:p>
    <w:p w:rsidRPr="00BB1116" w:rsidR="007B0D59" w:rsidP="00391148" w:rsidRDefault="007B0D59" w14:paraId="61473AF4" w14:textId="56631903">
      <w:pPr>
        <w:pStyle w:val="Heading2"/>
        <w:numPr>
          <w:ilvl w:val="1"/>
          <w:numId w:val="35"/>
        </w:numPr>
        <w:rPr>
          <w:rFonts w:asciiTheme="minorHAnsi" w:hAnsiTheme="minorHAnsi" w:cstheme="minorHAnsi"/>
          <w:szCs w:val="22"/>
        </w:rPr>
      </w:pPr>
      <w:bookmarkStart w:name="_Toc185321064" w:id="74"/>
      <w:r w:rsidRPr="00391148">
        <w:rPr>
          <w:rFonts w:asciiTheme="minorHAnsi" w:hAnsiTheme="minorHAnsi" w:cstheme="minorHAnsi"/>
          <w:color w:val="000000" w:themeColor="text1"/>
          <w:szCs w:val="22"/>
        </w:rPr>
        <w:t>Technical Diagram</w:t>
      </w:r>
      <w:bookmarkEnd w:id="74"/>
    </w:p>
    <w:p w:rsidR="007B0D59" w:rsidP="007B0D59" w:rsidRDefault="007B0D59" w14:paraId="04AD9296" w14:textId="5A796742">
      <w:pPr>
        <w:pStyle w:val="tableheading"/>
        <w:spacing w:after="120"/>
        <w:rPr>
          <w:rFonts w:asciiTheme="minorHAnsi" w:hAnsiTheme="minorHAnsi" w:cstheme="minorHAnsi"/>
          <w:color w:val="808080"/>
          <w:sz w:val="22"/>
          <w:szCs w:val="22"/>
        </w:rPr>
      </w:pPr>
      <w:r>
        <w:rPr>
          <w:rFonts w:asciiTheme="minorHAnsi" w:hAnsiTheme="minorHAnsi" w:cstheme="minorHAnsi"/>
          <w:color w:val="808080"/>
          <w:sz w:val="22"/>
          <w:szCs w:val="22"/>
        </w:rPr>
        <w:t xml:space="preserve">Include a screenshot of the technical diagram from the Infor Process Designer, ION Workflow, Report Structure, or Process Automation design. </w:t>
      </w:r>
    </w:p>
    <w:p w:rsidR="00AA295B" w:rsidP="007B0D59" w:rsidRDefault="00AA295B" w14:paraId="7E7B27FD" w14:textId="17732B8B">
      <w:pPr>
        <w:pStyle w:val="tableheading"/>
        <w:spacing w:after="120"/>
      </w:pPr>
    </w:p>
    <w:p w:rsidR="66467597" w:rsidP="22AA4019" w:rsidRDefault="66467597" w14:paraId="662EB21D" w14:textId="6B98CDA8">
      <w:pPr>
        <w:pStyle w:val="tableheading"/>
        <w:spacing w:after="120"/>
        <w:rPr>
          <w:rFonts w:asciiTheme="minorHAnsi" w:hAnsiTheme="minorHAnsi" w:eastAsiaTheme="minorEastAsia" w:cstheme="minorBidi"/>
          <w:i w:val="0"/>
          <w:sz w:val="22"/>
          <w:szCs w:val="22"/>
        </w:rPr>
      </w:pPr>
      <w:r w:rsidRPr="22AA4019">
        <w:rPr>
          <w:rFonts w:asciiTheme="minorHAnsi" w:hAnsiTheme="minorHAnsi" w:eastAsiaTheme="minorEastAsia" w:cstheme="minorBidi"/>
          <w:i w:val="0"/>
          <w:sz w:val="22"/>
          <w:szCs w:val="22"/>
        </w:rPr>
        <w:t>IPA Diagram:</w:t>
      </w:r>
    </w:p>
    <w:p w:rsidR="66467597" w:rsidP="22AA4019" w:rsidRDefault="66467597" w14:paraId="7C8FDEF1" w14:textId="181FA655">
      <w:pPr>
        <w:pStyle w:val="tableheading"/>
        <w:spacing w:after="120"/>
      </w:pPr>
    </w:p>
    <w:p w:rsidR="00F03827" w:rsidP="007B0D59" w:rsidRDefault="004A2A27" w14:paraId="1AEADF55" w14:textId="70AE4117">
      <w:pPr>
        <w:pStyle w:val="tableheading"/>
        <w:spacing w:after="120"/>
      </w:pPr>
      <w:r w:rsidRPr="004A2A27">
        <w:rPr>
          <w:noProof/>
        </w:rPr>
        <w:drawing>
          <wp:inline distT="0" distB="0" distL="0" distR="0" wp14:anchorId="68041028" wp14:editId="07A05658">
            <wp:extent cx="8229600" cy="5111750"/>
            <wp:effectExtent l="0" t="0" r="0" b="0"/>
            <wp:docPr id="143336553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5538" name="Picture 1" descr="A diagram of a network&#10;&#10;Description automatically generated"/>
                    <pic:cNvPicPr/>
                  </pic:nvPicPr>
                  <pic:blipFill>
                    <a:blip r:embed="rId34"/>
                    <a:stretch>
                      <a:fillRect/>
                    </a:stretch>
                  </pic:blipFill>
                  <pic:spPr>
                    <a:xfrm>
                      <a:off x="0" y="0"/>
                      <a:ext cx="8229600" cy="5111750"/>
                    </a:xfrm>
                    <a:prstGeom prst="rect">
                      <a:avLst/>
                    </a:prstGeom>
                  </pic:spPr>
                </pic:pic>
              </a:graphicData>
            </a:graphic>
          </wp:inline>
        </w:drawing>
      </w:r>
    </w:p>
    <w:p w:rsidR="008873F1" w:rsidP="007B0D59" w:rsidRDefault="004A2A27" w14:paraId="1B319903" w14:textId="77777777">
      <w:pPr>
        <w:pStyle w:val="tableheading"/>
        <w:spacing w:after="120"/>
      </w:pPr>
      <w:r>
        <w:object w:dxaOrig="1538" w:dyaOrig="994" w14:anchorId="1FA17AB5">
          <v:shape id="_x0000_i1026" style="width:78pt;height:49.5pt" o:ole="" type="#_x0000_t75">
            <v:imagedata o:title="" r:id="rId35"/>
          </v:shape>
          <o:OLEObject Type="Embed" ProgID="Package" ShapeID="_x0000_i1026" DrawAspect="Icon" ObjectID="_1816401093" r:id="rId36"/>
        </w:object>
      </w:r>
    </w:p>
    <w:p w:rsidRPr="00E86FA0" w:rsidR="008873F1" w:rsidP="00E86FA0" w:rsidRDefault="00E86FA0" w14:paraId="04A0F6C1" w14:textId="558E1A91">
      <w:pPr>
        <w:rPr>
          <w:b/>
          <w:bCs/>
        </w:rPr>
      </w:pPr>
      <w:r w:rsidRPr="00E86FA0">
        <w:rPr>
          <w:b/>
          <w:bCs/>
        </w:rPr>
        <w:t>IPA for APIA autoreject after 30 days</w:t>
      </w:r>
    </w:p>
    <w:p w:rsidR="008873F1" w:rsidP="007B0D59" w:rsidRDefault="008873F1" w14:paraId="267CD6D1" w14:textId="77777777">
      <w:pPr>
        <w:pStyle w:val="tableheading"/>
        <w:spacing w:after="120"/>
      </w:pPr>
    </w:p>
    <w:p w:rsidR="004A2A27" w:rsidP="007B0D59" w:rsidRDefault="00AA4E4E" w14:paraId="51CCA1C2" w14:textId="2E26EDC8">
      <w:pPr>
        <w:pStyle w:val="tableheading"/>
        <w:spacing w:after="120"/>
      </w:pPr>
      <w:r>
        <w:object w:dxaOrig="1536" w:dyaOrig="999" w14:anchorId="72FA8F6B">
          <v:shape id="_x0000_i1027" style="width:77.25pt;height:50.25pt" o:ole="" type="#_x0000_t75">
            <v:imagedata o:title="" r:id="rId37"/>
          </v:shape>
          <o:OLEObject Type="Embed" ProgID="Package" ShapeID="_x0000_i1027" DrawAspect="Icon" ObjectID="_1816401094" r:id="rId38"/>
        </w:object>
      </w:r>
    </w:p>
    <w:p w:rsidRPr="00BB1116" w:rsidR="00F03827" w:rsidP="00391148" w:rsidRDefault="00F03827" w14:paraId="244EFF7B" w14:textId="20D77308">
      <w:pPr>
        <w:pStyle w:val="Heading2"/>
        <w:numPr>
          <w:ilvl w:val="1"/>
          <w:numId w:val="35"/>
        </w:numPr>
        <w:rPr>
          <w:rFonts w:asciiTheme="minorHAnsi" w:hAnsiTheme="minorHAnsi" w:cstheme="minorHAnsi"/>
          <w:szCs w:val="22"/>
        </w:rPr>
      </w:pPr>
      <w:bookmarkStart w:name="_Toc185321065" w:id="75"/>
      <w:r>
        <w:rPr>
          <w:rFonts w:asciiTheme="minorHAnsi" w:hAnsiTheme="minorHAnsi" w:cstheme="minorHAnsi"/>
          <w:szCs w:val="22"/>
        </w:rPr>
        <w:t>Sample Pseudocode</w:t>
      </w:r>
      <w:bookmarkEnd w:id="75"/>
    </w:p>
    <w:p w:rsidR="00F03827" w:rsidP="00F03827" w:rsidRDefault="00F03827" w14:paraId="324F362C" w14:textId="02C473AE">
      <w:pPr>
        <w:pStyle w:val="tableheading"/>
        <w:spacing w:after="120"/>
        <w:rPr>
          <w:rFonts w:asciiTheme="minorHAnsi" w:hAnsiTheme="minorHAnsi" w:cstheme="minorHAnsi"/>
          <w:color w:val="808080"/>
          <w:sz w:val="22"/>
          <w:szCs w:val="22"/>
        </w:rPr>
      </w:pPr>
      <w:r>
        <w:rPr>
          <w:rFonts w:asciiTheme="minorHAnsi" w:hAnsiTheme="minorHAnsi" w:cstheme="minorHAnsi"/>
          <w:color w:val="808080"/>
          <w:sz w:val="22"/>
          <w:szCs w:val="22"/>
        </w:rPr>
        <w:t>Include the technical overview of the program from a logical perspective.</w:t>
      </w:r>
    </w:p>
    <w:tbl>
      <w:tblPr>
        <w:tblW w:w="127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950"/>
      </w:tblGrid>
      <w:tr w:rsidRPr="00160CF4" w:rsidR="00F03827" w:rsidTr="00957B16" w14:paraId="207F5571" w14:textId="77777777">
        <w:trPr>
          <w:trHeight w:val="1472"/>
        </w:trPr>
        <w:tc>
          <w:tcPr>
            <w:tcW w:w="12736" w:type="dxa"/>
          </w:tcPr>
          <w:p w:rsidRPr="00E15A26" w:rsidR="00E15A26" w:rsidP="00E15A26" w:rsidRDefault="00E15A26" w14:paraId="08B0223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PortalPayablesInvoiceGeneralInformationViewOnly </w:t>
            </w:r>
            <w:r w:rsidRPr="00E15A26">
              <w:rPr>
                <w:rFonts w:ascii="Consolas" w:hAnsi="Consolas" w:eastAsia="Times New Roman" w:cs="Times New Roman"/>
                <w:color w:val="0000FF"/>
                <w:sz w:val="21"/>
                <w:szCs w:val="21"/>
                <w:lang w:val="en-PH" w:eastAsia="en-PH"/>
              </w:rPr>
              <w:t>is a</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Form</w:t>
            </w:r>
          </w:p>
          <w:p w:rsidRPr="00E15A26" w:rsidR="00E15A26" w:rsidP="00E15A26" w:rsidRDefault="00E15A26" w14:paraId="681CDC8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title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"&lt;DerivedFormTitle&gt;"</w:t>
            </w:r>
          </w:p>
          <w:p w:rsidRPr="00E15A26" w:rsidR="00E15A26" w:rsidP="00E15A26" w:rsidRDefault="00E15A26" w14:paraId="3646589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Layout</w:t>
            </w:r>
          </w:p>
          <w:p w:rsidRPr="00E15A26" w:rsidR="00E15A26" w:rsidP="00E15A26" w:rsidRDefault="00E15A26" w14:paraId="43C0FE8E"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w:t>
            </w:r>
          </w:p>
          <w:p w:rsidRPr="00E15A26" w:rsidR="00E15A26" w:rsidP="00E15A26" w:rsidRDefault="00E15A26" w14:paraId="5DF270C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three column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distributed</w:t>
            </w:r>
          </w:p>
          <w:p w:rsidRPr="00E15A26" w:rsidR="00E15A26" w:rsidP="00E15A26" w:rsidRDefault="00E15A26" w14:paraId="38DDE21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column1</w:t>
            </w:r>
          </w:p>
          <w:p w:rsidRPr="00E15A26" w:rsidR="00E15A26" w:rsidP="00E15A26" w:rsidRDefault="00E15A26" w14:paraId="3337EEC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DerivedCompanyNameID</w:t>
            </w:r>
          </w:p>
          <w:p w:rsidRPr="00E15A26" w:rsidR="00E15A26" w:rsidP="00E15A26" w:rsidRDefault="00E15A26" w14:paraId="03D0921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"Company"</w:t>
            </w:r>
          </w:p>
          <w:p w:rsidRPr="00E15A26" w:rsidR="00E15A26" w:rsidP="00E15A26" w:rsidRDefault="00E15A26" w14:paraId="7380C2C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2DBE6C39"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APClerk.PreferredSimplePresentationName</w:t>
            </w:r>
          </w:p>
          <w:p w:rsidRPr="00E15A26" w:rsidR="00E15A26" w:rsidP="00E15A26" w:rsidRDefault="00E15A26" w14:paraId="7D4A854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"Processor"</w:t>
            </w:r>
          </w:p>
          <w:p w:rsidRPr="00E15A26" w:rsidR="00E15A26" w:rsidP="00E15A26" w:rsidRDefault="00E15A26" w14:paraId="2EE79B9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button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"&lt;APClerk.Employee.EmployeeWorkEmailAddress&gt;"</w:t>
            </w:r>
          </w:p>
          <w:p w:rsidRPr="00E15A26" w:rsidR="00E15A26" w:rsidP="00E15A26" w:rsidRDefault="00E15A26" w14:paraId="064966B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(APClerk.Employee.EmployeeWorkEmailAddressExists)</w:t>
            </w:r>
          </w:p>
          <w:p w:rsidRPr="00E15A26" w:rsidR="00E15A26" w:rsidP="00E15A26" w:rsidRDefault="00E15A26" w14:paraId="48F7744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link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"mailto:&lt;APClerk.Employee.EmployeeWorkEmailAddress&gt;"</w:t>
            </w:r>
          </w:p>
          <w:p w:rsidRPr="00E15A26" w:rsidR="00E15A26" w:rsidP="00E15A26" w:rsidRDefault="00E15A26" w14:paraId="58344E76"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link</w:t>
            </w:r>
          </w:p>
          <w:p w:rsidRPr="00E15A26" w:rsidR="00E15A26" w:rsidP="00E15A26" w:rsidRDefault="00E15A26" w14:paraId="69B2E513"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button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"&lt;APClerk.Employee.EmployeeWorkTelephone&gt;"</w:t>
            </w:r>
          </w:p>
          <w:p w:rsidRPr="00E15A26" w:rsidR="00E15A26" w:rsidP="00E15A26" w:rsidRDefault="00E15A26" w14:paraId="0F0AEC7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(APClerk.Employee.EmployeeWorkPhoneExists)</w:t>
            </w:r>
          </w:p>
          <w:p w:rsidRPr="00E15A26" w:rsidR="00E15A26" w:rsidP="00E15A26" w:rsidRDefault="00E15A26" w14:paraId="311D32B2"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link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"tel:&lt;APClerk.Employee.EmployeeWorkTelephone&gt;"</w:t>
            </w:r>
          </w:p>
          <w:p w:rsidRPr="00E15A26" w:rsidR="00E15A26" w:rsidP="00E15A26" w:rsidRDefault="00E15A26" w14:paraId="482E9E5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link</w:t>
            </w:r>
          </w:p>
          <w:p w:rsidRPr="00E15A26" w:rsidR="00E15A26" w:rsidP="00E15A26" w:rsidRDefault="00E15A26" w14:paraId="3F7E75D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(DiscountAmountEntered)</w:t>
            </w:r>
          </w:p>
          <w:p w:rsidRPr="00E15A26" w:rsidR="00E15A26" w:rsidP="00E15A26" w:rsidRDefault="00E15A26" w14:paraId="717B459E"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DiscountDate</w:t>
            </w:r>
          </w:p>
          <w:p w:rsidRPr="00E15A26" w:rsidR="00E15A26" w:rsidP="00E15A26" w:rsidRDefault="00E15A26" w14:paraId="212AA50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(TaxInformationEntered)</w:t>
            </w:r>
          </w:p>
          <w:p w:rsidRPr="00E15A26" w:rsidR="00E15A26" w:rsidP="00E15A26" w:rsidRDefault="00E15A26" w14:paraId="7C0AB7D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TaxableAmount</w:t>
            </w:r>
          </w:p>
          <w:p w:rsidRPr="00E15A26" w:rsidR="00E15A26" w:rsidP="00E15A26" w:rsidRDefault="00E15A26" w14:paraId="423C98D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"EnteredTaxableAmount"</w:t>
            </w:r>
          </w:p>
          <w:p w:rsidRPr="00E15A26" w:rsidR="00E15A26" w:rsidP="00E15A26" w:rsidRDefault="00E15A26" w14:paraId="29BF4366"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PayablesInvoiceTaxRel.TotalInvoicedTaxableAmount</w:t>
            </w:r>
          </w:p>
          <w:p w:rsidRPr="00E15A26" w:rsidR="00E15A26" w:rsidP="00E15A26" w:rsidRDefault="00E15A26" w14:paraId="29895FB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PayablesInvoiceTaxRel.TotalAccruedTaxableAmount</w:t>
            </w:r>
          </w:p>
          <w:p w:rsidRPr="00E15A26" w:rsidR="00E15A26" w:rsidP="00E15A26" w:rsidRDefault="00E15A26" w14:paraId="162AE50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column2</w:t>
            </w:r>
          </w:p>
          <w:p w:rsidRPr="00E15A26" w:rsidR="00E15A26" w:rsidP="00E15A26" w:rsidRDefault="00E15A26" w14:paraId="069FF6D6"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VoucherNumberDisplay</w:t>
            </w:r>
          </w:p>
          <w:p w:rsidRPr="00E15A26" w:rsidR="00E15A26" w:rsidP="00E15A26" w:rsidRDefault="00E15A26" w14:paraId="41CD2E4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DerivedRemitToNameID</w:t>
            </w:r>
          </w:p>
          <w:p w:rsidRPr="00E15A26" w:rsidR="00E15A26" w:rsidP="00E15A26" w:rsidRDefault="00E15A26" w14:paraId="777659D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(DiscountAmountEntered)</w:t>
            </w:r>
          </w:p>
          <w:p w:rsidRPr="00E15A26" w:rsidR="00E15A26" w:rsidP="00E15A26" w:rsidRDefault="00E15A26" w14:paraId="1262C3A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DiscountAmount.CurrencyAmount</w:t>
            </w:r>
          </w:p>
          <w:p w:rsidRPr="00E15A26" w:rsidR="00E15A26" w:rsidP="00E15A26" w:rsidRDefault="00E15A26" w14:paraId="71F909C7"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"DiscountAmount"</w:t>
            </w:r>
          </w:p>
          <w:p w:rsidRPr="00E15A26" w:rsidR="00E15A26" w:rsidP="00E15A26" w:rsidRDefault="00E15A26" w14:paraId="79F8F9E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(TaxInformationEntered)</w:t>
            </w:r>
          </w:p>
          <w:p w:rsidRPr="00E15A26" w:rsidR="00E15A26" w:rsidP="00E15A26" w:rsidRDefault="00E15A26" w14:paraId="5F97C7E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TaxAmount</w:t>
            </w:r>
          </w:p>
          <w:p w:rsidRPr="00E15A26" w:rsidR="00E15A26" w:rsidP="00E15A26" w:rsidRDefault="00E15A26" w14:paraId="5CDC5FD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"EnteredTaxAmount"</w:t>
            </w:r>
          </w:p>
          <w:p w:rsidRPr="00E15A26" w:rsidR="00E15A26" w:rsidP="00E15A26" w:rsidRDefault="00E15A26" w14:paraId="0D5608D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PayablesInvoiceTaxRel.TotalInvoicedTaxAmount</w:t>
            </w:r>
          </w:p>
          <w:p w:rsidRPr="00E15A26" w:rsidR="00E15A26" w:rsidP="00E15A26" w:rsidRDefault="00E15A26" w14:paraId="389EB18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PayablesInvoiceTaxRel.TotalAccruedTaxAmount</w:t>
            </w:r>
          </w:p>
          <w:p w:rsidRPr="00E15A26" w:rsidR="00E15A26" w:rsidP="00E15A26" w:rsidRDefault="00E15A26" w14:paraId="3B0D0DB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column3</w:t>
            </w:r>
          </w:p>
          <w:p w:rsidRPr="00E15A26" w:rsidR="00E15A26" w:rsidP="00E15A26" w:rsidRDefault="00E15A26" w14:paraId="7ED4DE01"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(PurchaseOrderEntered)</w:t>
            </w:r>
          </w:p>
          <w:p w:rsidRPr="00E15A26" w:rsidR="00E15A26" w:rsidP="00E15A26" w:rsidRDefault="00E15A26" w14:paraId="4755BE1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3F6AE17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DisplayPurchaseOrder</w:t>
            </w:r>
          </w:p>
          <w:p w:rsidRPr="00E15A26" w:rsidR="00E15A26" w:rsidP="00E15A26" w:rsidRDefault="00E15A26" w14:paraId="02582292"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button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"ViewPO"</w:t>
            </w:r>
          </w:p>
          <w:p w:rsidRPr="00E15A26" w:rsidR="00E15A26" w:rsidP="00E15A26" w:rsidRDefault="00E15A26" w14:paraId="0A32DF1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(DisplayPOLink)</w:t>
            </w:r>
          </w:p>
          <w:p w:rsidRPr="00E15A26" w:rsidR="00E15A26" w:rsidP="00E15A26" w:rsidRDefault="00E15A26" w14:paraId="5CA4EA4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link is</w:t>
            </w:r>
            <w:r w:rsidRPr="00E15A26">
              <w:rPr>
                <w:rFonts w:ascii="Consolas" w:hAnsi="Consolas" w:eastAsia="Times New Roman" w:cs="Times New Roman"/>
                <w:color w:val="000000"/>
                <w:sz w:val="21"/>
                <w:szCs w:val="21"/>
                <w:lang w:val="en-PH" w:eastAsia="en-PH"/>
              </w:rPr>
              <w:t> FirstPOInformation</w:t>
            </w:r>
          </w:p>
          <w:p w:rsidRPr="00E15A26" w:rsidR="00E15A26" w:rsidP="00E15A26" w:rsidRDefault="00E15A26" w14:paraId="3DBC280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link</w:t>
            </w:r>
          </w:p>
          <w:p w:rsidRPr="00E15A26" w:rsidR="00E15A26" w:rsidP="00E15A26" w:rsidRDefault="00E15A26" w14:paraId="765896B1"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(ServiceContractEntered)</w:t>
            </w:r>
          </w:p>
          <w:p w:rsidRPr="00E15A26" w:rsidR="00E15A26" w:rsidP="00E15A26" w:rsidRDefault="00E15A26" w14:paraId="3F99F1B2"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ServiceContract</w:t>
            </w:r>
          </w:p>
          <w:p w:rsidRPr="00E15A26" w:rsidR="00E15A26" w:rsidP="00E15A26" w:rsidRDefault="00E15A26" w14:paraId="0FDA1B0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(AllowUpdateOnApprove)</w:t>
            </w:r>
          </w:p>
          <w:p w:rsidRPr="00E15A26" w:rsidR="00E15A26" w:rsidP="00E15A26" w:rsidRDefault="00E15A26" w14:paraId="3D4A809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header2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"ApproverInformation"</w:t>
            </w:r>
          </w:p>
          <w:p w:rsidRPr="00E15A26" w:rsidR="00E15A26" w:rsidP="00E15A26" w:rsidRDefault="00E15A26" w14:paraId="6E347739"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w:t>
            </w:r>
          </w:p>
          <w:p w:rsidRPr="00E15A26" w:rsidR="00E15A26" w:rsidP="00E15A26" w:rsidRDefault="00E15A26" w14:paraId="6DCEB96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first</w:t>
            </w:r>
            <w:r w:rsidRPr="00E15A26">
              <w:rPr>
                <w:rFonts w:ascii="Consolas" w:hAnsi="Consolas" w:eastAsia="Times New Roman" w:cs="Times New Roman"/>
                <w:color w:val="000000"/>
                <w:sz w:val="21"/>
                <w:szCs w:val="21"/>
                <w:lang w:val="en-PH" w:eastAsia="en-PH"/>
              </w:rPr>
              <w:t> PfiWorkunitRel.HasProcessIndicator)</w:t>
            </w:r>
          </w:p>
          <w:p w:rsidRPr="00E15A26" w:rsidR="00E15A26" w:rsidP="00E15A26" w:rsidRDefault="00E15A26" w14:paraId="2EAB42E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single column</w:t>
            </w:r>
          </w:p>
          <w:p w:rsidRPr="00E15A26" w:rsidR="00E15A26" w:rsidP="00E15A26" w:rsidRDefault="00E15A26" w14:paraId="7B32E22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first</w:t>
            </w:r>
            <w:r w:rsidRPr="00E15A26">
              <w:rPr>
                <w:rFonts w:ascii="Consolas" w:hAnsi="Consolas" w:eastAsia="Times New Roman" w:cs="Times New Roman"/>
                <w:color w:val="000000"/>
                <w:sz w:val="21"/>
                <w:szCs w:val="21"/>
                <w:lang w:val="en-PH" w:eastAsia="en-PH"/>
              </w:rPr>
              <w:t> PfiWorkunitRel.PfiProcessIndicatorRel.Model</w:t>
            </w:r>
          </w:p>
          <w:p w:rsidRPr="00E15A26" w:rsidR="00E15A26" w:rsidP="00E15A26" w:rsidRDefault="00E15A26" w14:paraId="6A1AAF2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no</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w:t>
            </w:r>
          </w:p>
          <w:p w:rsidRPr="00E15A26" w:rsidR="00E15A26" w:rsidP="00E15A26" w:rsidRDefault="00E15A26" w14:paraId="1CBE8C57"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551AB447"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w:t>
            </w:r>
          </w:p>
          <w:p w:rsidRPr="00E15A26" w:rsidR="00E15A26" w:rsidP="00E15A26" w:rsidRDefault="00E15A26" w14:paraId="7C82FD5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tag</w:t>
            </w:r>
          </w:p>
          <w:p w:rsidRPr="00E15A26" w:rsidR="00E15A26" w:rsidP="00E15A26" w:rsidRDefault="00E15A26" w14:paraId="483E65A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.Status.Assigned)</w:t>
            </w:r>
          </w:p>
          <w:p w:rsidRPr="00E15A26" w:rsidR="00E15A26" w:rsidP="00E15A26" w:rsidRDefault="00E15A26" w14:paraId="1CCF5A9E"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.Status.Reassigned)</w:t>
            </w:r>
          </w:p>
          <w:p w:rsidRPr="00E15A26" w:rsidR="00E15A26" w:rsidP="00E15A26" w:rsidRDefault="00E15A26" w14:paraId="59D41EC9"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red</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.Status.Rejected)</w:t>
            </w:r>
          </w:p>
          <w:p w:rsidRPr="00E15A26" w:rsidR="00E15A26" w:rsidP="00E15A26" w:rsidRDefault="00E15A26" w14:paraId="39ADF87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green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.Status.Approved)</w:t>
            </w:r>
          </w:p>
          <w:p w:rsidRPr="00E15A26" w:rsidR="00E15A26" w:rsidP="00E15A26" w:rsidRDefault="00E15A26" w14:paraId="6222835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red</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.Status.Disapproved)</w:t>
            </w:r>
          </w:p>
          <w:p w:rsidRPr="00E15A26" w:rsidR="00E15A26" w:rsidP="00E15A26" w:rsidRDefault="00E15A26" w14:paraId="61166A37"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green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.Status.AutoApproved)</w:t>
            </w:r>
          </w:p>
          <w:p w:rsidRPr="00E15A26" w:rsidR="00E15A26" w:rsidP="00E15A26" w:rsidRDefault="00E15A26" w14:paraId="33F59B3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.Status.PendingApprover)</w:t>
            </w:r>
          </w:p>
          <w:p w:rsidRPr="00E15A26" w:rsidR="00E15A26" w:rsidP="00E15A26" w:rsidRDefault="00E15A26" w14:paraId="70517C8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.Status.Restored)</w:t>
            </w:r>
          </w:p>
          <w:p w:rsidRPr="00E15A26" w:rsidR="00E15A26" w:rsidP="00E15A26" w:rsidRDefault="00E15A26" w14:paraId="012238A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.Status.MatchReleased)</w:t>
            </w:r>
          </w:p>
          <w:p w:rsidRPr="00E15A26" w:rsidR="00E15A26" w:rsidP="00E15A26" w:rsidRDefault="00E15A26" w14:paraId="18E5408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.Status.SentForPayment)</w:t>
            </w:r>
          </w:p>
          <w:p w:rsidRPr="00E15A26" w:rsidR="00E15A26" w:rsidP="00E15A26" w:rsidRDefault="00E15A26" w14:paraId="2DEA5D2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.Status.Submitted)</w:t>
            </w:r>
          </w:p>
          <w:p w:rsidRPr="00E15A26" w:rsidR="00E15A26" w:rsidP="00E15A26" w:rsidRDefault="00E15A26" w14:paraId="1304972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red</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.Status.Cancelled)</w:t>
            </w:r>
          </w:p>
          <w:p w:rsidRPr="00E15A26" w:rsidR="00E15A26" w:rsidP="00E15A26" w:rsidRDefault="00E15A26" w14:paraId="32272CD6"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green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.Status.ManuallyApproved)</w:t>
            </w:r>
          </w:p>
          <w:p w:rsidRPr="00E15A26" w:rsidR="00E15A26" w:rsidP="00E15A26" w:rsidRDefault="00E15A26" w14:paraId="23EFED6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red</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.Status.ManuallyRejected)</w:t>
            </w:r>
          </w:p>
          <w:p w:rsidRPr="00E15A26" w:rsidR="00E15A26" w:rsidP="00E15A26" w:rsidRDefault="00E15A26" w14:paraId="4672D6C7"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green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.Status.Released)</w:t>
            </w:r>
          </w:p>
          <w:p w:rsidRPr="00E15A26" w:rsidR="00E15A26" w:rsidP="00E15A26" w:rsidRDefault="00E15A26" w14:paraId="3EA6706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.Status.Matched)</w:t>
            </w:r>
          </w:p>
          <w:p w:rsidRPr="00E15A26" w:rsidR="00E15A26" w:rsidP="00E15A26" w:rsidRDefault="00E15A26" w14:paraId="1232714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.Status.Unmatched)</w:t>
            </w:r>
          </w:p>
          <w:p w:rsidRPr="00E15A26" w:rsidR="00E15A26" w:rsidP="00E15A26" w:rsidRDefault="00E15A26" w14:paraId="342FF56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blue</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.Status.Amended)</w:t>
            </w:r>
          </w:p>
          <w:p w:rsidRPr="00E15A26" w:rsidR="00E15A26" w:rsidP="00E15A26" w:rsidRDefault="00E15A26" w14:paraId="2EE53C2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.ActionReason </w:t>
            </w:r>
            <w:r w:rsidRPr="00E15A26">
              <w:rPr>
                <w:rFonts w:ascii="Consolas" w:hAnsi="Consolas" w:eastAsia="Times New Roman" w:cs="Times New Roman"/>
                <w:color w:val="0000FF"/>
                <w:sz w:val="21"/>
                <w:szCs w:val="21"/>
                <w:lang w:val="en-PH" w:eastAsia="en-PH"/>
              </w:rPr>
              <w:t>entered</w:t>
            </w:r>
            <w:r w:rsidRPr="00E15A26">
              <w:rPr>
                <w:rFonts w:ascii="Consolas" w:hAnsi="Consolas" w:eastAsia="Times New Roman" w:cs="Times New Roman"/>
                <w:color w:val="000000"/>
                <w:sz w:val="21"/>
                <w:szCs w:val="21"/>
                <w:lang w:val="en-PH" w:eastAsia="en-PH"/>
              </w:rPr>
              <w:t>)</w:t>
            </w:r>
          </w:p>
          <w:p w:rsidRPr="00E15A26" w:rsidR="00E15A26" w:rsidP="00E15A26" w:rsidRDefault="00E15A26" w14:paraId="2B4109D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.ActionReason</w:t>
            </w:r>
          </w:p>
          <w:p w:rsidRPr="00E15A26" w:rsidR="00E15A26" w:rsidP="00E15A26" w:rsidRDefault="00E15A26" w14:paraId="79246CD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"Reason"</w:t>
            </w:r>
          </w:p>
          <w:p w:rsidRPr="00E15A26" w:rsidR="00E15A26" w:rsidP="00E15A26" w:rsidRDefault="00E15A26" w14:paraId="0570D3E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.Comment </w:t>
            </w:r>
            <w:r w:rsidRPr="00E15A26">
              <w:rPr>
                <w:rFonts w:ascii="Consolas" w:hAnsi="Consolas" w:eastAsia="Times New Roman" w:cs="Times New Roman"/>
                <w:color w:val="0000FF"/>
                <w:sz w:val="21"/>
                <w:szCs w:val="21"/>
                <w:lang w:val="en-PH" w:eastAsia="en-PH"/>
              </w:rPr>
              <w:t>entered</w:t>
            </w:r>
            <w:r w:rsidRPr="00E15A26">
              <w:rPr>
                <w:rFonts w:ascii="Consolas" w:hAnsi="Consolas" w:eastAsia="Times New Roman" w:cs="Times New Roman"/>
                <w:color w:val="000000"/>
                <w:sz w:val="21"/>
                <w:szCs w:val="21"/>
                <w:lang w:val="en-PH" w:eastAsia="en-PH"/>
              </w:rPr>
              <w:t>)</w:t>
            </w:r>
          </w:p>
          <w:p w:rsidRPr="00E15A26" w:rsidR="00E15A26" w:rsidP="00E15A26" w:rsidRDefault="00E15A26" w14:paraId="547EA76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last</w:t>
            </w:r>
            <w:r w:rsidRPr="00E15A26">
              <w:rPr>
                <w:rFonts w:ascii="Consolas" w:hAnsi="Consolas" w:eastAsia="Times New Roman" w:cs="Times New Roman"/>
                <w:color w:val="000000"/>
                <w:sz w:val="21"/>
                <w:szCs w:val="21"/>
                <w:lang w:val="en-PH" w:eastAsia="en-PH"/>
              </w:rPr>
              <w:t> PayablesInvoiceAudit </w:t>
            </w:r>
            <w:r w:rsidRPr="00E15A26">
              <w:rPr>
                <w:rFonts w:ascii="Consolas" w:hAnsi="Consolas" w:eastAsia="Times New Roman" w:cs="Times New Roman"/>
                <w:color w:val="0000FF"/>
                <w:sz w:val="21"/>
                <w:szCs w:val="21"/>
                <w:lang w:val="en-PH" w:eastAsia="en-PH"/>
              </w:rPr>
              <w:t>set</w:t>
            </w:r>
            <w:r w:rsidRPr="00E15A26">
              <w:rPr>
                <w:rFonts w:ascii="Consolas" w:hAnsi="Consolas" w:eastAsia="Times New Roman" w:cs="Times New Roman"/>
                <w:color w:val="000000"/>
                <w:sz w:val="21"/>
                <w:szCs w:val="21"/>
                <w:lang w:val="en-PH" w:eastAsia="en-PH"/>
              </w:rPr>
              <w:t>.Comment</w:t>
            </w:r>
          </w:p>
          <w:p w:rsidRPr="00E15A26" w:rsidR="00E15A26" w:rsidP="00E15A26" w:rsidRDefault="00E15A26" w14:paraId="19E9DE43"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show</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up to</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9885A"/>
                <w:sz w:val="21"/>
                <w:szCs w:val="21"/>
                <w:lang w:val="en-PH" w:eastAsia="en-PH"/>
              </w:rPr>
              <w:t>30</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characters</w:t>
            </w:r>
          </w:p>
          <w:p w:rsidRPr="00E15A26" w:rsidR="00E15A26" w:rsidP="00E15A26" w:rsidRDefault="00E15A26" w14:paraId="3C0065C4"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not</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first</w:t>
            </w:r>
            <w:r w:rsidRPr="00E15A26">
              <w:rPr>
                <w:rFonts w:ascii="Consolas" w:hAnsi="Consolas" w:eastAsia="Times New Roman" w:cs="Times New Roman"/>
                <w:color w:val="000000"/>
                <w:sz w:val="21"/>
                <w:szCs w:val="21"/>
                <w:lang w:val="en-PH" w:eastAsia="en-PH"/>
              </w:rPr>
              <w:t> PfiWorkunitRel.HasProcessIndicator)</w:t>
            </w:r>
          </w:p>
          <w:p w:rsidRPr="00E15A26" w:rsidR="00E15A26" w:rsidP="00E15A26" w:rsidRDefault="00E15A26" w14:paraId="764CD73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two column</w:t>
            </w:r>
          </w:p>
          <w:p w:rsidRPr="00E15A26" w:rsidR="00E15A26" w:rsidP="00E15A26" w:rsidRDefault="00E15A26" w14:paraId="7CE9FA2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DerivedPreviousRoutingApprover</w:t>
            </w:r>
          </w:p>
          <w:p w:rsidRPr="00E15A26" w:rsidR="00E15A26" w:rsidP="00E15A26" w:rsidRDefault="00E15A26" w14:paraId="372D9C0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two column</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distributed</w:t>
            </w:r>
          </w:p>
          <w:p w:rsidRPr="00E15A26" w:rsidR="00E15A26" w:rsidP="00E15A26" w:rsidRDefault="00E15A26" w14:paraId="6BC7A2D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column1</w:t>
            </w:r>
          </w:p>
          <w:p w:rsidRPr="00E15A26" w:rsidR="00E15A26" w:rsidP="00E15A26" w:rsidRDefault="00E15A26" w14:paraId="64BFEED2"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header2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"ReassignInformation"</w:t>
            </w:r>
          </w:p>
          <w:p w:rsidRPr="00E15A26" w:rsidR="00E15A26" w:rsidP="00E15A26" w:rsidRDefault="00E15A26" w14:paraId="3239D5E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6FD053D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(ReassignToPreviousApproverValid)</w:t>
            </w:r>
          </w:p>
          <w:p w:rsidRPr="00E15A26" w:rsidR="00E15A26" w:rsidP="00E15A26" w:rsidRDefault="00E15A26" w14:paraId="262E27A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ReassignToPreviousApprover</w:t>
            </w:r>
          </w:p>
          <w:p w:rsidRPr="00E15A26" w:rsidR="00E15A26" w:rsidP="00E15A26" w:rsidRDefault="00E15A26" w14:paraId="53B491A1"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DerivedPreviousRoutingApprover</w:t>
            </w:r>
          </w:p>
          <w:p w:rsidRPr="00E15A26" w:rsidR="00E15A26" w:rsidP="00E15A26" w:rsidRDefault="00E15A26" w14:paraId="5143A46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no</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w:t>
            </w:r>
          </w:p>
          <w:p w:rsidRPr="00E15A26" w:rsidR="00E15A26" w:rsidP="00E15A26" w:rsidRDefault="00E15A26" w14:paraId="2B06F83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w:t>
            </w:r>
          </w:p>
          <w:p w:rsidRPr="00E15A26" w:rsidR="00E15A26" w:rsidP="00E15A26" w:rsidRDefault="00E15A26" w14:paraId="456DD017"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(ReassignToPreviousApproverValid)</w:t>
            </w:r>
          </w:p>
          <w:p w:rsidRPr="00E15A26" w:rsidR="00E15A26" w:rsidP="00E15A26" w:rsidRDefault="00E15A26" w14:paraId="20D4E856"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"-\\Or_-"</w:t>
            </w:r>
          </w:p>
          <w:p w:rsidRPr="00E15A26" w:rsidR="00E15A26" w:rsidP="00E15A26" w:rsidRDefault="00E15A26" w14:paraId="22E1E6E3"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4F635C6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ReassignToApprovalLevel</w:t>
            </w:r>
          </w:p>
          <w:p w:rsidRPr="00E15A26" w:rsidR="00E15A26" w:rsidP="00E15A26" w:rsidRDefault="00E15A26" w14:paraId="31DD596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"ReassignTo"</w:t>
            </w:r>
          </w:p>
          <w:p w:rsidRPr="00E15A26" w:rsidR="00E15A26" w:rsidP="00E15A26" w:rsidRDefault="00E15A26" w14:paraId="13BC7B4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select is</w:t>
            </w:r>
            <w:r w:rsidRPr="00E15A26">
              <w:rPr>
                <w:rFonts w:ascii="Consolas" w:hAnsi="Consolas" w:eastAsia="Times New Roman" w:cs="Times New Roman"/>
                <w:color w:val="000000"/>
                <w:sz w:val="21"/>
                <w:szCs w:val="21"/>
                <w:lang w:val="en-PH" w:eastAsia="en-PH"/>
              </w:rPr>
              <w:t> InvoiceApproversPFlowSelect</w:t>
            </w:r>
          </w:p>
          <w:p w:rsidRPr="00E15A26" w:rsidR="00E15A26" w:rsidP="00E15A26" w:rsidRDefault="00E15A26" w14:paraId="40D2DE23"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ReassignToApprovalLevel.ApprovalLevel</w:t>
            </w:r>
          </w:p>
          <w:p w:rsidRPr="00E15A26" w:rsidR="00E15A26" w:rsidP="00E15A26" w:rsidRDefault="00E15A26" w14:paraId="74A0C226"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w:t>
            </w:r>
          </w:p>
          <w:p w:rsidRPr="00E15A26" w:rsidR="00E15A26" w:rsidP="00E15A26" w:rsidRDefault="00E15A26" w14:paraId="5645190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ReassignToApprovalLevel.DerivedDescription</w:t>
            </w:r>
          </w:p>
          <w:p w:rsidRPr="00E15A26" w:rsidR="00E15A26" w:rsidP="00E15A26" w:rsidRDefault="00E15A26" w14:paraId="33DEDB4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no</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w:t>
            </w:r>
          </w:p>
          <w:p w:rsidRPr="00E15A26" w:rsidR="00E15A26" w:rsidP="00E15A26" w:rsidRDefault="00E15A26" w14:paraId="078EADD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w:t>
            </w:r>
          </w:p>
          <w:p w:rsidRPr="00E15A26" w:rsidR="00E15A26" w:rsidP="00E15A26" w:rsidRDefault="00E15A26" w14:paraId="07B0382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"ApprovalLevelRequiredIfReassigningTheInvoiceToAnotherLevel"</w:t>
            </w:r>
          </w:p>
          <w:p w:rsidRPr="00E15A26" w:rsidR="00E15A26" w:rsidP="00E15A26" w:rsidRDefault="00E15A26" w14:paraId="0E65D262"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bold</w:t>
            </w:r>
          </w:p>
          <w:p w:rsidRPr="00E15A26" w:rsidR="00E15A26" w:rsidP="00E15A26" w:rsidRDefault="00E15A26" w14:paraId="7344BA43"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italics</w:t>
            </w:r>
          </w:p>
          <w:p w:rsidRPr="00E15A26" w:rsidR="00E15A26" w:rsidP="00E15A26" w:rsidRDefault="00E15A26" w14:paraId="2EAA932D"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red</w:t>
            </w:r>
          </w:p>
          <w:p w:rsidRPr="00E15A26" w:rsidR="00E15A26" w:rsidP="00E15A26" w:rsidRDefault="00E15A26" w14:paraId="60DD027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column2</w:t>
            </w:r>
          </w:p>
          <w:p w:rsidRPr="00E15A26" w:rsidR="00E15A26" w:rsidP="00E15A26" w:rsidRDefault="00E15A26" w14:paraId="19B5206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visible when</w:t>
            </w:r>
            <w:r w:rsidRPr="00E15A26">
              <w:rPr>
                <w:rFonts w:ascii="Consolas" w:hAnsi="Consolas" w:eastAsia="Times New Roman" w:cs="Times New Roman"/>
                <w:color w:val="000000"/>
                <w:sz w:val="21"/>
                <w:szCs w:val="21"/>
                <w:lang w:val="en-PH" w:eastAsia="en-PH"/>
              </w:rPr>
              <w:t> (RoutingCode.UsesTeamMemberAssignment)</w:t>
            </w:r>
          </w:p>
          <w:p w:rsidRPr="00E15A26" w:rsidR="00E15A26" w:rsidP="00E15A26" w:rsidRDefault="00E15A26" w14:paraId="54A98CC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header2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"RoutingInformation"</w:t>
            </w:r>
          </w:p>
          <w:p w:rsidRPr="00E15A26" w:rsidR="00E15A26" w:rsidP="00E15A26" w:rsidRDefault="00E15A26" w14:paraId="07898077"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4111F91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RoutingFinanceTeam</w:t>
            </w:r>
          </w:p>
          <w:p w:rsidRPr="00E15A26" w:rsidR="00E15A26" w:rsidP="00E15A26" w:rsidRDefault="00E15A26" w14:paraId="698EF453"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RoutingFinanceTeamMember.TeamMember</w:t>
            </w:r>
          </w:p>
          <w:p w:rsidRPr="00E15A26" w:rsidR="00E15A26" w:rsidP="00E15A26" w:rsidRDefault="00E15A26" w14:paraId="2C3FFAB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 is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"RoutingTeamMember"</w:t>
            </w:r>
          </w:p>
          <w:p w:rsidRPr="00E15A26" w:rsidR="00E15A26" w:rsidP="00E15A26" w:rsidRDefault="00E15A26" w14:paraId="2D82A4F6"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select is</w:t>
            </w:r>
            <w:r w:rsidRPr="00E15A26">
              <w:rPr>
                <w:rFonts w:ascii="Consolas" w:hAnsi="Consolas" w:eastAsia="Times New Roman" w:cs="Times New Roman"/>
                <w:color w:val="000000"/>
                <w:sz w:val="21"/>
                <w:szCs w:val="21"/>
                <w:lang w:val="en-PH" w:eastAsia="en-PH"/>
              </w:rPr>
              <w:t> ActiveRoutingResourceSelect</w:t>
            </w:r>
          </w:p>
          <w:p w:rsidRPr="00E15A26" w:rsidR="00E15A26" w:rsidP="00E15A26" w:rsidRDefault="00E15A26" w14:paraId="07FF40B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RoutingFinanceTeamMember.TeamMember.PreferredSimplePresentationName</w:t>
            </w:r>
          </w:p>
          <w:p w:rsidRPr="00E15A26" w:rsidR="00E15A26" w:rsidP="00E15A26" w:rsidRDefault="00E15A26" w14:paraId="6662940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no</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label</w:t>
            </w:r>
          </w:p>
          <w:p w:rsidRPr="00E15A26" w:rsidR="00E15A26" w:rsidP="00E15A26" w:rsidRDefault="00E15A26" w14:paraId="6ED5D1C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display</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as</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w:t>
            </w:r>
          </w:p>
          <w:p w:rsidRPr="00E15A26" w:rsidR="00E15A26" w:rsidP="00E15A26" w:rsidRDefault="00E15A26" w14:paraId="1BDE3F4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"Routing_\\Team_\\MemberIndicatesAssignedApproverWhenThe_\\Finance_\\TeamMatchesApprovalLevelTeam"</w:t>
            </w:r>
          </w:p>
          <w:p w:rsidRPr="00E15A26" w:rsidR="00E15A26" w:rsidP="00E15A26" w:rsidRDefault="00E15A26" w14:paraId="382D404F"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bold</w:t>
            </w:r>
          </w:p>
          <w:p w:rsidRPr="00E15A26" w:rsidR="00E15A26" w:rsidP="00E15A26" w:rsidRDefault="00E15A26" w14:paraId="3B08EA2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600C5ACC"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"ReassignToNewTeamByUpdatingRoutingTeam,MemberAndApprovalLevel"</w:t>
            </w:r>
          </w:p>
          <w:p w:rsidRPr="00E15A26" w:rsidR="00E15A26" w:rsidP="00E15A26" w:rsidRDefault="00E15A26" w14:paraId="55042285"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bold</w:t>
            </w:r>
          </w:p>
          <w:p w:rsidRPr="00E15A26" w:rsidR="00E15A26" w:rsidP="00E15A26" w:rsidRDefault="00E15A26" w14:paraId="1AAD1D10"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italics</w:t>
            </w:r>
          </w:p>
          <w:p w:rsidRPr="00E15A26" w:rsidR="00E15A26" w:rsidP="00E15A26" w:rsidRDefault="00E15A26" w14:paraId="7E40B2FE"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red</w:t>
            </w:r>
          </w:p>
          <w:p w:rsidRPr="00E15A26" w:rsidR="00E15A26" w:rsidP="00E15A26" w:rsidRDefault="00E15A26" w14:paraId="131FC5B8"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paragraph</w:t>
            </w:r>
          </w:p>
          <w:p w:rsidRPr="00E15A26" w:rsidR="00E15A26" w:rsidP="00E15A26" w:rsidRDefault="00E15A26" w14:paraId="44F0D8AB"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text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A31515"/>
                <w:sz w:val="21"/>
                <w:szCs w:val="21"/>
                <w:lang w:val="en-PH" w:eastAsia="en-PH"/>
              </w:rPr>
              <w:t>"ReassignToNewTeamMemberByUpdatingRoutingTeamMember"</w:t>
            </w:r>
          </w:p>
          <w:p w:rsidRPr="00E15A26" w:rsidR="00E15A26" w:rsidP="00E15A26" w:rsidRDefault="00E15A26" w14:paraId="66B4F422"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bold</w:t>
            </w:r>
          </w:p>
          <w:p w:rsidRPr="00E15A26" w:rsidR="00E15A26" w:rsidP="00E15A26" w:rsidRDefault="00E15A26" w14:paraId="4706984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italics</w:t>
            </w:r>
          </w:p>
          <w:p w:rsidRPr="00E15A26" w:rsidR="00E15A26" w:rsidP="00E15A26" w:rsidRDefault="00E15A26" w14:paraId="630D23DA" w14:textId="77777777">
            <w:pPr>
              <w:shd w:val="clear" w:color="auto" w:fill="FFFFFE"/>
              <w:spacing w:after="0" w:line="285" w:lineRule="atLeast"/>
              <w:rPr>
                <w:rFonts w:ascii="Consolas" w:hAnsi="Consolas" w:eastAsia="Times New Roman" w:cs="Times New Roman"/>
                <w:color w:val="000000"/>
                <w:sz w:val="21"/>
                <w:szCs w:val="21"/>
                <w:lang w:val="en-PH" w:eastAsia="en-PH"/>
              </w:rPr>
            </w:pP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color of</w:t>
            </w:r>
            <w:r w:rsidRPr="00E15A26">
              <w:rPr>
                <w:rFonts w:ascii="Consolas" w:hAnsi="Consolas" w:eastAsia="Times New Roman" w:cs="Times New Roman"/>
                <w:color w:val="000000"/>
                <w:sz w:val="21"/>
                <w:szCs w:val="21"/>
                <w:lang w:val="en-PH" w:eastAsia="en-PH"/>
              </w:rPr>
              <w:t> </w:t>
            </w:r>
            <w:r w:rsidRPr="00E15A26">
              <w:rPr>
                <w:rFonts w:ascii="Consolas" w:hAnsi="Consolas" w:eastAsia="Times New Roman" w:cs="Times New Roman"/>
                <w:color w:val="0000FF"/>
                <w:sz w:val="21"/>
                <w:szCs w:val="21"/>
                <w:lang w:val="en-PH" w:eastAsia="en-PH"/>
              </w:rPr>
              <w:t>red</w:t>
            </w:r>
          </w:p>
          <w:p w:rsidRPr="00304C15" w:rsidR="00F03827" w:rsidP="00957B16" w:rsidRDefault="00F03827" w14:paraId="26EB0082" w14:textId="1CB2315E">
            <w:pPr>
              <w:pStyle w:val="NoSpacing"/>
              <w:rPr>
                <w:rFonts w:cstheme="minorHAnsi"/>
              </w:rPr>
            </w:pPr>
          </w:p>
        </w:tc>
      </w:tr>
    </w:tbl>
    <w:p w:rsidRPr="00BB1116" w:rsidR="004B7FEC" w:rsidP="00391148" w:rsidRDefault="00BA5D09" w14:paraId="636A61E9" w14:textId="54A68810">
      <w:pPr>
        <w:pStyle w:val="Heading2"/>
        <w:numPr>
          <w:ilvl w:val="1"/>
          <w:numId w:val="35"/>
        </w:numPr>
        <w:rPr>
          <w:rFonts w:asciiTheme="minorHAnsi" w:hAnsiTheme="minorHAnsi" w:cstheme="minorHAnsi"/>
          <w:szCs w:val="22"/>
        </w:rPr>
      </w:pPr>
      <w:bookmarkStart w:name="_Toc185321066" w:id="76"/>
      <w:r>
        <w:rPr>
          <w:rFonts w:asciiTheme="minorHAnsi" w:hAnsiTheme="minorHAnsi" w:cstheme="minorHAnsi"/>
          <w:szCs w:val="22"/>
        </w:rPr>
        <w:t xml:space="preserve">Technical </w:t>
      </w:r>
      <w:r w:rsidR="004B7FEC">
        <w:rPr>
          <w:rFonts w:asciiTheme="minorHAnsi" w:hAnsiTheme="minorHAnsi" w:cstheme="minorHAnsi"/>
          <w:szCs w:val="22"/>
        </w:rPr>
        <w:t xml:space="preserve">Deployment </w:t>
      </w:r>
      <w:r>
        <w:rPr>
          <w:rFonts w:asciiTheme="minorHAnsi" w:hAnsiTheme="minorHAnsi" w:cstheme="minorHAnsi"/>
          <w:szCs w:val="22"/>
        </w:rPr>
        <w:t>N</w:t>
      </w:r>
      <w:r w:rsidR="004B7FEC">
        <w:rPr>
          <w:rFonts w:asciiTheme="minorHAnsi" w:hAnsiTheme="minorHAnsi" w:cstheme="minorHAnsi"/>
          <w:szCs w:val="22"/>
        </w:rPr>
        <w:t>otes</w:t>
      </w:r>
      <w:bookmarkEnd w:id="76"/>
    </w:p>
    <w:p w:rsidRPr="004B7FEC" w:rsidR="00522025" w:rsidP="00522025" w:rsidRDefault="004B7FEC" w14:paraId="2B1BC196" w14:textId="530DEBC0">
      <w:pPr>
        <w:pStyle w:val="tableheading"/>
        <w:spacing w:after="120"/>
        <w:rPr>
          <w:rFonts w:asciiTheme="minorHAnsi" w:hAnsiTheme="minorHAnsi" w:cstheme="minorHAnsi"/>
          <w:color w:val="808080"/>
          <w:sz w:val="22"/>
          <w:szCs w:val="22"/>
        </w:rPr>
      </w:pPr>
      <w:r>
        <w:rPr>
          <w:rFonts w:asciiTheme="minorHAnsi" w:hAnsiTheme="minorHAnsi" w:cstheme="minorHAnsi"/>
          <w:color w:val="808080"/>
          <w:sz w:val="22"/>
          <w:szCs w:val="22"/>
        </w:rPr>
        <w:t>Document change control and go live considerations to ensure the program is successful. What are the requirements to promote to production; custom program, data set (i.e. replication set), process trigger, job console set up, scheduling considerations, FTP directory, credentials</w:t>
      </w:r>
      <w:r w:rsidR="00522025">
        <w:rPr>
          <w:rFonts w:asciiTheme="minorHAnsi" w:hAnsiTheme="minorHAnsi" w:cstheme="minorHAnsi"/>
          <w:color w:val="808080"/>
          <w:sz w:val="22"/>
          <w:szCs w:val="22"/>
        </w:rPr>
        <w:t xml:space="preserve">, and troubleshooting steps. </w:t>
      </w:r>
    </w:p>
    <w:tbl>
      <w:tblPr>
        <w:tblW w:w="127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736"/>
      </w:tblGrid>
      <w:tr w:rsidRPr="00160CF4" w:rsidR="00522025" w:rsidTr="1545A13C" w14:paraId="56ECA35A" w14:textId="77777777">
        <w:trPr>
          <w:trHeight w:val="1472"/>
        </w:trPr>
        <w:tc>
          <w:tcPr>
            <w:tcW w:w="12736" w:type="dxa"/>
          </w:tcPr>
          <w:p w:rsidR="002850FA" w:rsidP="00D71F1A" w:rsidRDefault="008B0AA6" w14:paraId="062A2947" w14:textId="77777777">
            <w:pPr>
              <w:pStyle w:val="NoSpacing"/>
              <w:numPr>
                <w:ilvl w:val="0"/>
                <w:numId w:val="23"/>
              </w:numPr>
            </w:pPr>
            <w:r>
              <w:t xml:space="preserve">Set </w:t>
            </w:r>
            <w:r w:rsidRPr="008B0AA6">
              <w:t>APIA_NONPOROUTING_Test_Flag</w:t>
            </w:r>
            <w:r>
              <w:t>=FALSE</w:t>
            </w:r>
          </w:p>
          <w:p w:rsidRPr="00304C15" w:rsidR="002850FA" w:rsidP="00D71F1A" w:rsidRDefault="008B0AA6" w14:paraId="415E3A3A" w14:textId="14F14144">
            <w:pPr>
              <w:pStyle w:val="NoSpacing"/>
              <w:numPr>
                <w:ilvl w:val="0"/>
                <w:numId w:val="23"/>
              </w:numPr>
            </w:pPr>
            <w:r>
              <w:t xml:space="preserve">Set </w:t>
            </w:r>
            <w:r w:rsidRPr="008B0AA6">
              <w:t>APIA_NONPOROUTING_AutoReject_Recipient</w:t>
            </w:r>
            <w:r>
              <w:t xml:space="preserve"> to recipients of auto-reject email notifications</w:t>
            </w:r>
          </w:p>
        </w:tc>
      </w:tr>
    </w:tbl>
    <w:p w:rsidRPr="007B0D59" w:rsidR="007B0D59" w:rsidP="007B0D59" w:rsidRDefault="007B0D59" w14:paraId="54F1C91C" w14:textId="654FFA3E">
      <w:pPr>
        <w:sectPr w:rsidRPr="007B0D59" w:rsidR="007B0D59" w:rsidSect="000243B2">
          <w:headerReference w:type="default" r:id="rId39"/>
          <w:footerReference w:type="default" r:id="rId40"/>
          <w:headerReference w:type="first" r:id="rId41"/>
          <w:footerReference w:type="first" r:id="rId42"/>
          <w:pgSz w:w="15840" w:h="12240" w:orient="landscape" w:code="1"/>
          <w:pgMar w:top="1440" w:right="1440" w:bottom="1440" w:left="1440" w:header="720" w:footer="720" w:gutter="0"/>
          <w:cols w:space="720"/>
          <w:titlePg/>
          <w:docGrid w:linePitch="360"/>
        </w:sectPr>
      </w:pPr>
    </w:p>
    <w:p w:rsidR="008E60E8" w:rsidP="00BB3A9C" w:rsidRDefault="008309CC" w14:paraId="4B62A13E" w14:textId="5E76A734">
      <w:pPr>
        <w:pStyle w:val="Heading1"/>
        <w:numPr>
          <w:ilvl w:val="0"/>
          <w:numId w:val="7"/>
        </w:numPr>
        <w:rPr>
          <w:rFonts w:asciiTheme="minorHAnsi" w:hAnsiTheme="minorHAnsi" w:eastAsiaTheme="minorHAnsi" w:cstheme="minorHAnsi"/>
          <w:b w:val="0"/>
          <w:color w:val="0B1B5E"/>
          <w:sz w:val="32"/>
        </w:rPr>
      </w:pPr>
      <w:bookmarkStart w:name="_Toc185321067" w:id="77"/>
      <w:r>
        <w:rPr>
          <w:rFonts w:asciiTheme="minorHAnsi" w:hAnsiTheme="minorHAnsi" w:eastAsiaTheme="minorHAnsi" w:cstheme="minorHAnsi"/>
          <w:b w:val="0"/>
          <w:color w:val="0B1B5E"/>
          <w:sz w:val="32"/>
        </w:rPr>
        <w:t>Quality assurance</w:t>
      </w:r>
      <w:bookmarkEnd w:id="77"/>
    </w:p>
    <w:p w:rsidRPr="002D1090" w:rsidR="0019335B" w:rsidP="0019335B" w:rsidRDefault="008309CC" w14:paraId="69BC41E9" w14:textId="737E3572">
      <w:pPr>
        <w:rPr>
          <w:rFonts w:cstheme="minorHAnsi"/>
        </w:rPr>
      </w:pPr>
      <w:r>
        <w:rPr>
          <w:rFonts w:cstheme="minorHAnsi"/>
        </w:rPr>
        <w:t xml:space="preserve">With any technical development, maintaining testing standards and review processes are paramount for ensuring the expected outcomes are achieved. This document outlines the quality assurance steps required for the approval process. </w:t>
      </w:r>
    </w:p>
    <w:p w:rsidR="008E60E8" w:rsidP="00BB3A9C" w:rsidRDefault="008309CC" w14:paraId="4D3C58CF" w14:textId="2A06A441">
      <w:pPr>
        <w:pStyle w:val="Heading2"/>
        <w:numPr>
          <w:ilvl w:val="1"/>
          <w:numId w:val="7"/>
        </w:numPr>
        <w:ind w:left="450"/>
        <w:rPr>
          <w:rFonts w:asciiTheme="minorHAnsi" w:hAnsiTheme="minorHAnsi" w:cstheme="minorHAnsi"/>
          <w:szCs w:val="22"/>
        </w:rPr>
      </w:pPr>
      <w:bookmarkStart w:name="_Toc185321068" w:id="78"/>
      <w:r>
        <w:rPr>
          <w:rFonts w:asciiTheme="minorHAnsi" w:hAnsiTheme="minorHAnsi" w:cstheme="minorHAnsi"/>
          <w:szCs w:val="22"/>
        </w:rPr>
        <w:t>Test Plan</w:t>
      </w:r>
      <w:bookmarkEnd w:id="78"/>
    </w:p>
    <w:p w:rsidR="00E20858" w:rsidP="00E20858" w:rsidRDefault="008309CC" w14:paraId="65F33D53" w14:textId="4E92E026">
      <w:pPr>
        <w:spacing w:after="120"/>
        <w:rPr>
          <w:rFonts w:cstheme="minorHAnsi"/>
          <w:i/>
          <w:color w:val="808080"/>
        </w:rPr>
      </w:pPr>
      <w:r>
        <w:rPr>
          <w:rFonts w:cstheme="minorHAnsi"/>
          <w:i/>
          <w:color w:val="808080"/>
        </w:rPr>
        <w:t xml:space="preserve">Outline the test plan for development, unit, and end user validation testing. </w:t>
      </w:r>
    </w:p>
    <w:tbl>
      <w:tblPr>
        <w:tblW w:w="9350" w:type="dxa"/>
        <w:tblBorders>
          <w:top w:val="single" w:color="C4BCC6" w:themeColor="accent6" w:themeTint="99" w:sz="4" w:space="0"/>
          <w:left w:val="single" w:color="C4BCC6" w:themeColor="accent6" w:themeTint="99" w:sz="4" w:space="0"/>
          <w:bottom w:val="single" w:color="C4BCC6" w:themeColor="accent6" w:themeTint="99" w:sz="4" w:space="0"/>
          <w:right w:val="single" w:color="C4BCC6" w:themeColor="accent6" w:themeTint="99" w:sz="4" w:space="0"/>
          <w:insideH w:val="single" w:color="C4BCC6" w:themeColor="accent6" w:themeTint="99" w:sz="4" w:space="0"/>
          <w:insideV w:val="single" w:color="C4BCC6" w:themeColor="accent6" w:themeTint="99" w:sz="4" w:space="0"/>
        </w:tblBorders>
        <w:tblLayout w:type="fixed"/>
        <w:tblCellMar>
          <w:left w:w="115" w:type="dxa"/>
          <w:right w:w="115" w:type="dxa"/>
        </w:tblCellMar>
        <w:tblLook w:val="01E0" w:firstRow="1" w:lastRow="1" w:firstColumn="1" w:lastColumn="1" w:noHBand="0" w:noVBand="0"/>
      </w:tblPr>
      <w:tblGrid>
        <w:gridCol w:w="1345"/>
        <w:gridCol w:w="1156"/>
        <w:gridCol w:w="1419"/>
        <w:gridCol w:w="1386"/>
        <w:gridCol w:w="990"/>
        <w:gridCol w:w="1004"/>
        <w:gridCol w:w="2050"/>
      </w:tblGrid>
      <w:tr w:rsidRPr="00160CF4" w:rsidR="004B7FEC" w:rsidTr="1545A13C" w14:paraId="6D29D08E" w14:textId="77777777">
        <w:trPr>
          <w:trHeight w:val="764"/>
        </w:trPr>
        <w:tc>
          <w:tcPr>
            <w:tcW w:w="1345" w:type="dxa"/>
            <w:shd w:val="clear" w:color="auto" w:fill="0C195E"/>
            <w:vAlign w:val="center"/>
          </w:tcPr>
          <w:p w:rsidRPr="009A4218" w:rsidR="004B7FEC" w:rsidP="008309CC" w:rsidRDefault="004B7FEC" w14:paraId="7A48915A" w14:textId="57426336">
            <w:pPr>
              <w:spacing w:after="0"/>
              <w:jc w:val="center"/>
              <w:rPr>
                <w:rFonts w:cstheme="minorHAnsi"/>
                <w:b/>
                <w:bCs/>
                <w:color w:val="FFFFFF" w:themeColor="background1"/>
              </w:rPr>
            </w:pPr>
            <w:r>
              <w:rPr>
                <w:rFonts w:cstheme="minorHAnsi"/>
                <w:b/>
                <w:bCs/>
                <w:color w:val="FFFFFF" w:themeColor="background1"/>
              </w:rPr>
              <w:t>Phase</w:t>
            </w:r>
          </w:p>
        </w:tc>
        <w:tc>
          <w:tcPr>
            <w:tcW w:w="1156" w:type="dxa"/>
            <w:shd w:val="clear" w:color="auto" w:fill="0C195E"/>
            <w:vAlign w:val="center"/>
          </w:tcPr>
          <w:p w:rsidRPr="009A4218" w:rsidR="004B7FEC" w:rsidP="008309CC" w:rsidRDefault="004B7FEC" w14:paraId="4CFD10F2" w14:textId="20DCF8D0">
            <w:pPr>
              <w:spacing w:after="0"/>
              <w:jc w:val="center"/>
              <w:rPr>
                <w:rFonts w:cstheme="minorHAnsi"/>
                <w:b/>
                <w:bCs/>
                <w:color w:val="FFFFFF" w:themeColor="background1"/>
              </w:rPr>
            </w:pPr>
            <w:r>
              <w:rPr>
                <w:rFonts w:cstheme="minorHAnsi"/>
                <w:b/>
                <w:bCs/>
                <w:color w:val="FFFFFF" w:themeColor="background1"/>
              </w:rPr>
              <w:t>Scenarios</w:t>
            </w:r>
          </w:p>
        </w:tc>
        <w:tc>
          <w:tcPr>
            <w:tcW w:w="1419" w:type="dxa"/>
            <w:shd w:val="clear" w:color="auto" w:fill="0C195E"/>
            <w:vAlign w:val="center"/>
          </w:tcPr>
          <w:p w:rsidRPr="009A4218" w:rsidR="004B7FEC" w:rsidP="008309CC" w:rsidRDefault="004B7FEC" w14:paraId="237FF972" w14:textId="796D6274">
            <w:pPr>
              <w:spacing w:after="0"/>
              <w:jc w:val="center"/>
              <w:rPr>
                <w:rFonts w:cstheme="minorHAnsi"/>
                <w:b/>
                <w:bCs/>
                <w:color w:val="FFFFFF" w:themeColor="background1"/>
              </w:rPr>
            </w:pPr>
            <w:r>
              <w:rPr>
                <w:rFonts w:cstheme="minorHAnsi"/>
                <w:b/>
                <w:bCs/>
                <w:color w:val="FFFFFF" w:themeColor="background1"/>
              </w:rPr>
              <w:t>Results</w:t>
            </w:r>
          </w:p>
        </w:tc>
        <w:tc>
          <w:tcPr>
            <w:tcW w:w="1386" w:type="dxa"/>
            <w:shd w:val="clear" w:color="auto" w:fill="0C195E"/>
            <w:vAlign w:val="center"/>
          </w:tcPr>
          <w:p w:rsidR="004B7FEC" w:rsidP="008309CC" w:rsidRDefault="004B7FEC" w14:paraId="7F91429B" w14:textId="152AC354">
            <w:pPr>
              <w:spacing w:after="0"/>
              <w:jc w:val="center"/>
              <w:rPr>
                <w:rFonts w:cstheme="minorHAnsi"/>
                <w:b/>
                <w:bCs/>
                <w:color w:val="FFFFFF" w:themeColor="background1"/>
              </w:rPr>
            </w:pPr>
            <w:r>
              <w:rPr>
                <w:rFonts w:cstheme="minorHAnsi"/>
                <w:b/>
                <w:bCs/>
                <w:color w:val="FFFFFF" w:themeColor="background1"/>
              </w:rPr>
              <w:t>Resolution</w:t>
            </w:r>
          </w:p>
        </w:tc>
        <w:tc>
          <w:tcPr>
            <w:tcW w:w="990" w:type="dxa"/>
            <w:shd w:val="clear" w:color="auto" w:fill="0C195E"/>
            <w:vAlign w:val="center"/>
          </w:tcPr>
          <w:p w:rsidR="004B7FEC" w:rsidP="008309CC" w:rsidRDefault="004B7FEC" w14:paraId="02B53D5B" w14:textId="28F8BE45">
            <w:pPr>
              <w:spacing w:after="0"/>
              <w:jc w:val="center"/>
              <w:rPr>
                <w:rFonts w:cstheme="minorHAnsi"/>
                <w:b/>
                <w:bCs/>
                <w:color w:val="FFFFFF" w:themeColor="background1"/>
              </w:rPr>
            </w:pPr>
            <w:r>
              <w:rPr>
                <w:rFonts w:cstheme="minorHAnsi"/>
                <w:b/>
                <w:bCs/>
                <w:color w:val="FFFFFF" w:themeColor="background1"/>
              </w:rPr>
              <w:t>Target Date(s)</w:t>
            </w:r>
          </w:p>
        </w:tc>
        <w:tc>
          <w:tcPr>
            <w:tcW w:w="1004" w:type="dxa"/>
            <w:shd w:val="clear" w:color="auto" w:fill="0C195E"/>
            <w:vAlign w:val="center"/>
          </w:tcPr>
          <w:p w:rsidR="004B7FEC" w:rsidP="008309CC" w:rsidRDefault="004B7FEC" w14:paraId="7DFF8813" w14:textId="71D5B353">
            <w:pPr>
              <w:spacing w:after="0"/>
              <w:jc w:val="center"/>
              <w:rPr>
                <w:rFonts w:cstheme="minorHAnsi"/>
                <w:b/>
                <w:bCs/>
                <w:color w:val="FFFFFF" w:themeColor="background1"/>
              </w:rPr>
            </w:pPr>
            <w:r>
              <w:rPr>
                <w:rFonts w:cstheme="minorHAnsi"/>
                <w:b/>
                <w:bCs/>
                <w:color w:val="FFFFFF" w:themeColor="background1"/>
              </w:rPr>
              <w:t>Testers</w:t>
            </w:r>
          </w:p>
        </w:tc>
        <w:tc>
          <w:tcPr>
            <w:tcW w:w="2050" w:type="dxa"/>
            <w:shd w:val="clear" w:color="auto" w:fill="0C195E"/>
            <w:vAlign w:val="center"/>
          </w:tcPr>
          <w:p w:rsidRPr="009A4218" w:rsidR="004B7FEC" w:rsidP="008309CC" w:rsidRDefault="004B7FEC" w14:paraId="542A130E" w14:textId="77777777">
            <w:pPr>
              <w:spacing w:after="0"/>
              <w:jc w:val="center"/>
              <w:rPr>
                <w:rFonts w:cstheme="minorHAnsi"/>
                <w:b/>
                <w:bCs/>
                <w:color w:val="FFFFFF" w:themeColor="background1"/>
              </w:rPr>
            </w:pPr>
            <w:r>
              <w:rPr>
                <w:rFonts w:cstheme="minorHAnsi"/>
                <w:b/>
                <w:bCs/>
                <w:color w:val="FFFFFF" w:themeColor="background1"/>
              </w:rPr>
              <w:t>Comments</w:t>
            </w:r>
          </w:p>
        </w:tc>
      </w:tr>
      <w:tr w:rsidRPr="00DF7065" w:rsidR="004B7FEC" w:rsidTr="1545A13C" w14:paraId="2CB30B0D" w14:textId="77777777">
        <w:trPr>
          <w:trHeight w:val="288"/>
        </w:trPr>
        <w:tc>
          <w:tcPr>
            <w:tcW w:w="1345" w:type="dxa"/>
            <w:shd w:val="clear" w:color="auto" w:fill="FFFFFF" w:themeFill="background1"/>
            <w:vAlign w:val="center"/>
          </w:tcPr>
          <w:p w:rsidRPr="00DF7065" w:rsidR="004B7FEC" w:rsidP="008309CC" w:rsidRDefault="004B7FEC" w14:paraId="7832DAEF" w14:textId="14365815">
            <w:pPr>
              <w:spacing w:after="0"/>
              <w:rPr>
                <w:rFonts w:cstheme="minorHAnsi"/>
                <w:sz w:val="20"/>
                <w:szCs w:val="20"/>
              </w:rPr>
            </w:pPr>
            <w:r>
              <w:rPr>
                <w:rFonts w:cstheme="minorHAnsi"/>
                <w:sz w:val="20"/>
                <w:szCs w:val="20"/>
              </w:rPr>
              <w:t>Development</w:t>
            </w:r>
          </w:p>
        </w:tc>
        <w:tc>
          <w:tcPr>
            <w:tcW w:w="1156" w:type="dxa"/>
            <w:shd w:val="clear" w:color="auto" w:fill="FFFFFF" w:themeFill="background1"/>
            <w:vAlign w:val="center"/>
          </w:tcPr>
          <w:p w:rsidRPr="00C76368" w:rsidR="004B7FEC" w:rsidP="00C76368" w:rsidRDefault="004B7FEC" w14:paraId="5205ECB2" w14:textId="38F8DF0B">
            <w:pPr>
              <w:spacing w:after="0"/>
              <w:rPr>
                <w:rFonts w:cstheme="minorHAnsi"/>
                <w:sz w:val="20"/>
                <w:szCs w:val="20"/>
              </w:rPr>
            </w:pPr>
          </w:p>
        </w:tc>
        <w:tc>
          <w:tcPr>
            <w:tcW w:w="1419" w:type="dxa"/>
            <w:shd w:val="clear" w:color="auto" w:fill="FFFFFF" w:themeFill="background1"/>
            <w:vAlign w:val="center"/>
          </w:tcPr>
          <w:p w:rsidRPr="00DF7065" w:rsidR="004B7FEC" w:rsidP="008309CC" w:rsidRDefault="004B7FEC" w14:paraId="48565BD4" w14:textId="27C48396">
            <w:pPr>
              <w:spacing w:after="0"/>
              <w:rPr>
                <w:rFonts w:cstheme="minorHAnsi"/>
                <w:sz w:val="20"/>
                <w:szCs w:val="20"/>
              </w:rPr>
            </w:pPr>
          </w:p>
        </w:tc>
        <w:tc>
          <w:tcPr>
            <w:tcW w:w="1386" w:type="dxa"/>
            <w:shd w:val="clear" w:color="auto" w:fill="FFFFFF" w:themeFill="background1"/>
            <w:vAlign w:val="center"/>
          </w:tcPr>
          <w:p w:rsidRPr="00DF7065" w:rsidR="004B7FEC" w:rsidP="008309CC" w:rsidRDefault="004B7FEC" w14:paraId="340DB4D3" w14:textId="02D632D0">
            <w:pPr>
              <w:spacing w:after="0"/>
              <w:rPr>
                <w:rFonts w:cstheme="minorHAnsi"/>
                <w:sz w:val="20"/>
                <w:szCs w:val="20"/>
              </w:rPr>
            </w:pPr>
          </w:p>
        </w:tc>
        <w:tc>
          <w:tcPr>
            <w:tcW w:w="990" w:type="dxa"/>
            <w:shd w:val="clear" w:color="auto" w:fill="FFFFFF" w:themeFill="background1"/>
            <w:vAlign w:val="center"/>
          </w:tcPr>
          <w:p w:rsidRPr="00DF7065" w:rsidR="004B7FEC" w:rsidP="008309CC" w:rsidRDefault="004B7FEC" w14:paraId="0CDED035" w14:textId="23B0739E">
            <w:pPr>
              <w:spacing w:after="0"/>
              <w:rPr>
                <w:rFonts w:cstheme="minorHAnsi"/>
                <w:sz w:val="20"/>
                <w:szCs w:val="20"/>
              </w:rPr>
            </w:pPr>
          </w:p>
        </w:tc>
        <w:tc>
          <w:tcPr>
            <w:tcW w:w="1004" w:type="dxa"/>
            <w:shd w:val="clear" w:color="auto" w:fill="FFFFFF" w:themeFill="background1"/>
            <w:vAlign w:val="center"/>
          </w:tcPr>
          <w:p w:rsidRPr="00DF7065" w:rsidR="004B7FEC" w:rsidP="008309CC" w:rsidRDefault="004B7FEC" w14:paraId="5AE634A7" w14:textId="51ED9D18">
            <w:pPr>
              <w:spacing w:after="0"/>
              <w:rPr>
                <w:rFonts w:cstheme="minorHAnsi"/>
                <w:sz w:val="20"/>
                <w:szCs w:val="20"/>
              </w:rPr>
            </w:pPr>
          </w:p>
        </w:tc>
        <w:tc>
          <w:tcPr>
            <w:tcW w:w="2050" w:type="dxa"/>
            <w:shd w:val="clear" w:color="auto" w:fill="FFFFFF" w:themeFill="background1"/>
            <w:vAlign w:val="center"/>
          </w:tcPr>
          <w:p w:rsidRPr="00DF7065" w:rsidR="004B7FEC" w:rsidP="008309CC" w:rsidRDefault="004B7FEC" w14:paraId="39C098CF" w14:textId="2648CD02">
            <w:pPr>
              <w:spacing w:after="0"/>
              <w:rPr>
                <w:rFonts w:cstheme="minorHAnsi"/>
                <w:sz w:val="20"/>
                <w:szCs w:val="20"/>
              </w:rPr>
            </w:pPr>
          </w:p>
        </w:tc>
      </w:tr>
      <w:tr w:rsidRPr="00DF7065" w:rsidR="002850FA" w:rsidTr="1545A13C" w14:paraId="67E178A5" w14:textId="77777777">
        <w:trPr>
          <w:trHeight w:val="288"/>
        </w:trPr>
        <w:tc>
          <w:tcPr>
            <w:tcW w:w="1345" w:type="dxa"/>
            <w:shd w:val="clear" w:color="auto" w:fill="DDDDDD"/>
            <w:vAlign w:val="center"/>
          </w:tcPr>
          <w:p w:rsidRPr="00DF7065" w:rsidR="002850FA" w:rsidP="002850FA" w:rsidRDefault="002850FA" w14:paraId="6BBBC0FF" w14:textId="35C28EFF">
            <w:pPr>
              <w:spacing w:after="0"/>
              <w:rPr>
                <w:rFonts w:cstheme="minorHAnsi"/>
                <w:sz w:val="20"/>
                <w:szCs w:val="20"/>
              </w:rPr>
            </w:pPr>
            <w:r>
              <w:rPr>
                <w:rFonts w:cstheme="minorHAnsi"/>
                <w:sz w:val="20"/>
                <w:szCs w:val="20"/>
              </w:rPr>
              <w:t>Unit</w:t>
            </w:r>
          </w:p>
        </w:tc>
        <w:tc>
          <w:tcPr>
            <w:tcW w:w="1156" w:type="dxa"/>
            <w:shd w:val="clear" w:color="auto" w:fill="DDDDDD"/>
            <w:vAlign w:val="center"/>
          </w:tcPr>
          <w:p w:rsidRPr="00DF7065" w:rsidR="002850FA" w:rsidP="002850FA" w:rsidRDefault="002850FA" w14:paraId="1CE7D739" w14:textId="492B9373">
            <w:pPr>
              <w:spacing w:after="0"/>
              <w:rPr>
                <w:rFonts w:cstheme="minorHAnsi"/>
                <w:sz w:val="20"/>
                <w:szCs w:val="20"/>
              </w:rPr>
            </w:pPr>
          </w:p>
        </w:tc>
        <w:tc>
          <w:tcPr>
            <w:tcW w:w="1419" w:type="dxa"/>
            <w:shd w:val="clear" w:color="auto" w:fill="DDDDDD"/>
            <w:vAlign w:val="center"/>
          </w:tcPr>
          <w:p w:rsidRPr="00DF7065" w:rsidR="002850FA" w:rsidP="002850FA" w:rsidRDefault="002850FA" w14:paraId="05385E6F" w14:textId="1ED76ADE">
            <w:pPr>
              <w:spacing w:after="0"/>
              <w:rPr>
                <w:rFonts w:cstheme="minorHAnsi"/>
                <w:sz w:val="20"/>
                <w:szCs w:val="20"/>
              </w:rPr>
            </w:pPr>
          </w:p>
        </w:tc>
        <w:tc>
          <w:tcPr>
            <w:tcW w:w="1386" w:type="dxa"/>
            <w:shd w:val="clear" w:color="auto" w:fill="DDDDDD"/>
            <w:vAlign w:val="center"/>
          </w:tcPr>
          <w:p w:rsidRPr="00DF7065" w:rsidR="002850FA" w:rsidP="002850FA" w:rsidRDefault="002850FA" w14:paraId="5E8B68B1" w14:textId="641CCB59">
            <w:pPr>
              <w:spacing w:after="0"/>
              <w:rPr>
                <w:rFonts w:cstheme="minorHAnsi"/>
                <w:sz w:val="20"/>
                <w:szCs w:val="20"/>
              </w:rPr>
            </w:pPr>
          </w:p>
        </w:tc>
        <w:tc>
          <w:tcPr>
            <w:tcW w:w="990" w:type="dxa"/>
            <w:shd w:val="clear" w:color="auto" w:fill="DDDDDD"/>
            <w:vAlign w:val="center"/>
          </w:tcPr>
          <w:p w:rsidRPr="00DF7065" w:rsidR="002850FA" w:rsidP="002850FA" w:rsidRDefault="002850FA" w14:paraId="253C3A20" w14:textId="77777777">
            <w:pPr>
              <w:spacing w:after="0"/>
              <w:rPr>
                <w:rFonts w:cstheme="minorHAnsi"/>
                <w:sz w:val="20"/>
                <w:szCs w:val="20"/>
              </w:rPr>
            </w:pPr>
          </w:p>
        </w:tc>
        <w:tc>
          <w:tcPr>
            <w:tcW w:w="1004" w:type="dxa"/>
            <w:shd w:val="clear" w:color="auto" w:fill="DDDDDD"/>
            <w:vAlign w:val="center"/>
          </w:tcPr>
          <w:p w:rsidRPr="00DF7065" w:rsidR="002850FA" w:rsidP="002850FA" w:rsidRDefault="002850FA" w14:paraId="128E9FB7" w14:textId="77777777">
            <w:pPr>
              <w:spacing w:after="0"/>
              <w:rPr>
                <w:rFonts w:cstheme="minorHAnsi"/>
                <w:sz w:val="20"/>
                <w:szCs w:val="20"/>
              </w:rPr>
            </w:pPr>
          </w:p>
        </w:tc>
        <w:tc>
          <w:tcPr>
            <w:tcW w:w="2050" w:type="dxa"/>
            <w:shd w:val="clear" w:color="auto" w:fill="DDDDDD"/>
            <w:vAlign w:val="center"/>
          </w:tcPr>
          <w:p w:rsidRPr="00DF7065" w:rsidR="002850FA" w:rsidP="002850FA" w:rsidRDefault="002850FA" w14:paraId="6CED54F7" w14:textId="77777777">
            <w:pPr>
              <w:spacing w:after="0"/>
              <w:rPr>
                <w:rFonts w:cstheme="minorHAnsi"/>
                <w:sz w:val="20"/>
                <w:szCs w:val="20"/>
              </w:rPr>
            </w:pPr>
          </w:p>
        </w:tc>
      </w:tr>
      <w:tr w:rsidRPr="00DF7065" w:rsidR="002850FA" w:rsidTr="1545A13C" w14:paraId="56AE9130" w14:textId="77777777">
        <w:trPr>
          <w:trHeight w:val="288"/>
        </w:trPr>
        <w:tc>
          <w:tcPr>
            <w:tcW w:w="1345" w:type="dxa"/>
            <w:shd w:val="clear" w:color="auto" w:fill="FFFFFF" w:themeFill="background1"/>
            <w:vAlign w:val="center"/>
          </w:tcPr>
          <w:p w:rsidRPr="00DF7065" w:rsidR="002850FA" w:rsidP="002850FA" w:rsidRDefault="002850FA" w14:paraId="4FDE47F4" w14:textId="0D69CFCF">
            <w:pPr>
              <w:spacing w:after="0"/>
              <w:rPr>
                <w:sz w:val="20"/>
                <w:szCs w:val="20"/>
              </w:rPr>
            </w:pPr>
            <w:r w:rsidRPr="1545A13C">
              <w:rPr>
                <w:sz w:val="20"/>
                <w:szCs w:val="20"/>
              </w:rPr>
              <w:t>System Integration Testing (SIT)</w:t>
            </w:r>
          </w:p>
        </w:tc>
        <w:tc>
          <w:tcPr>
            <w:tcW w:w="1156" w:type="dxa"/>
            <w:shd w:val="clear" w:color="auto" w:fill="FFFFFF" w:themeFill="background1"/>
            <w:vAlign w:val="center"/>
          </w:tcPr>
          <w:p w:rsidRPr="00AB3DCA" w:rsidR="002850FA" w:rsidP="002850FA" w:rsidRDefault="00AB3DCA" w14:paraId="1D7B38B4" w14:textId="508DEC2E">
            <w:pPr>
              <w:spacing w:after="0"/>
              <w:rPr>
                <w:sz w:val="20"/>
                <w:szCs w:val="20"/>
              </w:rPr>
            </w:pPr>
            <w:r w:rsidRPr="00AB3DCA">
              <w:rPr>
                <w:sz w:val="20"/>
                <w:szCs w:val="20"/>
              </w:rPr>
              <w:t xml:space="preserve">Test multiple department hierarchies </w:t>
            </w:r>
          </w:p>
        </w:tc>
        <w:tc>
          <w:tcPr>
            <w:tcW w:w="1419" w:type="dxa"/>
            <w:shd w:val="clear" w:color="auto" w:fill="FFFFFF" w:themeFill="background1"/>
            <w:vAlign w:val="center"/>
          </w:tcPr>
          <w:p w:rsidRPr="00DF7065" w:rsidR="002850FA" w:rsidP="002850FA" w:rsidRDefault="002850FA" w14:paraId="1B3B1BCC" w14:textId="601D8448">
            <w:pPr>
              <w:spacing w:after="0"/>
              <w:rPr>
                <w:sz w:val="20"/>
                <w:szCs w:val="20"/>
              </w:rPr>
            </w:pPr>
          </w:p>
        </w:tc>
        <w:tc>
          <w:tcPr>
            <w:tcW w:w="1386" w:type="dxa"/>
            <w:shd w:val="clear" w:color="auto" w:fill="FFFFFF" w:themeFill="background1"/>
            <w:vAlign w:val="center"/>
          </w:tcPr>
          <w:p w:rsidRPr="00DF7065" w:rsidR="002850FA" w:rsidP="002850FA" w:rsidRDefault="002850FA" w14:paraId="45A622BF" w14:textId="77777777">
            <w:pPr>
              <w:spacing w:after="0"/>
              <w:rPr>
                <w:rFonts w:cstheme="minorHAnsi"/>
                <w:sz w:val="20"/>
                <w:szCs w:val="20"/>
              </w:rPr>
            </w:pPr>
          </w:p>
        </w:tc>
        <w:tc>
          <w:tcPr>
            <w:tcW w:w="990" w:type="dxa"/>
            <w:shd w:val="clear" w:color="auto" w:fill="FFFFFF" w:themeFill="background1"/>
            <w:vAlign w:val="center"/>
          </w:tcPr>
          <w:p w:rsidRPr="00DF7065" w:rsidR="002850FA" w:rsidP="002850FA" w:rsidRDefault="002850FA" w14:paraId="118FD7B9" w14:textId="77777777">
            <w:pPr>
              <w:spacing w:after="0"/>
              <w:rPr>
                <w:rFonts w:cstheme="minorHAnsi"/>
                <w:sz w:val="20"/>
                <w:szCs w:val="20"/>
              </w:rPr>
            </w:pPr>
          </w:p>
        </w:tc>
        <w:tc>
          <w:tcPr>
            <w:tcW w:w="1004" w:type="dxa"/>
            <w:shd w:val="clear" w:color="auto" w:fill="FFFFFF" w:themeFill="background1"/>
            <w:vAlign w:val="center"/>
          </w:tcPr>
          <w:p w:rsidRPr="00DF7065" w:rsidR="002850FA" w:rsidP="002850FA" w:rsidRDefault="002850FA" w14:paraId="5653A1FB" w14:textId="77777777">
            <w:pPr>
              <w:spacing w:after="0"/>
              <w:rPr>
                <w:rFonts w:cstheme="minorHAnsi"/>
                <w:sz w:val="20"/>
                <w:szCs w:val="20"/>
              </w:rPr>
            </w:pPr>
          </w:p>
        </w:tc>
        <w:tc>
          <w:tcPr>
            <w:tcW w:w="2050" w:type="dxa"/>
            <w:shd w:val="clear" w:color="auto" w:fill="FFFFFF" w:themeFill="background1"/>
            <w:vAlign w:val="center"/>
          </w:tcPr>
          <w:p w:rsidRPr="00DF7065" w:rsidR="002850FA" w:rsidP="002850FA" w:rsidRDefault="002850FA" w14:paraId="21B277E7" w14:textId="5DC806B9">
            <w:pPr>
              <w:spacing w:after="0"/>
              <w:rPr>
                <w:sz w:val="20"/>
                <w:szCs w:val="20"/>
                <w:highlight w:val="yellow"/>
              </w:rPr>
            </w:pPr>
          </w:p>
        </w:tc>
      </w:tr>
      <w:tr w:rsidR="002850FA" w:rsidTr="1545A13C" w14:paraId="0A9917D3" w14:textId="77777777">
        <w:trPr>
          <w:trHeight w:val="288"/>
        </w:trPr>
        <w:tc>
          <w:tcPr>
            <w:tcW w:w="1345" w:type="dxa"/>
            <w:shd w:val="clear" w:color="auto" w:fill="FFFFFF" w:themeFill="background1"/>
            <w:vAlign w:val="center"/>
          </w:tcPr>
          <w:p w:rsidR="002850FA" w:rsidP="002850FA" w:rsidRDefault="002850FA" w14:paraId="3036F797" w14:textId="0D69CFCF">
            <w:pPr>
              <w:spacing w:after="0"/>
              <w:rPr>
                <w:sz w:val="20"/>
                <w:szCs w:val="20"/>
              </w:rPr>
            </w:pPr>
            <w:r w:rsidRPr="1545A13C">
              <w:rPr>
                <w:sz w:val="20"/>
                <w:szCs w:val="20"/>
              </w:rPr>
              <w:t>System Integration Testing (SIT)</w:t>
            </w:r>
          </w:p>
          <w:p w:rsidR="002850FA" w:rsidP="002850FA" w:rsidRDefault="002850FA" w14:paraId="605147B3" w14:textId="0086FA38">
            <w:pPr>
              <w:rPr>
                <w:sz w:val="20"/>
                <w:szCs w:val="20"/>
              </w:rPr>
            </w:pPr>
          </w:p>
        </w:tc>
        <w:tc>
          <w:tcPr>
            <w:tcW w:w="1156" w:type="dxa"/>
            <w:shd w:val="clear" w:color="auto" w:fill="FFFFFF" w:themeFill="background1"/>
            <w:vAlign w:val="center"/>
          </w:tcPr>
          <w:p w:rsidRPr="00AB3DCA" w:rsidR="002850FA" w:rsidP="002850FA" w:rsidRDefault="00AB3DCA" w14:paraId="658DF479" w14:textId="15192152">
            <w:pPr>
              <w:rPr>
                <w:sz w:val="20"/>
                <w:szCs w:val="20"/>
              </w:rPr>
            </w:pPr>
            <w:r w:rsidRPr="00AB3DCA">
              <w:rPr>
                <w:sz w:val="20"/>
                <w:szCs w:val="20"/>
              </w:rPr>
              <w:t>Test both coder and without coder</w:t>
            </w:r>
          </w:p>
        </w:tc>
        <w:tc>
          <w:tcPr>
            <w:tcW w:w="1419" w:type="dxa"/>
            <w:shd w:val="clear" w:color="auto" w:fill="FFFFFF" w:themeFill="background1"/>
            <w:vAlign w:val="center"/>
          </w:tcPr>
          <w:p w:rsidR="002850FA" w:rsidP="002850FA" w:rsidRDefault="002850FA" w14:paraId="2DA1A73C" w14:textId="52FDF24D">
            <w:pPr>
              <w:rPr>
                <w:sz w:val="20"/>
                <w:szCs w:val="20"/>
              </w:rPr>
            </w:pPr>
          </w:p>
        </w:tc>
        <w:tc>
          <w:tcPr>
            <w:tcW w:w="1386" w:type="dxa"/>
            <w:shd w:val="clear" w:color="auto" w:fill="FFFFFF" w:themeFill="background1"/>
            <w:vAlign w:val="center"/>
          </w:tcPr>
          <w:p w:rsidR="002850FA" w:rsidP="002850FA" w:rsidRDefault="002850FA" w14:paraId="3A7F371C" w14:textId="1F0C7584">
            <w:pPr>
              <w:rPr>
                <w:sz w:val="20"/>
                <w:szCs w:val="20"/>
              </w:rPr>
            </w:pPr>
          </w:p>
        </w:tc>
        <w:tc>
          <w:tcPr>
            <w:tcW w:w="990" w:type="dxa"/>
            <w:shd w:val="clear" w:color="auto" w:fill="FFFFFF" w:themeFill="background1"/>
            <w:vAlign w:val="center"/>
          </w:tcPr>
          <w:p w:rsidR="002850FA" w:rsidP="002850FA" w:rsidRDefault="002850FA" w14:paraId="349EB78C" w14:textId="6C08AF77">
            <w:pPr>
              <w:rPr>
                <w:sz w:val="20"/>
                <w:szCs w:val="20"/>
              </w:rPr>
            </w:pPr>
          </w:p>
        </w:tc>
        <w:tc>
          <w:tcPr>
            <w:tcW w:w="1004" w:type="dxa"/>
            <w:shd w:val="clear" w:color="auto" w:fill="FFFFFF" w:themeFill="background1"/>
            <w:vAlign w:val="center"/>
          </w:tcPr>
          <w:p w:rsidR="002850FA" w:rsidP="002850FA" w:rsidRDefault="002850FA" w14:paraId="00E36911" w14:textId="67236F3B">
            <w:pPr>
              <w:rPr>
                <w:sz w:val="20"/>
                <w:szCs w:val="20"/>
              </w:rPr>
            </w:pPr>
          </w:p>
        </w:tc>
        <w:tc>
          <w:tcPr>
            <w:tcW w:w="2050" w:type="dxa"/>
            <w:shd w:val="clear" w:color="auto" w:fill="FFFFFF" w:themeFill="background1"/>
            <w:vAlign w:val="center"/>
          </w:tcPr>
          <w:p w:rsidR="002850FA" w:rsidP="002850FA" w:rsidRDefault="002850FA" w14:paraId="7AAAD1B0" w14:textId="2B70A184">
            <w:pPr>
              <w:rPr>
                <w:sz w:val="20"/>
                <w:szCs w:val="20"/>
                <w:highlight w:val="yellow"/>
              </w:rPr>
            </w:pPr>
          </w:p>
        </w:tc>
      </w:tr>
      <w:tr w:rsidRPr="00DF7065" w:rsidR="002850FA" w:rsidTr="1545A13C" w14:paraId="71F549E3" w14:textId="77777777">
        <w:trPr>
          <w:trHeight w:val="288"/>
        </w:trPr>
        <w:tc>
          <w:tcPr>
            <w:tcW w:w="1345" w:type="dxa"/>
            <w:shd w:val="clear" w:color="auto" w:fill="D9D9D9" w:themeFill="background1" w:themeFillShade="D9"/>
            <w:vAlign w:val="center"/>
          </w:tcPr>
          <w:p w:rsidR="002850FA" w:rsidP="002850FA" w:rsidRDefault="002850FA" w14:paraId="068A2E33" w14:textId="150EFBBC">
            <w:pPr>
              <w:spacing w:after="0"/>
              <w:rPr>
                <w:rFonts w:cstheme="minorHAnsi"/>
                <w:sz w:val="20"/>
                <w:szCs w:val="20"/>
              </w:rPr>
            </w:pPr>
            <w:r>
              <w:rPr>
                <w:rFonts w:cstheme="minorHAnsi"/>
                <w:sz w:val="20"/>
                <w:szCs w:val="20"/>
              </w:rPr>
              <w:t>User Acceptance</w:t>
            </w:r>
          </w:p>
        </w:tc>
        <w:tc>
          <w:tcPr>
            <w:tcW w:w="1156" w:type="dxa"/>
            <w:shd w:val="clear" w:color="auto" w:fill="D9D9D9" w:themeFill="background1" w:themeFillShade="D9"/>
            <w:vAlign w:val="center"/>
          </w:tcPr>
          <w:p w:rsidRPr="00AB3DCA" w:rsidR="002850FA" w:rsidP="002850FA" w:rsidRDefault="00AB3DCA" w14:paraId="7E1B1006" w14:textId="4F79596E">
            <w:pPr>
              <w:spacing w:after="0"/>
              <w:rPr>
                <w:rFonts w:cstheme="minorHAnsi"/>
                <w:sz w:val="20"/>
                <w:szCs w:val="20"/>
              </w:rPr>
            </w:pPr>
            <w:r w:rsidRPr="00AB3DCA">
              <w:rPr>
                <w:rFonts w:cstheme="minorHAnsi"/>
                <w:sz w:val="20"/>
                <w:szCs w:val="20"/>
              </w:rPr>
              <w:t xml:space="preserve">Test approval, rejection, and reassignment </w:t>
            </w:r>
          </w:p>
        </w:tc>
        <w:tc>
          <w:tcPr>
            <w:tcW w:w="1419" w:type="dxa"/>
            <w:shd w:val="clear" w:color="auto" w:fill="D9D9D9" w:themeFill="background1" w:themeFillShade="D9"/>
            <w:vAlign w:val="center"/>
          </w:tcPr>
          <w:p w:rsidRPr="00DF7065" w:rsidR="002850FA" w:rsidP="002850FA" w:rsidRDefault="002850FA" w14:paraId="6F42AA8A" w14:textId="77777777">
            <w:pPr>
              <w:spacing w:after="0"/>
              <w:rPr>
                <w:rFonts w:cstheme="minorHAnsi"/>
                <w:sz w:val="20"/>
                <w:szCs w:val="20"/>
              </w:rPr>
            </w:pPr>
          </w:p>
        </w:tc>
        <w:tc>
          <w:tcPr>
            <w:tcW w:w="1386" w:type="dxa"/>
            <w:shd w:val="clear" w:color="auto" w:fill="D9D9D9" w:themeFill="background1" w:themeFillShade="D9"/>
            <w:vAlign w:val="center"/>
          </w:tcPr>
          <w:p w:rsidRPr="00DF7065" w:rsidR="002850FA" w:rsidP="002850FA" w:rsidRDefault="002850FA" w14:paraId="6B9573C8" w14:textId="77777777">
            <w:pPr>
              <w:spacing w:after="0"/>
              <w:rPr>
                <w:rFonts w:cstheme="minorHAnsi"/>
                <w:sz w:val="20"/>
                <w:szCs w:val="20"/>
              </w:rPr>
            </w:pPr>
          </w:p>
        </w:tc>
        <w:tc>
          <w:tcPr>
            <w:tcW w:w="990" w:type="dxa"/>
            <w:shd w:val="clear" w:color="auto" w:fill="D9D9D9" w:themeFill="background1" w:themeFillShade="D9"/>
            <w:vAlign w:val="center"/>
          </w:tcPr>
          <w:p w:rsidRPr="00DF7065" w:rsidR="002850FA" w:rsidP="002850FA" w:rsidRDefault="002850FA" w14:paraId="5F879F0A" w14:textId="77777777">
            <w:pPr>
              <w:spacing w:after="0"/>
              <w:rPr>
                <w:rFonts w:cstheme="minorHAnsi"/>
                <w:sz w:val="20"/>
                <w:szCs w:val="20"/>
              </w:rPr>
            </w:pPr>
          </w:p>
        </w:tc>
        <w:tc>
          <w:tcPr>
            <w:tcW w:w="1004" w:type="dxa"/>
            <w:shd w:val="clear" w:color="auto" w:fill="D9D9D9" w:themeFill="background1" w:themeFillShade="D9"/>
            <w:vAlign w:val="center"/>
          </w:tcPr>
          <w:p w:rsidRPr="00DF7065" w:rsidR="002850FA" w:rsidP="002850FA" w:rsidRDefault="002850FA" w14:paraId="70ED2550" w14:textId="77777777">
            <w:pPr>
              <w:spacing w:after="0"/>
              <w:rPr>
                <w:rFonts w:cstheme="minorHAnsi"/>
                <w:sz w:val="20"/>
                <w:szCs w:val="20"/>
              </w:rPr>
            </w:pPr>
          </w:p>
        </w:tc>
        <w:tc>
          <w:tcPr>
            <w:tcW w:w="2050" w:type="dxa"/>
            <w:shd w:val="clear" w:color="auto" w:fill="D9D9D9" w:themeFill="background1" w:themeFillShade="D9"/>
            <w:vAlign w:val="center"/>
          </w:tcPr>
          <w:p w:rsidRPr="00DF7065" w:rsidR="002850FA" w:rsidP="002850FA" w:rsidRDefault="002850FA" w14:paraId="7DC10BF9" w14:textId="77777777">
            <w:pPr>
              <w:spacing w:after="0"/>
              <w:rPr>
                <w:rFonts w:cstheme="minorHAnsi"/>
                <w:sz w:val="20"/>
                <w:szCs w:val="20"/>
              </w:rPr>
            </w:pPr>
          </w:p>
        </w:tc>
      </w:tr>
      <w:tr w:rsidRPr="00DF7065" w:rsidR="002850FA" w:rsidTr="1545A13C" w14:paraId="14B64A6C" w14:textId="77777777">
        <w:trPr>
          <w:trHeight w:val="288"/>
        </w:trPr>
        <w:tc>
          <w:tcPr>
            <w:tcW w:w="1345" w:type="dxa"/>
            <w:shd w:val="clear" w:color="auto" w:fill="FFFFFF" w:themeFill="background1"/>
            <w:vAlign w:val="center"/>
          </w:tcPr>
          <w:p w:rsidR="002850FA" w:rsidP="002850FA" w:rsidRDefault="002850FA" w14:paraId="1047B067" w14:textId="6AA336D9">
            <w:pPr>
              <w:spacing w:after="0"/>
              <w:rPr>
                <w:rFonts w:cstheme="minorHAnsi"/>
                <w:sz w:val="20"/>
                <w:szCs w:val="20"/>
              </w:rPr>
            </w:pPr>
            <w:r>
              <w:rPr>
                <w:rFonts w:cstheme="minorHAnsi"/>
                <w:sz w:val="20"/>
                <w:szCs w:val="20"/>
              </w:rPr>
              <w:t>Production</w:t>
            </w:r>
          </w:p>
        </w:tc>
        <w:tc>
          <w:tcPr>
            <w:tcW w:w="1156" w:type="dxa"/>
            <w:shd w:val="clear" w:color="auto" w:fill="FFFFFF" w:themeFill="background1"/>
            <w:vAlign w:val="center"/>
          </w:tcPr>
          <w:p w:rsidRPr="00DF7065" w:rsidR="002850FA" w:rsidP="002850FA" w:rsidRDefault="002850FA" w14:paraId="29472A59" w14:textId="77777777">
            <w:pPr>
              <w:spacing w:after="0"/>
              <w:rPr>
                <w:rFonts w:cstheme="minorHAnsi"/>
                <w:sz w:val="20"/>
                <w:szCs w:val="20"/>
              </w:rPr>
            </w:pPr>
          </w:p>
        </w:tc>
        <w:tc>
          <w:tcPr>
            <w:tcW w:w="1419" w:type="dxa"/>
            <w:shd w:val="clear" w:color="auto" w:fill="FFFFFF" w:themeFill="background1"/>
            <w:vAlign w:val="center"/>
          </w:tcPr>
          <w:p w:rsidRPr="00DF7065" w:rsidR="002850FA" w:rsidP="002850FA" w:rsidRDefault="002850FA" w14:paraId="2A306463" w14:textId="77777777">
            <w:pPr>
              <w:spacing w:after="0"/>
              <w:rPr>
                <w:rFonts w:cstheme="minorHAnsi"/>
                <w:sz w:val="20"/>
                <w:szCs w:val="20"/>
              </w:rPr>
            </w:pPr>
          </w:p>
        </w:tc>
        <w:tc>
          <w:tcPr>
            <w:tcW w:w="1386" w:type="dxa"/>
            <w:shd w:val="clear" w:color="auto" w:fill="FFFFFF" w:themeFill="background1"/>
            <w:vAlign w:val="center"/>
          </w:tcPr>
          <w:p w:rsidRPr="00DF7065" w:rsidR="002850FA" w:rsidP="002850FA" w:rsidRDefault="002850FA" w14:paraId="1D87EB74" w14:textId="77777777">
            <w:pPr>
              <w:spacing w:after="0"/>
              <w:rPr>
                <w:rFonts w:cstheme="minorHAnsi"/>
                <w:sz w:val="20"/>
                <w:szCs w:val="20"/>
              </w:rPr>
            </w:pPr>
          </w:p>
        </w:tc>
        <w:tc>
          <w:tcPr>
            <w:tcW w:w="990" w:type="dxa"/>
            <w:shd w:val="clear" w:color="auto" w:fill="FFFFFF" w:themeFill="background1"/>
            <w:vAlign w:val="center"/>
          </w:tcPr>
          <w:p w:rsidRPr="00DF7065" w:rsidR="002850FA" w:rsidP="002850FA" w:rsidRDefault="002850FA" w14:paraId="0260918B" w14:textId="77777777">
            <w:pPr>
              <w:spacing w:after="0"/>
              <w:rPr>
                <w:rFonts w:cstheme="minorHAnsi"/>
                <w:sz w:val="20"/>
                <w:szCs w:val="20"/>
              </w:rPr>
            </w:pPr>
          </w:p>
        </w:tc>
        <w:tc>
          <w:tcPr>
            <w:tcW w:w="1004" w:type="dxa"/>
            <w:shd w:val="clear" w:color="auto" w:fill="FFFFFF" w:themeFill="background1"/>
            <w:vAlign w:val="center"/>
          </w:tcPr>
          <w:p w:rsidRPr="00DF7065" w:rsidR="002850FA" w:rsidP="002850FA" w:rsidRDefault="002850FA" w14:paraId="4DBC3126" w14:textId="77777777">
            <w:pPr>
              <w:spacing w:after="0"/>
              <w:rPr>
                <w:rFonts w:cstheme="minorHAnsi"/>
                <w:sz w:val="20"/>
                <w:szCs w:val="20"/>
              </w:rPr>
            </w:pPr>
          </w:p>
        </w:tc>
        <w:tc>
          <w:tcPr>
            <w:tcW w:w="2050" w:type="dxa"/>
            <w:shd w:val="clear" w:color="auto" w:fill="FFFFFF" w:themeFill="background1"/>
            <w:vAlign w:val="center"/>
          </w:tcPr>
          <w:p w:rsidRPr="00DF7065" w:rsidR="002850FA" w:rsidP="002850FA" w:rsidRDefault="002850FA" w14:paraId="3C75F7F5" w14:textId="77777777">
            <w:pPr>
              <w:spacing w:after="0"/>
              <w:rPr>
                <w:rFonts w:cstheme="minorHAnsi"/>
                <w:sz w:val="20"/>
                <w:szCs w:val="20"/>
              </w:rPr>
            </w:pPr>
          </w:p>
        </w:tc>
      </w:tr>
    </w:tbl>
    <w:p w:rsidR="00753B7F" w:rsidP="00753B7F" w:rsidRDefault="00753B7F" w14:paraId="0225C24A" w14:textId="77777777">
      <w:pPr>
        <w:pStyle w:val="DocumentText"/>
      </w:pPr>
    </w:p>
    <w:bookmarkStart w:name="_MON_1724833269" w:id="79"/>
    <w:bookmarkEnd w:id="79"/>
    <w:p w:rsidR="00753B7F" w:rsidP="00753B7F" w:rsidRDefault="00691105" w14:paraId="455996D4" w14:textId="31C44903">
      <w:pPr>
        <w:pStyle w:val="DocumentText"/>
      </w:pPr>
      <w:r>
        <w:object w:dxaOrig="1311" w:dyaOrig="849" w14:anchorId="1EA49EC6">
          <v:shape id="_x0000_i1028" style="width:65.25pt;height:42.75pt" o:ole="" type="#_x0000_t75">
            <v:imagedata o:title="" r:id="rId43"/>
          </v:shape>
          <o:OLEObject Type="Embed" ProgID="Word.Document.12" ShapeID="_x0000_i1028" DrawAspect="Icon" ObjectID="_1816401095" r:id="rId44">
            <o:FieldCodes>\s</o:FieldCodes>
          </o:OLEObject>
        </w:object>
      </w:r>
    </w:p>
    <w:p w:rsidR="004B7FEC" w:rsidP="00BB3A9C" w:rsidRDefault="004B7FEC" w14:paraId="5CB87E69" w14:textId="2B6FFC10">
      <w:pPr>
        <w:pStyle w:val="Heading2"/>
        <w:numPr>
          <w:ilvl w:val="1"/>
          <w:numId w:val="7"/>
        </w:numPr>
        <w:ind w:left="450"/>
        <w:rPr>
          <w:rFonts w:asciiTheme="minorHAnsi" w:hAnsiTheme="minorHAnsi" w:cstheme="minorHAnsi"/>
          <w:szCs w:val="22"/>
        </w:rPr>
      </w:pPr>
      <w:bookmarkStart w:name="_Toc185321069" w:id="80"/>
      <w:r>
        <w:rPr>
          <w:rFonts w:asciiTheme="minorHAnsi" w:hAnsiTheme="minorHAnsi" w:cstheme="minorHAnsi"/>
          <w:szCs w:val="22"/>
        </w:rPr>
        <w:t>Testing Considerations</w:t>
      </w:r>
      <w:bookmarkEnd w:id="80"/>
    </w:p>
    <w:p w:rsidRPr="004B7FEC" w:rsidR="004B7FEC" w:rsidP="004B7FEC" w:rsidRDefault="004B7FEC" w14:paraId="03709462" w14:textId="19AF038D">
      <w:pPr>
        <w:spacing w:after="120"/>
        <w:rPr>
          <w:rFonts w:cstheme="minorHAnsi"/>
          <w:i/>
          <w:color w:val="808080"/>
        </w:rPr>
      </w:pPr>
      <w:r>
        <w:rPr>
          <w:rFonts w:cstheme="minorHAnsi"/>
          <w:i/>
          <w:color w:val="808080"/>
        </w:rPr>
        <w:t xml:space="preserve">Consider end user scenarios, timing of when the testing is completed, the environment, size of the data/file, and the target audience. </w:t>
      </w:r>
    </w:p>
    <w:tbl>
      <w:tblPr>
        <w:tblW w:w="94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419"/>
      </w:tblGrid>
      <w:tr w:rsidRPr="00160CF4" w:rsidR="004B7FEC" w:rsidTr="00957B16" w14:paraId="410C7F8F" w14:textId="77777777">
        <w:trPr>
          <w:trHeight w:val="1021"/>
        </w:trPr>
        <w:tc>
          <w:tcPr>
            <w:tcW w:w="9419" w:type="dxa"/>
          </w:tcPr>
          <w:p w:rsidRPr="00D71F1A" w:rsidR="00D71F1A" w:rsidP="00D71F1A" w:rsidRDefault="00D71F1A" w14:paraId="0B813002" w14:textId="77777777">
            <w:pPr>
              <w:pStyle w:val="NoSpacing"/>
              <w:rPr>
                <w:rFonts w:cstheme="minorHAnsi"/>
              </w:rPr>
            </w:pPr>
            <w:r w:rsidRPr="00D71F1A">
              <w:rPr>
                <w:rFonts w:cstheme="minorHAnsi"/>
              </w:rPr>
              <w:t>This IPA is testing during various phases of the implementation process.  The following test criteria should be considered:</w:t>
            </w:r>
          </w:p>
          <w:p w:rsidR="00D71F1A" w:rsidP="00D71F1A" w:rsidRDefault="00D71F1A" w14:paraId="08114EC8" w14:textId="77777777">
            <w:pPr>
              <w:pStyle w:val="NoSpacing"/>
              <w:numPr>
                <w:ilvl w:val="0"/>
                <w:numId w:val="27"/>
              </w:numPr>
              <w:rPr>
                <w:rFonts w:cstheme="minorHAnsi"/>
              </w:rPr>
            </w:pPr>
            <w:r w:rsidRPr="00D71F1A">
              <w:rPr>
                <w:rFonts w:cstheme="minorHAnsi"/>
              </w:rPr>
              <w:t>Approvers receive notifications of an invoice awaiting their approval.</w:t>
            </w:r>
          </w:p>
          <w:p w:rsidR="00D71F1A" w:rsidP="00D71F1A" w:rsidRDefault="00D71F1A" w14:paraId="5475E8F0" w14:textId="4312913F">
            <w:pPr>
              <w:pStyle w:val="NoSpacing"/>
              <w:numPr>
                <w:ilvl w:val="0"/>
                <w:numId w:val="27"/>
              </w:numPr>
              <w:rPr>
                <w:rFonts w:cstheme="minorHAnsi"/>
              </w:rPr>
            </w:pPr>
            <w:r w:rsidRPr="00D71F1A">
              <w:rPr>
                <w:rFonts w:cstheme="minorHAnsi"/>
              </w:rPr>
              <w:t xml:space="preserve">Invoices with specified </w:t>
            </w:r>
            <w:r>
              <w:rPr>
                <w:rFonts w:cstheme="minorHAnsi"/>
              </w:rPr>
              <w:t>Departments</w:t>
            </w:r>
            <w:r w:rsidRPr="00D71F1A">
              <w:rPr>
                <w:rFonts w:cstheme="minorHAnsi"/>
              </w:rPr>
              <w:t xml:space="preserve"> are routed to the appropriate processor for review and coding.</w:t>
            </w:r>
          </w:p>
          <w:p w:rsidR="00D71F1A" w:rsidP="00D71F1A" w:rsidRDefault="00D71F1A" w14:paraId="40D2223A" w14:textId="2E8F4822">
            <w:pPr>
              <w:pStyle w:val="NoSpacing"/>
              <w:numPr>
                <w:ilvl w:val="0"/>
                <w:numId w:val="27"/>
              </w:numPr>
              <w:rPr>
                <w:rFonts w:cstheme="minorHAnsi"/>
              </w:rPr>
            </w:pPr>
            <w:r w:rsidRPr="00D71F1A">
              <w:rPr>
                <w:rFonts w:cstheme="minorHAnsi"/>
              </w:rPr>
              <w:t xml:space="preserve">Invoices designated with UTL (utilities) </w:t>
            </w:r>
            <w:r>
              <w:rPr>
                <w:rFonts w:cstheme="minorHAnsi"/>
              </w:rPr>
              <w:t>Vendor Class</w:t>
            </w:r>
            <w:r w:rsidRPr="00D71F1A">
              <w:rPr>
                <w:rFonts w:cstheme="minorHAnsi"/>
              </w:rPr>
              <w:t xml:space="preserve"> are auto approved.</w:t>
            </w:r>
          </w:p>
          <w:p w:rsidR="00D71F1A" w:rsidP="00D71F1A" w:rsidRDefault="00D71F1A" w14:paraId="632F8176" w14:textId="77777777">
            <w:pPr>
              <w:pStyle w:val="NoSpacing"/>
              <w:numPr>
                <w:ilvl w:val="0"/>
                <w:numId w:val="27"/>
              </w:numPr>
              <w:rPr>
                <w:rFonts w:cstheme="minorHAnsi"/>
              </w:rPr>
            </w:pPr>
            <w:r w:rsidRPr="00D71F1A">
              <w:rPr>
                <w:rFonts w:cstheme="minorHAnsi"/>
              </w:rPr>
              <w:t>Invoices submitted for approval route to the appropriate approver based on the role and dollar amount threshold.</w:t>
            </w:r>
          </w:p>
          <w:p w:rsidRPr="00D71F1A" w:rsidR="004B7FEC" w:rsidP="00D71F1A" w:rsidRDefault="00D71F1A" w14:paraId="10F924FC" w14:textId="0CB2B89D">
            <w:pPr>
              <w:pStyle w:val="NoSpacing"/>
              <w:numPr>
                <w:ilvl w:val="0"/>
                <w:numId w:val="27"/>
              </w:numPr>
              <w:rPr>
                <w:rFonts w:cstheme="minorHAnsi"/>
              </w:rPr>
            </w:pPr>
            <w:r w:rsidRPr="00D71F1A">
              <w:rPr>
                <w:rFonts w:cstheme="minorHAnsi"/>
              </w:rPr>
              <w:t>Invoices not approved within the established timeframe are escalated to the next level for approval.</w:t>
            </w:r>
          </w:p>
        </w:tc>
      </w:tr>
    </w:tbl>
    <w:p w:rsidR="00F73A8C" w:rsidP="00A168EC" w:rsidRDefault="00F73A8C" w14:paraId="1C1F01FB" w14:textId="77777777">
      <w:pPr>
        <w:pStyle w:val="Heading2"/>
        <w:numPr>
          <w:ilvl w:val="1"/>
          <w:numId w:val="37"/>
        </w:numPr>
        <w:ind w:left="540"/>
        <w:rPr>
          <w:rFonts w:asciiTheme="minorHAnsi" w:hAnsiTheme="minorHAnsi" w:cstheme="minorHAnsi"/>
          <w:szCs w:val="22"/>
        </w:rPr>
      </w:pPr>
      <w:bookmarkStart w:name="_Toc104486009" w:id="81"/>
      <w:bookmarkStart w:name="_Toc185321070" w:id="82"/>
      <w:r>
        <w:rPr>
          <w:rFonts w:asciiTheme="minorHAnsi" w:hAnsiTheme="minorHAnsi" w:cstheme="minorHAnsi"/>
          <w:b w:val="0"/>
          <w:bCs w:val="0"/>
          <w:szCs w:val="22"/>
        </w:rPr>
        <w:t>Functional Testing Documentation</w:t>
      </w:r>
      <w:bookmarkEnd w:id="81"/>
      <w:bookmarkEnd w:id="82"/>
    </w:p>
    <w:p w:rsidR="00F73A8C" w:rsidP="00F73A8C" w:rsidRDefault="00F73A8C" w14:paraId="6C9BBDEB" w14:textId="77777777">
      <w:pPr>
        <w:spacing w:after="120"/>
        <w:rPr>
          <w:rFonts w:cstheme="minorHAnsi"/>
          <w:i/>
          <w:color w:val="808080"/>
        </w:rPr>
      </w:pPr>
      <w:r>
        <w:rPr>
          <w:rFonts w:cstheme="minorHAnsi"/>
          <w:i/>
          <w:color w:val="808080"/>
        </w:rPr>
        <w:t xml:space="preserve">Ensure the supporting testing information is included with this document and stored in the same folder. Include the directory/filepath information below. </w:t>
      </w:r>
    </w:p>
    <w:tbl>
      <w:tblPr>
        <w:tblW w:w="94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419"/>
      </w:tblGrid>
      <w:tr w:rsidR="00F73A8C" w:rsidTr="00F73A8C" w14:paraId="630C6DEA" w14:textId="77777777">
        <w:trPr>
          <w:trHeight w:val="1021"/>
        </w:trPr>
        <w:tc>
          <w:tcPr>
            <w:tcW w:w="9419" w:type="dxa"/>
            <w:tcBorders>
              <w:top w:val="single" w:color="000000" w:sz="4" w:space="0"/>
              <w:left w:val="single" w:color="000000" w:sz="4" w:space="0"/>
              <w:bottom w:val="single" w:color="000000" w:sz="4" w:space="0"/>
              <w:right w:val="single" w:color="000000" w:sz="4" w:space="0"/>
            </w:tcBorders>
          </w:tcPr>
          <w:p w:rsidR="00F73A8C" w:rsidRDefault="00F73A8C" w14:paraId="2DD1C201" w14:textId="77777777">
            <w:pPr>
              <w:pStyle w:val="NoSpacing"/>
              <w:spacing w:line="256" w:lineRule="auto"/>
              <w:rPr>
                <w:rFonts w:cstheme="minorHAnsi"/>
              </w:rPr>
            </w:pPr>
          </w:p>
        </w:tc>
      </w:tr>
    </w:tbl>
    <w:p w:rsidR="00F73A8C" w:rsidP="00F46798" w:rsidRDefault="00F73A8C" w14:paraId="6EE183C5" w14:textId="77777777">
      <w:pPr>
        <w:pStyle w:val="Heading2"/>
        <w:numPr>
          <w:ilvl w:val="1"/>
          <w:numId w:val="36"/>
        </w:numPr>
        <w:ind w:left="540"/>
        <w:rPr>
          <w:rFonts w:asciiTheme="minorHAnsi" w:hAnsiTheme="minorHAnsi" w:cstheme="minorHAnsi"/>
          <w:szCs w:val="22"/>
        </w:rPr>
      </w:pPr>
      <w:bookmarkStart w:name="_Toc104486010" w:id="83"/>
      <w:bookmarkStart w:name="_Toc185321071" w:id="84"/>
      <w:r>
        <w:rPr>
          <w:rFonts w:asciiTheme="minorHAnsi" w:hAnsiTheme="minorHAnsi" w:cstheme="minorHAnsi"/>
          <w:b w:val="0"/>
          <w:bCs w:val="0"/>
          <w:szCs w:val="22"/>
        </w:rPr>
        <w:t>End User Training</w:t>
      </w:r>
      <w:bookmarkEnd w:id="83"/>
      <w:bookmarkEnd w:id="84"/>
    </w:p>
    <w:p w:rsidR="00F73A8C" w:rsidP="00F73A8C" w:rsidRDefault="00F73A8C" w14:paraId="5C890DA2" w14:textId="77777777">
      <w:pPr>
        <w:spacing w:after="120"/>
        <w:rPr>
          <w:rFonts w:cstheme="minorHAnsi"/>
          <w:i/>
          <w:color w:val="808080"/>
        </w:rPr>
      </w:pPr>
      <w:r>
        <w:rPr>
          <w:rFonts w:cstheme="minorHAnsi"/>
          <w:i/>
          <w:color w:val="808080"/>
        </w:rPr>
        <w:t xml:space="preserve">If this custom program results in multiple users interacting with the output, document the end user training considerations and plan. </w:t>
      </w:r>
    </w:p>
    <w:tbl>
      <w:tblPr>
        <w:tblW w:w="94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419"/>
      </w:tblGrid>
      <w:tr w:rsidR="00F73A8C" w:rsidTr="00F73A8C" w14:paraId="0427E683" w14:textId="77777777">
        <w:trPr>
          <w:trHeight w:val="1021"/>
        </w:trPr>
        <w:tc>
          <w:tcPr>
            <w:tcW w:w="9419" w:type="dxa"/>
            <w:tcBorders>
              <w:top w:val="single" w:color="000000" w:sz="4" w:space="0"/>
              <w:left w:val="single" w:color="000000" w:sz="4" w:space="0"/>
              <w:bottom w:val="single" w:color="000000" w:sz="4" w:space="0"/>
              <w:right w:val="single" w:color="000000" w:sz="4" w:space="0"/>
            </w:tcBorders>
          </w:tcPr>
          <w:p w:rsidR="00F73A8C" w:rsidRDefault="00F73A8C" w14:paraId="10DCDD71" w14:textId="77777777">
            <w:pPr>
              <w:pStyle w:val="NoSpacing"/>
              <w:spacing w:line="256" w:lineRule="auto"/>
              <w:rPr>
                <w:rFonts w:cstheme="minorHAnsi"/>
              </w:rPr>
            </w:pPr>
          </w:p>
        </w:tc>
      </w:tr>
    </w:tbl>
    <w:p w:rsidR="00F73A8C" w:rsidP="00F73A8C" w:rsidRDefault="00F73A8C" w14:paraId="09C2D462" w14:textId="77777777">
      <w:pPr>
        <w:pStyle w:val="Heading2"/>
        <w:numPr>
          <w:ilvl w:val="1"/>
          <w:numId w:val="36"/>
        </w:numPr>
        <w:ind w:left="450" w:hanging="360"/>
        <w:rPr>
          <w:rFonts w:asciiTheme="minorHAnsi" w:hAnsiTheme="minorHAnsi" w:cstheme="minorHAnsi"/>
          <w:szCs w:val="22"/>
        </w:rPr>
      </w:pPr>
      <w:bookmarkStart w:name="_Toc104486011" w:id="85"/>
      <w:bookmarkStart w:name="_Toc185321072" w:id="86"/>
      <w:r>
        <w:rPr>
          <w:rFonts w:asciiTheme="minorHAnsi" w:hAnsiTheme="minorHAnsi" w:cstheme="minorHAnsi"/>
          <w:b w:val="0"/>
          <w:bCs w:val="0"/>
          <w:szCs w:val="22"/>
        </w:rPr>
        <w:t>Terminology</w:t>
      </w:r>
      <w:bookmarkEnd w:id="85"/>
      <w:bookmarkEnd w:id="86"/>
    </w:p>
    <w:p w:rsidR="00F73A8C" w:rsidP="00F73A8C" w:rsidRDefault="00F73A8C" w14:paraId="125A6E33" w14:textId="77777777">
      <w:pPr>
        <w:spacing w:after="120"/>
        <w:rPr>
          <w:rFonts w:cstheme="minorHAnsi"/>
          <w:i/>
          <w:color w:val="808080"/>
        </w:rPr>
      </w:pPr>
      <w:r>
        <w:rPr>
          <w:rFonts w:cstheme="minorHAnsi"/>
          <w:i/>
          <w:color w:val="808080"/>
        </w:rPr>
        <w:t xml:space="preserve">Define and key terms or language that provides a more robust understanding of this program. </w:t>
      </w:r>
    </w:p>
    <w:tbl>
      <w:tblPr>
        <w:tblW w:w="94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419"/>
      </w:tblGrid>
      <w:tr w:rsidR="00F73A8C" w:rsidTr="00F73A8C" w14:paraId="34F68B31" w14:textId="77777777">
        <w:trPr>
          <w:trHeight w:val="1021"/>
        </w:trPr>
        <w:tc>
          <w:tcPr>
            <w:tcW w:w="9419" w:type="dxa"/>
            <w:tcBorders>
              <w:top w:val="single" w:color="000000" w:sz="4" w:space="0"/>
              <w:left w:val="single" w:color="000000" w:sz="4" w:space="0"/>
              <w:bottom w:val="single" w:color="000000" w:sz="4" w:space="0"/>
              <w:right w:val="single" w:color="000000" w:sz="4" w:space="0"/>
            </w:tcBorders>
          </w:tcPr>
          <w:p w:rsidR="00F73A8C" w:rsidRDefault="00293B08" w14:paraId="32424FA7" w14:textId="47A8D294">
            <w:pPr>
              <w:pStyle w:val="NoSpacing"/>
              <w:spacing w:line="256" w:lineRule="auto"/>
              <w:rPr>
                <w:rFonts w:cstheme="minorHAnsi"/>
              </w:rPr>
            </w:pPr>
            <w:r w:rsidRPr="00E85CAA">
              <w:rPr>
                <w:rFonts w:cstheme="minorHAnsi"/>
                <w:b/>
                <w:bCs/>
              </w:rPr>
              <w:t>Coder</w:t>
            </w:r>
            <w:r>
              <w:rPr>
                <w:rFonts w:cstheme="minorHAnsi"/>
              </w:rPr>
              <w:t xml:space="preserve"> – Identified user who </w:t>
            </w:r>
            <w:r w:rsidRPr="00293B08">
              <w:rPr>
                <w:rFonts w:cstheme="minorHAnsi"/>
              </w:rPr>
              <w:t>review</w:t>
            </w:r>
            <w:r>
              <w:rPr>
                <w:rFonts w:cstheme="minorHAnsi"/>
              </w:rPr>
              <w:t>s</w:t>
            </w:r>
            <w:r w:rsidRPr="00293B08">
              <w:rPr>
                <w:rFonts w:cstheme="minorHAnsi"/>
              </w:rPr>
              <w:t xml:space="preserve"> and update</w:t>
            </w:r>
            <w:r>
              <w:rPr>
                <w:rFonts w:cstheme="minorHAnsi"/>
              </w:rPr>
              <w:t>s</w:t>
            </w:r>
            <w:r w:rsidRPr="00293B08">
              <w:rPr>
                <w:rFonts w:cstheme="minorHAnsi"/>
              </w:rPr>
              <w:t xml:space="preserve"> the </w:t>
            </w:r>
            <w:r w:rsidR="00E85CAA">
              <w:rPr>
                <w:rFonts w:cstheme="minorHAnsi"/>
              </w:rPr>
              <w:t>Payables Invoice Distribution</w:t>
            </w:r>
            <w:r w:rsidRPr="00293B08">
              <w:rPr>
                <w:rFonts w:cstheme="minorHAnsi"/>
              </w:rPr>
              <w:t xml:space="preserve"> to appropriate values, regardless of dollar amount.</w:t>
            </w:r>
          </w:p>
        </w:tc>
      </w:tr>
    </w:tbl>
    <w:p w:rsidR="00F73A8C" w:rsidP="00F73A8C" w:rsidRDefault="00F73A8C" w14:paraId="7146A240" w14:textId="77777777">
      <w:pPr>
        <w:spacing w:after="0" w:line="288" w:lineRule="auto"/>
      </w:pPr>
    </w:p>
    <w:p w:rsidR="00F73A8C" w:rsidP="00F73A8C" w:rsidRDefault="00F73A8C" w14:paraId="3DCB6E15" w14:textId="77777777">
      <w:pPr>
        <w:spacing w:after="0" w:line="288" w:lineRule="auto"/>
      </w:pPr>
    </w:p>
    <w:p w:rsidR="00F73A8C" w:rsidP="00F73A8C" w:rsidRDefault="00F73A8C" w14:paraId="404AE6C8" w14:textId="77777777">
      <w:pPr>
        <w:spacing w:after="0" w:line="288" w:lineRule="auto"/>
      </w:pPr>
    </w:p>
    <w:p w:rsidR="00F73A8C" w:rsidP="00F73A8C" w:rsidRDefault="00F73A8C" w14:paraId="1484679E" w14:textId="77777777">
      <w:pPr>
        <w:spacing w:after="0" w:line="288" w:lineRule="auto"/>
      </w:pPr>
    </w:p>
    <w:p w:rsidR="00F73A8C" w:rsidP="00F73A8C" w:rsidRDefault="00F73A8C" w14:paraId="3687CD86" w14:textId="77777777">
      <w:pPr>
        <w:spacing w:after="0" w:line="288" w:lineRule="auto"/>
      </w:pPr>
    </w:p>
    <w:p w:rsidR="00F73A8C" w:rsidP="00F73A8C" w:rsidRDefault="00F73A8C" w14:paraId="12E45F34" w14:textId="77777777">
      <w:pPr>
        <w:spacing w:after="0" w:line="288" w:lineRule="auto"/>
      </w:pPr>
    </w:p>
    <w:p w:rsidR="00F73A8C" w:rsidP="00F73A8C" w:rsidRDefault="00F73A8C" w14:paraId="5E251958" w14:textId="77777777">
      <w:pPr>
        <w:spacing w:after="0" w:line="288" w:lineRule="auto"/>
      </w:pPr>
    </w:p>
    <w:p w:rsidR="00F73A8C" w:rsidP="00F73A8C" w:rsidRDefault="00F73A8C" w14:paraId="504A1B6F" w14:textId="77777777">
      <w:pPr>
        <w:spacing w:after="0" w:line="288" w:lineRule="auto"/>
      </w:pPr>
    </w:p>
    <w:p w:rsidR="00F73A8C" w:rsidP="00F73A8C" w:rsidRDefault="00F73A8C" w14:paraId="460B62B1" w14:textId="77777777">
      <w:pPr>
        <w:spacing w:after="0" w:line="288" w:lineRule="auto"/>
      </w:pPr>
    </w:p>
    <w:p w:rsidR="00F73A8C" w:rsidP="00F73A8C" w:rsidRDefault="00F73A8C" w14:paraId="3DD5F352" w14:textId="77777777">
      <w:pPr>
        <w:spacing w:after="0" w:line="288" w:lineRule="auto"/>
      </w:pPr>
    </w:p>
    <w:p w:rsidR="00F73A8C" w:rsidP="00F73A8C" w:rsidRDefault="00F73A8C" w14:paraId="53E47485" w14:textId="77777777">
      <w:pPr>
        <w:spacing w:after="0" w:line="288" w:lineRule="auto"/>
      </w:pPr>
    </w:p>
    <w:p w:rsidR="00F73A8C" w:rsidP="00F73A8C" w:rsidRDefault="00F73A8C" w14:paraId="7E56E316" w14:textId="77777777">
      <w:pPr>
        <w:spacing w:after="0" w:line="288" w:lineRule="auto"/>
      </w:pPr>
    </w:p>
    <w:p w:rsidR="00F73A8C" w:rsidP="00F73A8C" w:rsidRDefault="00F73A8C" w14:paraId="6652BBD9" w14:textId="77777777">
      <w:pPr>
        <w:spacing w:after="0" w:line="288" w:lineRule="auto"/>
      </w:pPr>
    </w:p>
    <w:p w:rsidR="00C57B11" w:rsidP="00F73A8C" w:rsidRDefault="00C57B11" w14:paraId="5338A789" w14:textId="77777777">
      <w:pPr>
        <w:pStyle w:val="DocumentText"/>
      </w:pPr>
    </w:p>
    <w:sectPr w:rsidR="00C57B11" w:rsidSect="000243B2">
      <w:footerReference w:type="first" r:id="rId45"/>
      <w:pgSz w:w="12240" w:h="15840" w:orient="portrait"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IP" w:author="Irie Mack Pable" w:date="2025-07-23T23:03:00Z" w:id="10">
    <w:p w:rsidR="00145820" w:rsidRDefault="00145820" w14:paraId="6E458DEC" w14:textId="3137E0DA">
      <w:pPr>
        <w:pStyle w:val="CommentText"/>
      </w:pPr>
      <w:r>
        <w:rPr>
          <w:rStyle w:val="CommentReference"/>
        </w:rPr>
        <w:annotationRef/>
      </w:r>
      <w:r>
        <w:fldChar w:fldCharType="begin"/>
      </w:r>
      <w:r>
        <w:instrText xml:space="preserve"> HYPERLINK "mailto:julianneisabel.sitoy@infor.com"</w:instrText>
      </w:r>
      <w:bookmarkStart w:name="_@_9F5C1F3831F24384AFDD80B4A36E52ECZ" w:id="14"/>
      <w:r>
        <w:fldChar w:fldCharType="separate"/>
      </w:r>
      <w:bookmarkEnd w:id="14"/>
      <w:r w:rsidRPr="05255559">
        <w:rPr>
          <w:noProof/>
        </w:rPr>
        <w:t>@Julianne Isabel Sitoy</w:t>
      </w:r>
      <w:r>
        <w:fldChar w:fldCharType="end"/>
      </w:r>
      <w:r w:rsidRPr="7B8EAA4D">
        <w:t xml:space="preserve"> </w:t>
      </w:r>
    </w:p>
    <w:p w:rsidR="00145820" w:rsidRDefault="00145820" w14:paraId="682CDDB9" w14:textId="0489AC16">
      <w:pPr>
        <w:pStyle w:val="CommentText"/>
      </w:pPr>
      <w:r w:rsidRPr="073B7278">
        <w:t>For Baycare confirmation that this will not apply for Service PO.</w:t>
      </w:r>
    </w:p>
  </w:comment>
  <w:comment w:initials="JS" w:author="Julianne Isabel Sitoy" w:date="2025-08-07T20:43:00Z" w:id="11">
    <w:p w:rsidR="00145820" w:rsidRDefault="00145820" w14:paraId="423EC43E" w14:textId="1E107417">
      <w:pPr>
        <w:pStyle w:val="CommentText"/>
      </w:pPr>
      <w:r>
        <w:rPr>
          <w:rStyle w:val="CommentReference"/>
        </w:rPr>
        <w:annotationRef/>
      </w:r>
      <w:r w:rsidRPr="3D222091">
        <w:t>keep coder in the flow is the same, then continue to use the same flow for Service PO (no change with current approval design)</w:t>
      </w:r>
    </w:p>
  </w:comment>
  <w:comment w:initials="IP" w:author="Irie Mack Pable" w:date="2025-08-07T20:46:00Z" w:id="12">
    <w:p w:rsidR="00145820" w:rsidRDefault="00145820" w14:paraId="6E22276A" w14:textId="2514A469">
      <w:pPr>
        <w:pStyle w:val="CommentText"/>
      </w:pPr>
      <w:r>
        <w:rPr>
          <w:rStyle w:val="CommentReference"/>
        </w:rPr>
        <w:annotationRef/>
      </w:r>
      <w:r w:rsidRPr="4BED7E93">
        <w:t xml:space="preserve">For Service PO, there will be no dummy account override. Action for Coder level will be approve/reject. </w:t>
      </w:r>
    </w:p>
  </w:comment>
  <w:comment w:initials="JS" w:author="Julianne Isabel Sitoy" w:date="2025-08-08T21:42:00Z" w:id="13">
    <w:p w:rsidR="00684DE9" w:rsidP="00684DE9" w:rsidRDefault="00684DE9" w14:paraId="19DBD0A4" w14:textId="77777777">
      <w:pPr>
        <w:pStyle w:val="CommentText"/>
      </w:pPr>
      <w:r>
        <w:rPr>
          <w:rStyle w:val="CommentReference"/>
        </w:rPr>
        <w:annotationRef/>
      </w:r>
      <w:r>
        <w:t>Added.</w:t>
      </w:r>
    </w:p>
  </w:comment>
  <w:comment w:initials="IP" w:author="Irie Mack Pable" w:date="2025-07-23T23:04:00Z" w:id="17">
    <w:p w:rsidR="00145820" w:rsidRDefault="00145820" w14:paraId="7A1A5CDD" w14:textId="53226CBE">
      <w:pPr>
        <w:pStyle w:val="CommentText"/>
      </w:pPr>
      <w:r>
        <w:rPr>
          <w:rStyle w:val="CommentReference"/>
        </w:rPr>
        <w:annotationRef/>
      </w:r>
      <w:r>
        <w:fldChar w:fldCharType="begin"/>
      </w:r>
      <w:r>
        <w:instrText xml:space="preserve"> HYPERLINK "mailto:julianneisabel.sitoy@infor.com"</w:instrText>
      </w:r>
      <w:bookmarkStart w:name="_@_C1FF1660415A453E9A9BC34CB8643EE7Z" w:id="20"/>
      <w:r>
        <w:fldChar w:fldCharType="separate"/>
      </w:r>
      <w:bookmarkEnd w:id="20"/>
      <w:r w:rsidRPr="0616BAE5">
        <w:rPr>
          <w:noProof/>
        </w:rPr>
        <w:t>@Julianne Isabel Sitoy</w:t>
      </w:r>
      <w:r>
        <w:fldChar w:fldCharType="end"/>
      </w:r>
      <w:r w:rsidRPr="57E52DAF">
        <w:t xml:space="preserve">  For Service PO, this will be Invoice Type = Match.</w:t>
      </w:r>
    </w:p>
  </w:comment>
  <w:comment w:initials="IP" w:author="Irie Mack Pable" w:date="2025-08-07T20:47:00Z" w:id="18">
    <w:p w:rsidR="00145820" w:rsidRDefault="00145820" w14:paraId="7907F85B" w14:textId="5CB12907">
      <w:pPr>
        <w:pStyle w:val="CommentText"/>
      </w:pPr>
      <w:r>
        <w:rPr>
          <w:rStyle w:val="CommentReference"/>
        </w:rPr>
        <w:annotationRef/>
      </w:r>
      <w:r w:rsidRPr="05F64FAE">
        <w:t>Confirmed.</w:t>
      </w:r>
    </w:p>
  </w:comment>
  <w:comment w:initials="JS" w:author="Julianne Isabel Sitoy" w:date="2025-08-08T21:42:00Z" w:id="19">
    <w:p w:rsidR="00684DE9" w:rsidP="00684DE9" w:rsidRDefault="00684DE9" w14:paraId="53EFAFD9" w14:textId="77777777">
      <w:pPr>
        <w:pStyle w:val="CommentText"/>
      </w:pPr>
      <w:r>
        <w:rPr>
          <w:rStyle w:val="CommentReference"/>
        </w:rPr>
        <w:annotationRef/>
      </w:r>
      <w:r>
        <w:t>Added.</w:t>
      </w:r>
    </w:p>
  </w:comment>
  <w:comment w:initials="IP" w:author="Irie Mack Pable" w:date="2025-07-23T23:08:00Z" w:id="31">
    <w:p w:rsidR="00145820" w:rsidRDefault="00145820" w14:paraId="1A6AADD3" w14:textId="7D437BD4">
      <w:pPr>
        <w:pStyle w:val="CommentText"/>
      </w:pPr>
      <w:r>
        <w:rPr>
          <w:rStyle w:val="CommentReference"/>
        </w:rPr>
        <w:annotationRef/>
      </w:r>
      <w:r>
        <w:fldChar w:fldCharType="begin"/>
      </w:r>
      <w:r>
        <w:instrText xml:space="preserve"> HYPERLINK "mailto:karen.magisa@infor.com"</w:instrText>
      </w:r>
      <w:bookmarkStart w:name="_@_321F9D2B52A74FBC8B3E6EC5F97FAA92Z" w:id="34"/>
      <w:r>
        <w:fldChar w:fldCharType="separate"/>
      </w:r>
      <w:bookmarkEnd w:id="34"/>
      <w:r w:rsidRPr="2246F760">
        <w:rPr>
          <w:noProof/>
        </w:rPr>
        <w:t>@Karen Magisa</w:t>
      </w:r>
      <w:r>
        <w:fldChar w:fldCharType="end"/>
      </w:r>
      <w:r w:rsidRPr="380745E0">
        <w:t xml:space="preserve">  </w:t>
      </w:r>
    </w:p>
    <w:p w:rsidR="00145820" w:rsidRDefault="00145820" w14:paraId="254D7D8D" w14:textId="77641216">
      <w:pPr>
        <w:pStyle w:val="CommentText"/>
      </w:pPr>
      <w:r w:rsidRPr="3997B0AE">
        <w:t>We might need to update this exit rule to also evaluate the fields for Service PO.</w:t>
      </w:r>
    </w:p>
  </w:comment>
  <w:comment w:initials="IP" w:author="Irie Mack Pable" w:date="2025-08-07T20:48:00Z" w:id="32">
    <w:p w:rsidR="00145820" w:rsidRDefault="00145820" w14:paraId="30CBDB71" w14:textId="205E6BDB">
      <w:pPr>
        <w:pStyle w:val="CommentText"/>
      </w:pPr>
      <w:r>
        <w:rPr>
          <w:rStyle w:val="CommentReference"/>
        </w:rPr>
        <w:annotationRef/>
      </w:r>
      <w:r w:rsidRPr="259D93E8">
        <w:t xml:space="preserve">For Service PO, there will be no dummy account override. Action for Coder level will be approve/reject. </w:t>
      </w:r>
    </w:p>
  </w:comment>
  <w:comment w:initials="JS" w:author="Julianne Isabel Sitoy" w:date="2025-08-08T21:45:00Z" w:id="33">
    <w:p w:rsidR="006C2FF7" w:rsidP="006C2FF7" w:rsidRDefault="006C2FF7" w14:paraId="3ED89673" w14:textId="77777777">
      <w:pPr>
        <w:pStyle w:val="CommentText"/>
      </w:pPr>
      <w:r>
        <w:rPr>
          <w:rStyle w:val="CommentReference"/>
        </w:rPr>
        <w:annotationRef/>
      </w:r>
      <w:r>
        <w:t>Added.</w:t>
      </w:r>
    </w:p>
  </w:comment>
  <w:comment w:initials="IP" w:author="Irie Mack Pable" w:date="2025-07-23T23:09:00Z" w:id="35">
    <w:p w:rsidR="00145820" w:rsidRDefault="00145820" w14:paraId="5CAB69D8" w14:textId="3B11F6B4">
      <w:pPr>
        <w:pStyle w:val="CommentText"/>
      </w:pPr>
      <w:r>
        <w:rPr>
          <w:rStyle w:val="CommentReference"/>
        </w:rPr>
        <w:annotationRef/>
      </w:r>
      <w:r>
        <w:fldChar w:fldCharType="begin"/>
      </w:r>
      <w:r>
        <w:instrText xml:space="preserve"> HYPERLINK "mailto:karen.magisa@infor.com"</w:instrText>
      </w:r>
      <w:bookmarkStart w:name="_@_253084030DE441C88BCB47667962F175Z" w:id="36"/>
      <w:r>
        <w:fldChar w:fldCharType="separate"/>
      </w:r>
      <w:bookmarkEnd w:id="36"/>
      <w:r w:rsidRPr="53B00889">
        <w:rPr>
          <w:noProof/>
        </w:rPr>
        <w:t>@Karen Magisa</w:t>
      </w:r>
      <w:r>
        <w:fldChar w:fldCharType="end"/>
      </w:r>
      <w:r w:rsidRPr="207EE6D4">
        <w:t xml:space="preserve"> </w:t>
      </w:r>
    </w:p>
    <w:p w:rsidR="00145820" w:rsidRDefault="00145820" w14:paraId="53E7F25F" w14:textId="07557F99">
      <w:pPr>
        <w:pStyle w:val="CommentText"/>
      </w:pPr>
      <w:r w:rsidRPr="4A1793B2">
        <w:t>For your assessment, this might not be the case for Service PO as the Payables Invoice Distribution value is coming from PO Distribution. For further checking on IPA.</w:t>
      </w:r>
    </w:p>
  </w:comment>
  <w:comment w:initials="IP" w:author="Irie Mack Pable" w:date="2025-07-23T22:22:00Z" w:id="38">
    <w:p w:rsidR="00145820" w:rsidRDefault="00145820" w14:paraId="235114D6" w14:textId="0328B97D">
      <w:pPr>
        <w:pStyle w:val="CommentText"/>
      </w:pPr>
      <w:r>
        <w:rPr>
          <w:rStyle w:val="CommentReference"/>
        </w:rPr>
        <w:annotationRef/>
      </w:r>
      <w:r>
        <w:fldChar w:fldCharType="begin"/>
      </w:r>
      <w:r>
        <w:instrText xml:space="preserve"> HYPERLINK "mailto:julianneisabel.sitoy@infor.com"</w:instrText>
      </w:r>
      <w:bookmarkStart w:name="_@_22A235E1D9314E488CC076E03391543BZ" w:id="41"/>
      <w:r>
        <w:fldChar w:fldCharType="separate"/>
      </w:r>
      <w:bookmarkEnd w:id="41"/>
      <w:r w:rsidRPr="7923D726">
        <w:rPr>
          <w:noProof/>
        </w:rPr>
        <w:t>@Julianne Isabel Sitoy</w:t>
      </w:r>
      <w:r>
        <w:fldChar w:fldCharType="end"/>
      </w:r>
      <w:r w:rsidRPr="2293C6EA">
        <w:t xml:space="preserve"> </w:t>
      </w:r>
    </w:p>
    <w:p w:rsidR="00145820" w:rsidRDefault="00145820" w14:paraId="276EC83E" w14:textId="41A2A757">
      <w:pPr>
        <w:pStyle w:val="CommentText"/>
      </w:pPr>
    </w:p>
    <w:p w:rsidR="00145820" w:rsidRDefault="00145820" w14:paraId="0B72D846" w14:textId="48C1A806">
      <w:pPr>
        <w:pStyle w:val="CommentText"/>
      </w:pPr>
      <w:r w:rsidRPr="68909A53">
        <w:t xml:space="preserve">For Baycare confirmation that Service PO will bypass the Coder approval level. </w:t>
      </w:r>
    </w:p>
    <w:p w:rsidR="00145820" w:rsidRDefault="00145820" w14:paraId="6DF698E7" w14:textId="48DF3CAA">
      <w:pPr>
        <w:pStyle w:val="CommentText"/>
      </w:pPr>
    </w:p>
    <w:p w:rsidR="00145820" w:rsidRDefault="00145820" w14:paraId="2588FC1D" w14:textId="69C31A68">
      <w:pPr>
        <w:pStyle w:val="CommentText"/>
      </w:pPr>
      <w:r w:rsidRPr="6C72A83D">
        <w:t>There is a capability to create a distribution for Service POs. Will this scenario occur and how will this be handled in terms of approver identification?</w:t>
      </w:r>
    </w:p>
    <w:p w:rsidR="00145820" w:rsidRDefault="00145820" w14:paraId="42DF8C33" w14:textId="15BFC920">
      <w:pPr>
        <w:pStyle w:val="CommentText"/>
      </w:pPr>
    </w:p>
    <w:p w:rsidR="00145820" w:rsidRDefault="00145820" w14:paraId="350A4B91" w14:textId="3540EC05">
      <w:pPr>
        <w:pStyle w:val="CommentText"/>
      </w:pPr>
    </w:p>
  </w:comment>
  <w:comment w:initials="JS" w:author="Julianne Isabel Sitoy" w:date="2025-08-07T20:49:00Z" w:id="39">
    <w:p w:rsidR="00145820" w:rsidRDefault="00145820" w14:paraId="5E827A1E" w14:textId="70DF655D">
      <w:pPr>
        <w:pStyle w:val="CommentText"/>
      </w:pPr>
      <w:r>
        <w:rPr>
          <w:rStyle w:val="CommentReference"/>
        </w:rPr>
        <w:annotationRef/>
      </w:r>
      <w:r w:rsidRPr="6A26596F">
        <w:t>No distributions will be changed on the PO</w:t>
      </w:r>
    </w:p>
  </w:comment>
  <w:comment w:initials="JS" w:author="Julianne Isabel Sitoy" w:date="2025-08-08T22:13:00Z" w:id="40">
    <w:p w:rsidR="00FB4997" w:rsidP="00FB4997" w:rsidRDefault="00FB4997" w14:paraId="1A230B2B" w14:textId="77777777">
      <w:pPr>
        <w:pStyle w:val="CommentText"/>
      </w:pPr>
      <w:r>
        <w:rPr>
          <w:rStyle w:val="CommentReference"/>
        </w:rPr>
        <w:annotationRef/>
      </w:r>
      <w:r>
        <w:t>Added.</w:t>
      </w:r>
    </w:p>
  </w:comment>
  <w:comment w:initials="IP" w:author="Irie Mack Pable" w:date="2025-07-23T22:24:00Z" w:id="42">
    <w:p w:rsidR="00145820" w:rsidRDefault="00145820" w14:paraId="78F4B504" w14:textId="7B825361">
      <w:pPr>
        <w:pStyle w:val="CommentText"/>
      </w:pPr>
      <w:r>
        <w:rPr>
          <w:rStyle w:val="CommentReference"/>
        </w:rPr>
        <w:annotationRef/>
      </w:r>
      <w:r>
        <w:fldChar w:fldCharType="begin"/>
      </w:r>
      <w:r>
        <w:instrText xml:space="preserve"> HYPERLINK "mailto:julianneisabel.sitoy@infor.com"</w:instrText>
      </w:r>
      <w:bookmarkStart w:name="_@_5828DB9C6B544DA2B08F57D2276F14BBZ" w:id="45"/>
      <w:r>
        <w:fldChar w:fldCharType="separate"/>
      </w:r>
      <w:bookmarkEnd w:id="45"/>
      <w:r w:rsidRPr="6039CE75">
        <w:rPr>
          <w:noProof/>
        </w:rPr>
        <w:t>@Julianne Isabel Sitoy</w:t>
      </w:r>
      <w:r>
        <w:fldChar w:fldCharType="end"/>
      </w:r>
      <w:r w:rsidRPr="33738EBB">
        <w:t xml:space="preserve"> For Baycare confirmation, if there is multiple Purchase Order Lines, will we follow this logic?</w:t>
      </w:r>
    </w:p>
  </w:comment>
  <w:comment w:initials="JS" w:author="Julianne Isabel Sitoy" w:date="2025-08-07T20:49:00Z" w:id="43">
    <w:p w:rsidR="00145820" w:rsidRDefault="00145820" w14:paraId="1B3BA8CB" w14:textId="71A99F02">
      <w:pPr>
        <w:pStyle w:val="CommentText"/>
      </w:pPr>
      <w:r>
        <w:rPr>
          <w:rStyle w:val="CommentReference"/>
        </w:rPr>
        <w:annotationRef/>
      </w:r>
      <w:r w:rsidRPr="3B6112EA">
        <w:t>First non add on cost will be used</w:t>
      </w:r>
    </w:p>
  </w:comment>
  <w:comment w:initials="JS" w:author="Julianne Isabel Sitoy" w:date="2025-08-08T22:13:00Z" w:id="44">
    <w:p w:rsidR="00FB4997" w:rsidP="00FB4997" w:rsidRDefault="00FB4997" w14:paraId="6661A9AB" w14:textId="77777777">
      <w:pPr>
        <w:pStyle w:val="CommentText"/>
      </w:pPr>
      <w:r>
        <w:rPr>
          <w:rStyle w:val="CommentReference"/>
        </w:rPr>
        <w:annotationRef/>
      </w:r>
      <w:r>
        <w:t>Added.</w:t>
      </w:r>
    </w:p>
  </w:comment>
  <w:comment w:initials="IP" w:author="Irie Mack Pable" w:date="2025-07-23T22:56:00Z" w:id="51">
    <w:p w:rsidR="00145820" w:rsidRDefault="00145820" w14:paraId="6B96DD66" w14:textId="6B5F37FE">
      <w:pPr>
        <w:pStyle w:val="CommentText"/>
      </w:pPr>
      <w:r>
        <w:rPr>
          <w:rStyle w:val="CommentReference"/>
        </w:rPr>
        <w:annotationRef/>
      </w:r>
      <w:r w:rsidRPr="39C6613F">
        <w:t>@Karen Magisa</w:t>
      </w:r>
      <w:r w:rsidRPr="310D09A5">
        <w:t xml:space="preserve"> There is a current logic that will overwrite the GeneralLedgerAccount to 879340.</w:t>
      </w:r>
    </w:p>
    <w:p w:rsidR="00145820" w:rsidRDefault="00145820" w14:paraId="791A140C" w14:textId="1DD53D28">
      <w:pPr>
        <w:pStyle w:val="CommentText"/>
      </w:pPr>
      <w:r w:rsidRPr="6505BC64">
        <w:t>This should not be the case for service PO.</w:t>
      </w:r>
    </w:p>
    <w:p w:rsidR="00145820" w:rsidRDefault="00145820" w14:paraId="77EEF4C6" w14:textId="353488EE">
      <w:pPr>
        <w:pStyle w:val="CommentText"/>
      </w:pPr>
      <w:r w:rsidRPr="112D11C4">
        <w:t>@Julianne Isabel Sitoy</w:t>
      </w:r>
      <w:r w:rsidRPr="4C49ADCD">
        <w:t xml:space="preserve"> .</w:t>
      </w:r>
    </w:p>
    <w:p w:rsidR="00145820" w:rsidRDefault="00145820" w14:paraId="5419B910" w14:textId="06279406">
      <w:pPr>
        <w:pStyle w:val="CommentText"/>
      </w:pPr>
      <w:r w:rsidRPr="36AE6B25">
        <w:t xml:space="preserve">For confirmation with Baycare, </w:t>
      </w:r>
    </w:p>
  </w:comment>
  <w:comment w:initials="JS" w:author="Julianne Isabel Sitoy" w:date="2025-08-07T20:50:00Z" w:id="52">
    <w:p w:rsidR="00145820" w:rsidRDefault="00145820" w14:paraId="631833CF" w14:textId="01EC9424">
      <w:pPr>
        <w:pStyle w:val="CommentText"/>
      </w:pPr>
      <w:r>
        <w:rPr>
          <w:rStyle w:val="CommentReference"/>
        </w:rPr>
        <w:annotationRef/>
      </w:r>
      <w:r w:rsidRPr="78D47E8D">
        <w:t>Confirmed, do not use dummy account</w:t>
      </w:r>
    </w:p>
  </w:comment>
  <w:comment w:initials="JS" w:author="Julianne Isabel Sitoy" w:date="2025-08-08T22:14:00Z" w:id="53">
    <w:p w:rsidR="00A47083" w:rsidP="00A47083" w:rsidRDefault="00A47083" w14:paraId="35BD0186" w14:textId="77777777">
      <w:pPr>
        <w:pStyle w:val="CommentText"/>
      </w:pPr>
      <w:r>
        <w:rPr>
          <w:rStyle w:val="CommentReference"/>
        </w:rPr>
        <w:annotationRef/>
      </w:r>
      <w:r>
        <w:t>Added.</w:t>
      </w:r>
    </w:p>
  </w:comment>
  <w:comment w:initials="JS" w:author="Julianne Isabel Sitoy" w:date="2025-08-07T20:58:00Z" w:id="54">
    <w:p w:rsidR="00145820" w:rsidRDefault="00145820" w14:paraId="526CDB29" w14:textId="4AFF3FF8">
      <w:pPr>
        <w:pStyle w:val="CommentText"/>
      </w:pPr>
      <w:r>
        <w:rPr>
          <w:rStyle w:val="CommentReference"/>
        </w:rPr>
        <w:annotationRef/>
      </w:r>
      <w:r w:rsidRPr="4419D377">
        <w:t>no need exit rule to evaluate invoice routing category whether its null or not (will not enforce this for service POs, users will need to input invoice category of F if this will undergo approval process)</w:t>
      </w:r>
    </w:p>
  </w:comment>
  <w:comment w:initials="JS" w:author="Julianne Isabel Sitoy" w:date="2025-08-08T22:16:00Z" w:id="55">
    <w:p w:rsidR="00C50B3B" w:rsidP="00C50B3B" w:rsidRDefault="00C50B3B" w14:paraId="767028C2" w14:textId="77777777">
      <w:pPr>
        <w:pStyle w:val="CommentText"/>
      </w:pPr>
      <w:r>
        <w:rPr>
          <w:rStyle w:val="CommentReference"/>
        </w:rPr>
        <w:annotationRef/>
      </w:r>
      <w:r>
        <w:t>Added in the section 2.5 Process Requirements.</w:t>
      </w:r>
    </w:p>
  </w:comment>
  <w:comment w:initials="IP" w:author="Irie Mack Pable" w:date="2025-07-23T22:59:00Z" w:id="56">
    <w:p w:rsidR="00145820" w:rsidRDefault="00145820" w14:paraId="217BD0E2" w14:textId="078D4B5E">
      <w:pPr>
        <w:pStyle w:val="CommentText"/>
      </w:pPr>
      <w:r>
        <w:rPr>
          <w:rStyle w:val="CommentReference"/>
        </w:rPr>
        <w:annotationRef/>
      </w:r>
      <w:r>
        <w:fldChar w:fldCharType="begin"/>
      </w:r>
      <w:r>
        <w:instrText xml:space="preserve"> HYPERLINK "mailto:julianneisabel.sitoy@infor.com"</w:instrText>
      </w:r>
      <w:bookmarkStart w:name="_@_8D9AB958BE494965993CDD27C872CEABZ" w:id="59"/>
      <w:r>
        <w:fldChar w:fldCharType="separate"/>
      </w:r>
      <w:bookmarkEnd w:id="59"/>
      <w:r w:rsidRPr="46034C15">
        <w:rPr>
          <w:noProof/>
        </w:rPr>
        <w:t>@Julianne Isabel Sitoy</w:t>
      </w:r>
      <w:r>
        <w:fldChar w:fldCharType="end"/>
      </w:r>
      <w:r w:rsidRPr="31364F64">
        <w:t xml:space="preserve">  </w:t>
      </w:r>
      <w:r>
        <w:fldChar w:fldCharType="begin"/>
      </w:r>
      <w:r>
        <w:instrText xml:space="preserve"> HYPERLINK "mailto:karen.magisa@infor.com"</w:instrText>
      </w:r>
      <w:bookmarkStart w:name="_@_2B9EE24FB4A44BA9950521878F43B746Z" w:id="60"/>
      <w:r>
        <w:fldChar w:fldCharType="separate"/>
      </w:r>
      <w:bookmarkEnd w:id="60"/>
      <w:r w:rsidRPr="10FA826D">
        <w:rPr>
          <w:noProof/>
        </w:rPr>
        <w:t>@Karen Magisa</w:t>
      </w:r>
      <w:r>
        <w:fldChar w:fldCharType="end"/>
      </w:r>
      <w:r w:rsidRPr="4ADBD206">
        <w:t xml:space="preserve"> </w:t>
      </w:r>
    </w:p>
    <w:p w:rsidR="00145820" w:rsidRDefault="00145820" w14:paraId="09CD1DAD" w14:textId="7E87EC6C">
      <w:pPr>
        <w:pStyle w:val="CommentText"/>
      </w:pPr>
    </w:p>
    <w:p w:rsidR="00145820" w:rsidRDefault="00145820" w14:paraId="6C4BE924" w14:textId="23F635CB">
      <w:pPr>
        <w:pStyle w:val="CommentText"/>
      </w:pPr>
      <w:r w:rsidRPr="40751E49">
        <w:t>For Service POs, there are instances where there are values in the Service Amount, Match Amount and AOC. Will need Baycare confirmation if the basis will still be InvoiceAmount which could possibly include the mentioned amounts.</w:t>
      </w:r>
    </w:p>
  </w:comment>
  <w:comment w:initials="JS" w:author="Julianne Isabel Sitoy" w:date="2025-08-07T20:51:00Z" w:id="57">
    <w:p w:rsidR="00145820" w:rsidRDefault="00145820" w14:paraId="1CBD2305" w14:textId="7C4828FE">
      <w:pPr>
        <w:pStyle w:val="CommentText"/>
      </w:pPr>
      <w:r>
        <w:rPr>
          <w:rStyle w:val="CommentReference"/>
        </w:rPr>
        <w:annotationRef/>
      </w:r>
      <w:r w:rsidRPr="577F9898">
        <w:t>invoice amount is the basis for the authority limit</w:t>
      </w:r>
    </w:p>
  </w:comment>
  <w:comment w:initials="JS" w:author="Julianne Isabel Sitoy" w:date="2025-08-08T22:17:00Z" w:id="58">
    <w:p w:rsidR="00824A08" w:rsidP="00824A08" w:rsidRDefault="00824A08" w14:paraId="65335B5A" w14:textId="77777777">
      <w:pPr>
        <w:pStyle w:val="CommentText"/>
      </w:pPr>
      <w:r>
        <w:rPr>
          <w:rStyle w:val="CommentReference"/>
        </w:rPr>
        <w:annotationRef/>
      </w:r>
      <w:r>
        <w:t>Added.</w:t>
      </w:r>
    </w:p>
  </w:comment>
  <w:comment w:initials="IP" w:author="Irie Mack Pable" w:date="2025-07-23T00:02:00Z" w:id="61">
    <w:p w:rsidR="00145820" w:rsidRDefault="00145820" w14:paraId="5330F9A8" w14:textId="092A4C7D">
      <w:pPr>
        <w:pStyle w:val="CommentText"/>
      </w:pPr>
      <w:r>
        <w:rPr>
          <w:rStyle w:val="CommentReference"/>
        </w:rPr>
        <w:annotationRef/>
      </w:r>
      <w:r>
        <w:fldChar w:fldCharType="begin"/>
      </w:r>
      <w:r>
        <w:instrText xml:space="preserve"> HYPERLINK "mailto:julianneisabel.sitoy@infor.com"</w:instrText>
      </w:r>
      <w:bookmarkStart w:name="_@_AD01BE5838C14C9FBA4E4C9FD473DD7BZ" w:id="62"/>
      <w:r>
        <w:fldChar w:fldCharType="separate"/>
      </w:r>
      <w:bookmarkEnd w:id="62"/>
      <w:r w:rsidRPr="167FD4A2">
        <w:rPr>
          <w:noProof/>
        </w:rPr>
        <w:t>@Julianne Isabel Sitoy</w:t>
      </w:r>
      <w:r>
        <w:fldChar w:fldCharType="end"/>
      </w:r>
      <w:r w:rsidRPr="1FFC9EA2">
        <w:t xml:space="preserve">  Needs further discussion. The previous rule where EVP is inserted was to ensure that nothing goes to the CEO without EVP approval.</w:t>
      </w:r>
    </w:p>
    <w:p w:rsidR="00145820" w:rsidRDefault="00145820" w14:paraId="4A7EFB96" w14:textId="37F2F7B0">
      <w:pPr>
        <w:pStyle w:val="CommentText"/>
      </w:pPr>
    </w:p>
    <w:p w:rsidR="00145820" w:rsidRDefault="00145820" w14:paraId="219A2F68" w14:textId="171C724B">
      <w:pPr>
        <w:pStyle w:val="CommentText"/>
      </w:pPr>
      <w:r w:rsidRPr="42740E56">
        <w:t>With future design where CEO is no longer an approver, there is no need to insert previous level approver for EVP.</w:t>
      </w:r>
    </w:p>
  </w:comment>
  <w:comment w:initials="IP" w:author="Irie Mack Pable" w:date="2025-07-22T23:58:00Z" w:id="66">
    <w:p w:rsidR="00145820" w:rsidRDefault="00145820" w14:paraId="7E52857D" w14:textId="556D2667">
      <w:pPr>
        <w:pStyle w:val="CommentText"/>
      </w:pPr>
      <w:r>
        <w:rPr>
          <w:rStyle w:val="CommentReference"/>
        </w:rPr>
        <w:annotationRef/>
      </w:r>
      <w:r>
        <w:fldChar w:fldCharType="begin"/>
      </w:r>
      <w:r>
        <w:instrText xml:space="preserve"> HYPERLINK "mailto:julianneisabel.sitoy@infor.com"</w:instrText>
      </w:r>
      <w:bookmarkStart w:name="_@_0B1B37DE204B44F4A793CBAB54113590Z" w:id="68"/>
      <w:r>
        <w:fldChar w:fldCharType="separate"/>
      </w:r>
      <w:bookmarkEnd w:id="68"/>
      <w:r w:rsidRPr="5AE91A23">
        <w:rPr>
          <w:noProof/>
        </w:rPr>
        <w:t>@Julianne Isabel Sitoy</w:t>
      </w:r>
      <w:r>
        <w:fldChar w:fldCharType="end"/>
      </w:r>
      <w:r w:rsidRPr="263ACAD3">
        <w:t xml:space="preserve">  We might need to update this to &lt;750K as well. Their policy mentioned that anything above 750K.</w:t>
      </w:r>
    </w:p>
  </w:comment>
  <w:comment w:initials="JS" w:author="Julianne Isabel Sitoy" w:date="2025-07-23T19:13:00Z" w:id="67">
    <w:p w:rsidR="00145820" w:rsidRDefault="00145820" w14:paraId="3EF356F4" w14:textId="08581F76">
      <w:pPr>
        <w:pStyle w:val="CommentText"/>
      </w:pPr>
      <w:r>
        <w:rPr>
          <w:rStyle w:val="CommentReference"/>
        </w:rPr>
        <w:annotationRef/>
      </w:r>
      <w:r>
        <w:fldChar w:fldCharType="begin"/>
      </w:r>
      <w:r>
        <w:instrText xml:space="preserve"> HYPERLINK "mailto:iriemack.pable@infor.com"</w:instrText>
      </w:r>
      <w:bookmarkStart w:name="_@_EEB06D1997AA4FB4B74F2A7466C36065Z" w:id="69"/>
      <w:r>
        <w:fldChar w:fldCharType="separate"/>
      </w:r>
      <w:bookmarkEnd w:id="69"/>
      <w:r w:rsidRPr="4B50D0F5">
        <w:rPr>
          <w:noProof/>
        </w:rPr>
        <w:t>@Irie Mack Pable</w:t>
      </w:r>
      <w:r>
        <w:fldChar w:fldCharType="end"/>
      </w:r>
      <w:r w:rsidRPr="00FC08EF">
        <w:t xml:space="preserve"> Completed</w:t>
      </w:r>
    </w:p>
  </w:comment>
  <w:comment w:initials="JS" w:author="Julianne Isabel Sitoy" w:date="1900-01-01T00:00:00Z" w:id="71">
    <w:p w:rsidR="00145820" w:rsidRDefault="00145820" w14:paraId="68C1984F" w14:textId="439F340E">
      <w:pPr>
        <w:pStyle w:val="CommentText"/>
      </w:pPr>
      <w:r>
        <w:rPr>
          <w:rStyle w:val="CommentReference"/>
        </w:rPr>
        <w:annotationRef/>
      </w:r>
      <w:r w:rsidRPr="54CCD3B5">
        <w:t>Update screenshot once given access to tenant</w:t>
      </w:r>
    </w:p>
  </w:comment>
  <w:comment w:initials="JS" w:author="Julianne Isabel Sitoy" w:date="2025-08-08T22:22:00Z" w:id="72">
    <w:p w:rsidR="00C9595D" w:rsidP="00C9595D" w:rsidRDefault="00C9595D" w14:paraId="38CDF42A" w14:textId="77777777">
      <w:pPr>
        <w:pStyle w:val="CommentText"/>
      </w:pPr>
      <w:r>
        <w:rPr>
          <w:rStyle w:val="CommentReference"/>
        </w:rPr>
        <w:annotationRef/>
      </w:r>
      <w:r>
        <w:t>Updated</w:t>
      </w:r>
    </w:p>
  </w:comment>
  <w:comment xmlns:w="http://schemas.openxmlformats.org/wordprocessingml/2006/main" w:initials="IP" w:author="Irie Mack Pable" w:date="2025-08-11T22:11:46" w:id="759374592">
    <w:p xmlns:w14="http://schemas.microsoft.com/office/word/2010/wordml" xmlns:w="http://schemas.openxmlformats.org/wordprocessingml/2006/main" w:rsidR="36F66A86" w:rsidRDefault="7825D392" w14:paraId="0C8215F3" w14:textId="5003D23E">
      <w:pPr>
        <w:pStyle w:val="CommentText"/>
      </w:pPr>
      <w:r>
        <w:rPr>
          <w:rStyle w:val="CommentReference"/>
        </w:rPr>
        <w:annotationRef/>
      </w:r>
      <w:r>
        <w:fldChar w:fldCharType="begin"/>
      </w:r>
      <w:r>
        <w:instrText xml:space="preserve"> HYPERLINK "mailto:julianneisabel.sitoy@infor.com"</w:instrText>
      </w:r>
      <w:bookmarkStart w:name="_@_BDCDEE2661B547B4B3371953C6A6259AZ" w:id="137794315"/>
      <w:r>
        <w:fldChar w:fldCharType="separate"/>
      </w:r>
      <w:bookmarkEnd w:id="137794315"/>
      <w:r w:rsidRPr="4D5CD04D" w:rsidR="0835649B">
        <w:rPr>
          <w:rStyle w:val="Mention"/>
          <w:noProof/>
        </w:rPr>
        <w:t>@Julianne Isabel Sitoy</w:t>
      </w:r>
      <w:r>
        <w:fldChar w:fldCharType="end"/>
      </w:r>
      <w:r w:rsidRPr="3CF915F3" w:rsidR="0DC18F73">
        <w:t xml:space="preserve">  I updated this to "Invoice Routing Category of ‘F’ - NON PO ROUTING". This will be our primary identifier of invoices to be picked up for APIA.</w:t>
      </w:r>
    </w:p>
  </w:comment>
  <w:comment xmlns:w="http://schemas.openxmlformats.org/wordprocessingml/2006/main" w:initials="IP" w:author="Irie Mack Pable" w:date="2025-08-11T23:08:10" w:id="708489287">
    <w:p xmlns:w14="http://schemas.microsoft.com/office/word/2010/wordml" xmlns:w="http://schemas.openxmlformats.org/wordprocessingml/2006/main" w:rsidR="3D929045" w:rsidRDefault="53017B63" w14:paraId="43FA69D0" w14:textId="04D53AD5">
      <w:pPr>
        <w:pStyle w:val="CommentText"/>
      </w:pPr>
      <w:r>
        <w:rPr>
          <w:rStyle w:val="CommentReference"/>
        </w:rPr>
        <w:annotationRef/>
      </w:r>
      <w:r>
        <w:fldChar w:fldCharType="begin"/>
      </w:r>
      <w:r>
        <w:instrText xml:space="preserve"> HYPERLINK "mailto:karen.magisa@infor.com"</w:instrText>
      </w:r>
      <w:bookmarkStart w:name="_@_2138EF23C4D0440EB2EBD47D7DF3C908Z" w:id="549871323"/>
      <w:r>
        <w:fldChar w:fldCharType="separate"/>
      </w:r>
      <w:bookmarkEnd w:id="549871323"/>
      <w:r w:rsidRPr="01CBF7C6" w:rsidR="25C6FF0A">
        <w:rPr>
          <w:rStyle w:val="Mention"/>
          <w:noProof/>
        </w:rPr>
        <w:t>@Karen Magisa</w:t>
      </w:r>
      <w:r>
        <w:fldChar w:fldCharType="end"/>
      </w:r>
      <w:r w:rsidRPr="2EA14215" w:rsidR="4C15E78F">
        <w:t xml:space="preserve"> We might need to revisit the 1st IPA built by Nikko. If this contains the dummy account override. If yes, we also need to update that IPA.</w:t>
      </w:r>
    </w:p>
  </w:comment>
  <w:comment xmlns:w="http://schemas.openxmlformats.org/wordprocessingml/2006/main" w:initials="IP" w:author="Irie Mack Pable" w:date="2025-07-23T15:55:00" w:id="620217219">
    <w:p xmlns:w14="http://schemas.microsoft.com/office/word/2010/wordml" xmlns:w="http://schemas.openxmlformats.org/wordprocessingml/2006/main" w:rsidR="6CF42DE2" w:rsidRDefault="3DD342BA" w14:paraId="204D8E65" w14:textId="6FDB3E7E">
      <w:pPr>
        <w:pStyle w:val="CommentText"/>
      </w:pPr>
      <w:r>
        <w:rPr>
          <w:rStyle w:val="CommentReference"/>
        </w:rPr>
        <w:annotationRef/>
      </w:r>
      <w:r>
        <w:fldChar w:fldCharType="begin"/>
      </w:r>
      <w:r>
        <w:instrText xml:space="preserve"> HYPERLINK "mailto:karen.magisa@infor.com"</w:instrText>
      </w:r>
      <w:bookmarkStart w:name="_@_EB2CD04053C84B98985C6E01BDDFF024Z" w:id="2004279743"/>
      <w:r>
        <w:fldChar w:fldCharType="separate"/>
      </w:r>
      <w:bookmarkEnd w:id="2004279743"/>
      <w:r w:rsidRPr="03279DF1" w:rsidR="37D33B87">
        <w:rPr>
          <w:rStyle w:val="Mention"/>
          <w:noProof/>
        </w:rPr>
        <w:t>@Karen Magisa</w:t>
      </w:r>
      <w:r>
        <w:fldChar w:fldCharType="end"/>
      </w:r>
      <w:r w:rsidRPr="015E1C6C" w:rsidR="339D080A">
        <w:t xml:space="preserve"> There is a current logic that will overwrite the GeneralLedgerAccount to 879340.</w:t>
      </w:r>
    </w:p>
    <w:p xmlns:w14="http://schemas.microsoft.com/office/word/2010/wordml" xmlns:w="http://schemas.openxmlformats.org/wordprocessingml/2006/main" w:rsidR="41EC81FE" w:rsidRDefault="7412B4E2" w14:paraId="4B3B3257" w14:textId="37142A06">
      <w:pPr>
        <w:pStyle w:val="CommentText"/>
      </w:pPr>
    </w:p>
    <w:p xmlns:w14="http://schemas.microsoft.com/office/word/2010/wordml" xmlns:w="http://schemas.openxmlformats.org/wordprocessingml/2006/main" w:rsidR="73BA1951" w:rsidRDefault="36B30C06" w14:paraId="6DAA9F45" w14:textId="565CDF26">
      <w:pPr>
        <w:pStyle w:val="CommentText"/>
      </w:pPr>
      <w:r w:rsidRPr="169D27C9" w:rsidR="59F7D61E">
        <w:t>This should not be the case for service PO.</w:t>
      </w:r>
    </w:p>
    <w:p xmlns:w14="http://schemas.microsoft.com/office/word/2010/wordml" xmlns:w="http://schemas.openxmlformats.org/wordprocessingml/2006/main" w:rsidR="2D7EBD15" w:rsidRDefault="601A5EA6" w14:paraId="0C2FFB11" w14:textId="7AE5CD6F">
      <w:pPr>
        <w:pStyle w:val="CommentText"/>
      </w:pPr>
      <w:r w:rsidRPr="002E644C" w:rsidR="2FB591F4">
        <w:t xml:space="preserve">For confirmation with Baycare, </w:t>
      </w:r>
      <w:r>
        <w:fldChar w:fldCharType="begin"/>
      </w:r>
      <w:r>
        <w:instrText xml:space="preserve"> HYPERLINK "mailto:julianneisabel.sitoy@infor.com"</w:instrText>
      </w:r>
      <w:bookmarkStart w:name="_@_2032D1BE55814856944F7DE04874FEA2Z" w:id="1904115389"/>
      <w:r>
        <w:fldChar w:fldCharType="separate"/>
      </w:r>
      <w:bookmarkEnd w:id="1904115389"/>
      <w:r w:rsidRPr="63A27F7B" w:rsidR="73F69DED">
        <w:rPr>
          <w:rStyle w:val="Mention"/>
          <w:noProof/>
        </w:rPr>
        <w:t>@Julianne Isabel Sitoy</w:t>
      </w:r>
      <w:r>
        <w:fldChar w:fldCharType="end"/>
      </w:r>
      <w:r w:rsidRPr="74752A26" w:rsidR="475F8582">
        <w:t xml:space="preserve"> .</w:t>
      </w:r>
    </w:p>
  </w:comment>
  <w:comment xmlns:w="http://schemas.openxmlformats.org/wordprocessingml/2006/main" w:initials="JS" w:author="Julianne Isabel Sitoy" w:date="2025-08-07T13:50:00" w:id="803345905">
    <w:p xmlns:w14="http://schemas.microsoft.com/office/word/2010/wordml" xmlns:w="http://schemas.openxmlformats.org/wordprocessingml/2006/main" w:rsidR="09524C72" w:rsidRDefault="46BE078C" w14:paraId="618D7369" w14:textId="7C5AFE67">
      <w:pPr>
        <w:pStyle w:val="CommentText"/>
      </w:pPr>
      <w:r>
        <w:rPr>
          <w:rStyle w:val="CommentReference"/>
        </w:rPr>
        <w:annotationRef/>
      </w:r>
      <w:r w:rsidRPr="74544D74" w:rsidR="773CABC5">
        <w:t>Confirmed, do not use dummy account</w:t>
      </w:r>
    </w:p>
  </w:comment>
  <w:comment xmlns:w="http://schemas.openxmlformats.org/wordprocessingml/2006/main" w:initials="JS" w:author="Julianne Isabel Sitoy" w:date="2025-08-08T15:13:00" w:id="627867297">
    <w:p xmlns:w14="http://schemas.microsoft.com/office/word/2010/wordml" xmlns:w="http://schemas.openxmlformats.org/wordprocessingml/2006/main" w:rsidR="7B21B0EF" w:rsidRDefault="26E0A3D7" w14:paraId="0EFB52B0" w14:textId="304A20DB">
      <w:pPr>
        <w:pStyle w:val="CommentText"/>
      </w:pPr>
      <w:r>
        <w:rPr>
          <w:rStyle w:val="CommentReference"/>
        </w:rPr>
        <w:annotationRef/>
      </w:r>
      <w:r w:rsidRPr="6760AA9A" w:rsidR="2A26EC88">
        <w:t>Added.</w:t>
      </w:r>
    </w:p>
  </w:comment>
  <w:comment xmlns:w="http://schemas.openxmlformats.org/wordprocessingml/2006/main" w:initials="IP" w:author="Irie Mack Pable" w:date="2025-08-11T23:25:53" w:id="1750714282">
    <w:p xmlns:w14="http://schemas.microsoft.com/office/word/2010/wordml" xmlns:w="http://schemas.openxmlformats.org/wordprocessingml/2006/main" w:rsidR="6FF97A7B" w:rsidRDefault="1E49B816" w14:paraId="4C7E49D4" w14:textId="4C13F17B">
      <w:pPr>
        <w:pStyle w:val="CommentText"/>
      </w:pPr>
      <w:r>
        <w:rPr>
          <w:rStyle w:val="CommentReference"/>
        </w:rPr>
        <w:annotationRef/>
      </w:r>
      <w:r>
        <w:fldChar w:fldCharType="begin"/>
      </w:r>
      <w:r>
        <w:instrText xml:space="preserve"> HYPERLINK "mailto:julianneisabel.sitoy@infor.com"</w:instrText>
      </w:r>
      <w:bookmarkStart w:name="_@_48FD730ED17A483683CD518921FF9C25Z" w:id="938233122"/>
      <w:r>
        <w:fldChar w:fldCharType="separate"/>
      </w:r>
      <w:bookmarkEnd w:id="938233122"/>
      <w:r w:rsidRPr="640F28EF" w:rsidR="428B5323">
        <w:rPr>
          <w:rStyle w:val="Mention"/>
          <w:noProof/>
        </w:rPr>
        <w:t>@Julianne Isabel Sitoy</w:t>
      </w:r>
      <w:r>
        <w:fldChar w:fldCharType="end"/>
      </w:r>
      <w:r w:rsidRPr="7D7083B7" w:rsidR="58FEB6CE">
        <w:t xml:space="preserve"> </w:t>
      </w:r>
    </w:p>
    <w:p xmlns:w14="http://schemas.microsoft.com/office/word/2010/wordml" xmlns:w="http://schemas.openxmlformats.org/wordprocessingml/2006/main" w:rsidR="38D74407" w:rsidRDefault="2EBA39F1" w14:paraId="15F31CF2" w14:textId="1E027011">
      <w:pPr>
        <w:pStyle w:val="CommentText"/>
      </w:pPr>
    </w:p>
    <w:p xmlns:w14="http://schemas.microsoft.com/office/word/2010/wordml" xmlns:w="http://schemas.openxmlformats.org/wordprocessingml/2006/main" w:rsidR="3EF581ED" w:rsidRDefault="4B48C6FD" w14:paraId="03251D95" w14:textId="6C4E8934">
      <w:pPr>
        <w:pStyle w:val="CommentText"/>
      </w:pPr>
      <w:r w:rsidRPr="7FE2CDB2" w:rsidR="36D38BAE">
        <w:t>We need to clarify the $100,000 threshold logic with Baycare in reference to the Approval Matrix.</w:t>
      </w:r>
    </w:p>
    <w:p xmlns:w14="http://schemas.microsoft.com/office/word/2010/wordml" xmlns:w="http://schemas.openxmlformats.org/wordprocessingml/2006/main" w:rsidR="21229570" w:rsidRDefault="49B182DF" w14:paraId="50B39D11" w14:textId="58A87960">
      <w:pPr>
        <w:pStyle w:val="CommentText"/>
      </w:pPr>
    </w:p>
    <w:p xmlns:w14="http://schemas.microsoft.com/office/word/2010/wordml" xmlns:w="http://schemas.openxmlformats.org/wordprocessingml/2006/main" w:rsidR="0F942366" w:rsidRDefault="0532CD1A" w14:paraId="246C759E" w14:textId="6DA40ECE">
      <w:pPr>
        <w:pStyle w:val="CommentText"/>
      </w:pPr>
      <w:r w:rsidRPr="319B7390" w:rsidR="39A870A1">
        <w:t>Will this mean that the Supervisor position will be bypassed given that their authority limit is &lt;1,000 only?</w:t>
      </w:r>
    </w:p>
  </w:comment>
  <w:comment xmlns:w="http://schemas.openxmlformats.org/wordprocessingml/2006/main" w:initials="IP" w:author="Irie Mack Pable" w:date="2025-08-13T21:07:39" w:id="257095457">
    <w:p xmlns:w14="http://schemas.microsoft.com/office/word/2010/wordml" xmlns:w="http://schemas.openxmlformats.org/wordprocessingml/2006/main" w:rsidR="4529E176" w:rsidRDefault="186DA0A6" w14:paraId="2688DA01" w14:textId="532CD11D">
      <w:pPr>
        <w:pStyle w:val="CommentText"/>
      </w:pPr>
      <w:r>
        <w:rPr>
          <w:rStyle w:val="CommentReference"/>
        </w:rPr>
        <w:annotationRef/>
      </w:r>
      <w:r w:rsidRPr="2D188146" w:rsidR="6674CDDB">
        <w:t>We will follow the existing logic and $100K logic will not apply.</w:t>
      </w:r>
    </w:p>
  </w:comment>
</w:comments>
</file>

<file path=word/commentsExtended.xml><?xml version="1.0" encoding="utf-8"?>
<w15:commentsEx xmlns:mc="http://schemas.openxmlformats.org/markup-compatibility/2006" xmlns:w15="http://schemas.microsoft.com/office/word/2012/wordml" mc:Ignorable="w15">
  <w15:commentEx w15:done="1" w15:paraId="682CDDB9"/>
  <w15:commentEx w15:done="1" w15:paraId="423EC43E" w15:paraIdParent="682CDDB9"/>
  <w15:commentEx w15:done="1" w15:paraId="6E22276A" w15:paraIdParent="682CDDB9"/>
  <w15:commentEx w15:done="1" w15:paraId="19DBD0A4" w15:paraIdParent="682CDDB9"/>
  <w15:commentEx w15:done="1" w15:paraId="7A1A5CDD"/>
  <w15:commentEx w15:done="1" w15:paraId="7907F85B" w15:paraIdParent="7A1A5CDD"/>
  <w15:commentEx w15:done="1" w15:paraId="53EFAFD9" w15:paraIdParent="7A1A5CDD"/>
  <w15:commentEx w15:done="1" w15:paraId="254D7D8D"/>
  <w15:commentEx w15:done="1" w15:paraId="30CBDB71" w15:paraIdParent="254D7D8D"/>
  <w15:commentEx w15:done="1" w15:paraId="3ED89673" w15:paraIdParent="254D7D8D"/>
  <w15:commentEx w15:done="1" w15:paraId="53E7F25F"/>
  <w15:commentEx w15:done="1" w15:paraId="350A4B91"/>
  <w15:commentEx w15:done="1" w15:paraId="5E827A1E" w15:paraIdParent="350A4B91"/>
  <w15:commentEx w15:done="1" w15:paraId="1A230B2B" w15:paraIdParent="350A4B91"/>
  <w15:commentEx w15:done="1" w15:paraId="78F4B504"/>
  <w15:commentEx w15:done="1" w15:paraId="1B3BA8CB" w15:paraIdParent="78F4B504"/>
  <w15:commentEx w15:done="1" w15:paraId="6661A9AB" w15:paraIdParent="78F4B504"/>
  <w15:commentEx w15:done="1" w15:paraId="5419B910"/>
  <w15:commentEx w15:done="1" w15:paraId="631833CF" w15:paraIdParent="5419B910"/>
  <w15:commentEx w15:done="1" w15:paraId="35BD0186" w15:paraIdParent="5419B910"/>
  <w15:commentEx w15:done="1" w15:paraId="526CDB29"/>
  <w15:commentEx w15:done="1" w15:paraId="767028C2" w15:paraIdParent="526CDB29"/>
  <w15:commentEx w15:done="1" w15:paraId="6C4BE924"/>
  <w15:commentEx w15:done="1" w15:paraId="1CBD2305" w15:paraIdParent="6C4BE924"/>
  <w15:commentEx w15:done="1" w15:paraId="65335B5A" w15:paraIdParent="6C4BE924"/>
  <w15:commentEx w15:done="1" w15:paraId="219A2F68"/>
  <w15:commentEx w15:done="1" w15:paraId="7E52857D"/>
  <w15:commentEx w15:done="1" w15:paraId="3EF356F4" w15:paraIdParent="7E52857D"/>
  <w15:commentEx w15:done="1" w15:paraId="68C1984F"/>
  <w15:commentEx w15:done="1" w15:paraId="38CDF42A" w15:paraIdParent="68C1984F"/>
  <w15:commentEx w15:done="1" w15:paraId="0C8215F3" w15:paraIdParent="7A1A5CDD"/>
  <w15:commentEx w15:done="0" w15:paraId="43FA69D0"/>
  <w15:commentEx w15:done="1" w15:paraId="0C2FFB11"/>
  <w15:commentEx w15:done="1" w15:paraId="618D7369" w15:paraIdParent="0C2FFB11"/>
  <w15:commentEx w15:done="1" w15:paraId="0EFB52B0" w15:paraIdParent="0C2FFB11"/>
  <w15:commentEx w15:done="1" w15:paraId="246C759E"/>
  <w15:commentEx w15:done="1" w15:paraId="2688DA01" w15:paraIdParent="246C759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37B4B47" w16cex:dateUtc="2025-07-23T15:03:00Z"/>
  <w16cex:commentExtensible w16cex:durableId="5FD370E6" w16cex:dateUtc="2025-08-07T12:43:00Z"/>
  <w16cex:commentExtensible w16cex:durableId="6A5CC146" w16cex:dateUtc="2025-08-07T12:46:00Z"/>
  <w16cex:commentExtensible w16cex:durableId="42ECD647" w16cex:dateUtc="2025-08-08T13:42:00Z"/>
  <w16cex:commentExtensible w16cex:durableId="3DBF19B3" w16cex:dateUtc="2025-07-23T15:04:00Z"/>
  <w16cex:commentExtensible w16cex:durableId="2A7F7236" w16cex:dateUtc="2025-08-07T12:47:00Z"/>
  <w16cex:commentExtensible w16cex:durableId="7E217420" w16cex:dateUtc="2025-08-08T13:42:00Z"/>
  <w16cex:commentExtensible w16cex:durableId="0E043E99" w16cex:dateUtc="2025-08-11T15:08:10.256Z"/>
  <w16cex:commentExtensible w16cex:durableId="58B23C8C" w16cex:dateUtc="2025-08-11T14:11:46.616Z"/>
  <w16cex:commentExtensible w16cex:durableId="1A23E584" w16cex:dateUtc="2025-07-23T15:08:00Z"/>
  <w16cex:commentExtensible w16cex:durableId="61502CC0" w16cex:dateUtc="2025-08-07T12:48:00Z"/>
  <w16cex:commentExtensible w16cex:durableId="072CDAC1" w16cex:dateUtc="2025-08-08T13:45:00Z"/>
  <w16cex:commentExtensible w16cex:durableId="6F21397F" w16cex:dateUtc="2025-07-23T15:09:00Z"/>
  <w16cex:commentExtensible w16cex:durableId="386B7776" w16cex:dateUtc="2025-07-23T14:22:00Z"/>
  <w16cex:commentExtensible w16cex:durableId="033DD657" w16cex:dateUtc="2025-08-07T12:49:00Z"/>
  <w16cex:commentExtensible w16cex:durableId="131B76B7" w16cex:dateUtc="2025-08-08T14:13:00Z"/>
  <w16cex:commentExtensible w16cex:durableId="269D4D32" w16cex:dateUtc="2025-07-23T14:24:00Z"/>
  <w16cex:commentExtensible w16cex:durableId="5562D6A5" w16cex:dateUtc="2025-08-07T12:49:00Z"/>
  <w16cex:commentExtensible w16cex:durableId="195472C8" w16cex:dateUtc="2025-08-08T14:13:00Z"/>
  <w16cex:commentExtensible w16cex:durableId="1FCD2797" w16cex:dateUtc="2025-07-23T14:55:00Z"/>
  <w16cex:commentExtensible w16cex:durableId="2486B061" w16cex:dateUtc="2025-08-07T12:50:00Z"/>
  <w16cex:commentExtensible w16cex:durableId="1FD89DD4" w16cex:dateUtc="2025-08-08T14:13:00Z"/>
  <w16cex:commentExtensible w16cex:durableId="725B913A" w16cex:dateUtc="2025-07-23T14:56:00Z"/>
  <w16cex:commentExtensible w16cex:durableId="5D660A21" w16cex:dateUtc="2025-08-07T12:50:00Z"/>
  <w16cex:commentExtensible w16cex:durableId="118F93F9" w16cex:dateUtc="2025-08-08T14:14:00Z"/>
  <w16cex:commentExtensible w16cex:durableId="2DFB06ED" w16cex:dateUtc="2025-08-07T12:58:00Z"/>
  <w16cex:commentExtensible w16cex:durableId="7BA9924A" w16cex:dateUtc="2025-08-08T14:16:00Z"/>
  <w16cex:commentExtensible w16cex:durableId="5DE816B2" w16cex:dateUtc="2025-07-23T14:59:00Z"/>
  <w16cex:commentExtensible w16cex:durableId="78429536" w16cex:dateUtc="2025-08-07T12:51:00Z"/>
  <w16cex:commentExtensible w16cex:durableId="4851F955" w16cex:dateUtc="2025-08-08T14:17:00Z"/>
  <w16cex:commentExtensible w16cex:durableId="21304379" w16cex:dateUtc="2025-07-22T16:02:00Z"/>
  <w16cex:commentExtensible w16cex:durableId="5EFF8212" w16cex:dateUtc="2025-07-22T15:58:00Z"/>
  <w16cex:commentExtensible w16cex:durableId="7C2C8D4B" w16cex:dateUtc="2025-07-23T11:13:00Z"/>
  <w16cex:commentExtensible w16cex:durableId="35E12210" w16cex:dateUtc="2025-07-22T06:42:00Z"/>
  <w16cex:commentExtensible w16cex:durableId="12834A10" w16cex:dateUtc="2025-08-08T14:22:00Z"/>
  <w16cex:commentExtensible w16cex:durableId="0299C12A" w16cex:dateUtc="2025-08-11T15:25:53.738Z"/>
  <w16cex:commentExtensible w16cex:durableId="294BB3AA" w16cex:dateUtc="2025-08-13T13:07:39.683Z"/>
</w16cex:commentsExtensible>
</file>

<file path=word/commentsIds.xml><?xml version="1.0" encoding="utf-8"?>
<w16cid:commentsIds xmlns:mc="http://schemas.openxmlformats.org/markup-compatibility/2006" xmlns:w16cid="http://schemas.microsoft.com/office/word/2016/wordml/cid" mc:Ignorable="w16cid">
  <w16cid:commentId w16cid:paraId="682CDDB9" w16cid:durableId="137B4B47"/>
  <w16cid:commentId w16cid:paraId="423EC43E" w16cid:durableId="5FD370E6"/>
  <w16cid:commentId w16cid:paraId="6E22276A" w16cid:durableId="6A5CC146"/>
  <w16cid:commentId w16cid:paraId="19DBD0A4" w16cid:durableId="42ECD647"/>
  <w16cid:commentId w16cid:paraId="7A1A5CDD" w16cid:durableId="3DBF19B3"/>
  <w16cid:commentId w16cid:paraId="7907F85B" w16cid:durableId="2A7F7236"/>
  <w16cid:commentId w16cid:paraId="53EFAFD9" w16cid:durableId="7E217420"/>
  <w16cid:commentId w16cid:paraId="254D7D8D" w16cid:durableId="1A23E584"/>
  <w16cid:commentId w16cid:paraId="30CBDB71" w16cid:durableId="61502CC0"/>
  <w16cid:commentId w16cid:paraId="3ED89673" w16cid:durableId="072CDAC1"/>
  <w16cid:commentId w16cid:paraId="53E7F25F" w16cid:durableId="6F21397F"/>
  <w16cid:commentId w16cid:paraId="350A4B91" w16cid:durableId="386B7776"/>
  <w16cid:commentId w16cid:paraId="5E827A1E" w16cid:durableId="033DD657"/>
  <w16cid:commentId w16cid:paraId="1A230B2B" w16cid:durableId="131B76B7"/>
  <w16cid:commentId w16cid:paraId="78F4B504" w16cid:durableId="269D4D32"/>
  <w16cid:commentId w16cid:paraId="1B3BA8CB" w16cid:durableId="5562D6A5"/>
  <w16cid:commentId w16cid:paraId="6661A9AB" w16cid:durableId="195472C8"/>
  <w16cid:commentId w16cid:paraId="5419B910" w16cid:durableId="725B913A"/>
  <w16cid:commentId w16cid:paraId="631833CF" w16cid:durableId="5D660A21"/>
  <w16cid:commentId w16cid:paraId="35BD0186" w16cid:durableId="118F93F9"/>
  <w16cid:commentId w16cid:paraId="526CDB29" w16cid:durableId="2DFB06ED"/>
  <w16cid:commentId w16cid:paraId="767028C2" w16cid:durableId="7BA9924A"/>
  <w16cid:commentId w16cid:paraId="6C4BE924" w16cid:durableId="5DE816B2"/>
  <w16cid:commentId w16cid:paraId="1CBD2305" w16cid:durableId="78429536"/>
  <w16cid:commentId w16cid:paraId="65335B5A" w16cid:durableId="4851F955"/>
  <w16cid:commentId w16cid:paraId="219A2F68" w16cid:durableId="21304379"/>
  <w16cid:commentId w16cid:paraId="7E52857D" w16cid:durableId="5EFF8212"/>
  <w16cid:commentId w16cid:paraId="3EF356F4" w16cid:durableId="7C2C8D4B"/>
  <w16cid:commentId w16cid:paraId="68C1984F" w16cid:durableId="35E12210"/>
  <w16cid:commentId w16cid:paraId="38CDF42A" w16cid:durableId="12834A10"/>
  <w16cid:commentId w16cid:paraId="0C8215F3" w16cid:durableId="58B23C8C"/>
  <w16cid:commentId w16cid:paraId="43FA69D0" w16cid:durableId="0E043E99"/>
  <w16cid:commentId w16cid:paraId="0C2FFB11" w16cid:durableId="1FCD2797"/>
  <w16cid:commentId w16cid:paraId="618D7369" w16cid:durableId="2486B061"/>
  <w16cid:commentId w16cid:paraId="0EFB52B0" w16cid:durableId="1FD89DD4"/>
  <w16cid:commentId w16cid:paraId="246C759E" w16cid:durableId="0299C12A"/>
  <w16cid:commentId w16cid:paraId="2688DA01" w16cid:durableId="294BB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3ECA" w:rsidP="001B1583" w:rsidRDefault="006B3ECA" w14:paraId="7C37EA46" w14:textId="77777777">
      <w:pPr>
        <w:spacing w:after="0" w:line="240" w:lineRule="auto"/>
      </w:pPr>
      <w:r>
        <w:separator/>
      </w:r>
    </w:p>
  </w:endnote>
  <w:endnote w:type="continuationSeparator" w:id="0">
    <w:p w:rsidR="006B3ECA" w:rsidP="001B1583" w:rsidRDefault="006B3ECA" w14:paraId="53D8E7B3" w14:textId="77777777">
      <w:pPr>
        <w:spacing w:after="0" w:line="240" w:lineRule="auto"/>
      </w:pPr>
      <w:r>
        <w:continuationSeparator/>
      </w:r>
    </w:p>
  </w:endnote>
  <w:endnote w:type="continuationNotice" w:id="1">
    <w:p w:rsidR="006B3ECA" w:rsidRDefault="006B3ECA" w14:paraId="2EEEFAB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A5A78" w:rsidR="00D01AAD" w:rsidP="004519A1" w:rsidRDefault="00D01AAD" w14:paraId="26FB3AA8" w14:textId="77777777">
    <w:pPr>
      <w:pStyle w:val="Footer"/>
      <w:rPr>
        <w:rFonts w:cstheme="minorHAnsi"/>
        <w:sz w:val="20"/>
        <w:szCs w:val="20"/>
      </w:rPr>
    </w:pPr>
  </w:p>
  <w:p w:rsidRPr="001D5073" w:rsidR="00D01AAD" w:rsidP="00DF4B7C" w:rsidRDefault="00D01AAD" w14:paraId="3E60D4DE" w14:textId="7328E93B">
    <w:pPr>
      <w:pStyle w:val="Footer"/>
      <w:pBdr>
        <w:top w:val="single" w:color="0B1B5E" w:sz="4" w:space="1"/>
      </w:pBdr>
      <w:rPr>
        <w:rFonts w:cstheme="minorHAnsi"/>
        <w:sz w:val="20"/>
        <w:szCs w:val="20"/>
      </w:rPr>
    </w:pPr>
    <w:r>
      <w:rPr>
        <w:rFonts w:cstheme="minorHAnsi"/>
        <w:sz w:val="20"/>
        <w:szCs w:val="20"/>
      </w:rPr>
      <w:t xml:space="preserve"> </w:t>
    </w:r>
    <w:r>
      <w:rPr>
        <w:rFonts w:cstheme="minorHAnsi"/>
        <w:sz w:val="20"/>
        <w:szCs w:val="20"/>
      </w:rPr>
      <w:tab/>
    </w:r>
    <w:r w:rsidRPr="002A5A78">
      <w:rPr>
        <w:rFonts w:cstheme="minorHAnsi"/>
        <w:sz w:val="20"/>
        <w:szCs w:val="20"/>
      </w:rPr>
      <w:t xml:space="preserve">Proprietary &amp; Confidential </w:t>
    </w:r>
    <w:r>
      <w:rPr>
        <w:rFonts w:cstheme="minorHAnsi"/>
        <w:sz w:val="20"/>
        <w:szCs w:val="20"/>
      </w:rPr>
      <w:tab/>
    </w:r>
    <w:r>
      <w:rPr>
        <w:rFonts w:cstheme="minorHAnsi"/>
        <w:sz w:val="20"/>
        <w:szCs w:val="20"/>
      </w:rPr>
      <w:tab/>
    </w:r>
    <w:r>
      <w:rPr>
        <w:rFonts w:cstheme="minorHAnsi"/>
        <w:sz w:val="20"/>
        <w:szCs w:val="20"/>
      </w:rPr>
      <w:tab/>
    </w:r>
    <w:r w:rsidRPr="002A5A78">
      <w:rPr>
        <w:rFonts w:cstheme="minorHAnsi"/>
        <w:noProof/>
        <w:sz w:val="20"/>
        <w:szCs w:val="20"/>
      </w:rPr>
      <w:fldChar w:fldCharType="begin"/>
    </w:r>
    <w:r w:rsidRPr="002A5A78">
      <w:rPr>
        <w:rFonts w:cstheme="minorHAnsi"/>
        <w:sz w:val="20"/>
        <w:szCs w:val="20"/>
      </w:rPr>
      <w:instrText xml:space="preserve"> PAGE   \* MERGEFORMAT </w:instrText>
    </w:r>
    <w:r w:rsidRPr="002A5A78">
      <w:rPr>
        <w:rFonts w:cstheme="minorHAnsi"/>
        <w:sz w:val="20"/>
        <w:szCs w:val="20"/>
      </w:rPr>
      <w:fldChar w:fldCharType="separate"/>
    </w:r>
    <w:r>
      <w:rPr>
        <w:rFonts w:cstheme="minorHAnsi"/>
        <w:sz w:val="20"/>
        <w:szCs w:val="20"/>
      </w:rPr>
      <w:t>10</w:t>
    </w:r>
    <w:r w:rsidRPr="002A5A78">
      <w:rPr>
        <w:rFonts w:cstheme="minorHAnsi"/>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0D01AAD" w:rsidTr="09D9A925" w14:paraId="18883226" w14:textId="77777777">
      <w:tc>
        <w:tcPr>
          <w:tcW w:w="4320" w:type="dxa"/>
        </w:tcPr>
        <w:p w:rsidR="00D01AAD" w:rsidP="09D9A925" w:rsidRDefault="00D01AAD" w14:paraId="60DB009A" w14:textId="7B874097">
          <w:pPr>
            <w:pStyle w:val="Header"/>
            <w:ind w:left="-115"/>
          </w:pPr>
        </w:p>
      </w:tc>
      <w:tc>
        <w:tcPr>
          <w:tcW w:w="4320" w:type="dxa"/>
        </w:tcPr>
        <w:p w:rsidR="00D01AAD" w:rsidP="09D9A925" w:rsidRDefault="00D01AAD" w14:paraId="4AE43FAF" w14:textId="26D25E78">
          <w:pPr>
            <w:pStyle w:val="Header"/>
            <w:jc w:val="center"/>
          </w:pPr>
        </w:p>
      </w:tc>
      <w:tc>
        <w:tcPr>
          <w:tcW w:w="4320" w:type="dxa"/>
        </w:tcPr>
        <w:p w:rsidR="00D01AAD" w:rsidP="09D9A925" w:rsidRDefault="00D01AAD" w14:paraId="61DF7679" w14:textId="585BAE74">
          <w:pPr>
            <w:pStyle w:val="Header"/>
            <w:ind w:right="-115"/>
            <w:jc w:val="right"/>
          </w:pPr>
        </w:p>
      </w:tc>
    </w:tr>
  </w:tbl>
  <w:p w:rsidR="00D01AAD" w:rsidRDefault="00D01AAD" w14:paraId="32918D68" w14:textId="735E84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01AAD" w:rsidTr="09D9A925" w14:paraId="1F9D5E79" w14:textId="77777777">
      <w:tc>
        <w:tcPr>
          <w:tcW w:w="3120" w:type="dxa"/>
        </w:tcPr>
        <w:p w:rsidR="00D01AAD" w:rsidP="09D9A925" w:rsidRDefault="00D01AAD" w14:paraId="14A8E472" w14:textId="7434C4FB">
          <w:pPr>
            <w:pStyle w:val="Header"/>
            <w:ind w:left="-115"/>
          </w:pPr>
        </w:p>
      </w:tc>
      <w:tc>
        <w:tcPr>
          <w:tcW w:w="3120" w:type="dxa"/>
        </w:tcPr>
        <w:p w:rsidR="00D01AAD" w:rsidP="09D9A925" w:rsidRDefault="00D01AAD" w14:paraId="7F8ACC66" w14:textId="1114C9B4">
          <w:pPr>
            <w:pStyle w:val="Header"/>
            <w:jc w:val="center"/>
          </w:pPr>
        </w:p>
      </w:tc>
      <w:tc>
        <w:tcPr>
          <w:tcW w:w="3120" w:type="dxa"/>
        </w:tcPr>
        <w:p w:rsidR="00D01AAD" w:rsidP="09D9A925" w:rsidRDefault="00D01AAD" w14:paraId="7BB5B52A" w14:textId="69112D9D">
          <w:pPr>
            <w:pStyle w:val="Header"/>
            <w:ind w:right="-115"/>
            <w:jc w:val="right"/>
          </w:pPr>
        </w:p>
      </w:tc>
    </w:tr>
  </w:tbl>
  <w:p w:rsidR="00D01AAD" w:rsidRDefault="00D01AAD" w14:paraId="286A468E" w14:textId="6B51D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3ECA" w:rsidP="001B1583" w:rsidRDefault="006B3ECA" w14:paraId="1336EC42" w14:textId="77777777">
      <w:pPr>
        <w:spacing w:after="0" w:line="240" w:lineRule="auto"/>
      </w:pPr>
      <w:r>
        <w:separator/>
      </w:r>
    </w:p>
  </w:footnote>
  <w:footnote w:type="continuationSeparator" w:id="0">
    <w:p w:rsidR="006B3ECA" w:rsidP="001B1583" w:rsidRDefault="006B3ECA" w14:paraId="03D8F227" w14:textId="77777777">
      <w:pPr>
        <w:spacing w:after="0" w:line="240" w:lineRule="auto"/>
      </w:pPr>
      <w:r>
        <w:continuationSeparator/>
      </w:r>
    </w:p>
  </w:footnote>
  <w:footnote w:type="continuationNotice" w:id="1">
    <w:p w:rsidR="006B3ECA" w:rsidRDefault="006B3ECA" w14:paraId="6E507A7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01AAD" w:rsidP="00EB6D30" w:rsidRDefault="5EAD4C01" w14:paraId="514E05BA" w14:textId="184F31FE">
    <w:pPr>
      <w:pStyle w:val="Header"/>
      <w:tabs>
        <w:tab w:val="left" w:pos="4540"/>
        <w:tab w:val="left" w:pos="5200"/>
      </w:tabs>
      <w:rPr>
        <w:b/>
      </w:rPr>
    </w:pPr>
    <w:r>
      <w:rPr>
        <w:noProof/>
      </w:rPr>
      <w:drawing>
        <wp:inline distT="0" distB="0" distL="0" distR="0" wp14:anchorId="313D8A28" wp14:editId="148186C1">
          <wp:extent cx="1035050" cy="37516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35050" cy="375164"/>
                  </a:xfrm>
                  <a:prstGeom prst="rect">
                    <a:avLst/>
                  </a:prstGeom>
                </pic:spPr>
              </pic:pic>
            </a:graphicData>
          </a:graphic>
        </wp:inline>
      </w:drawing>
    </w:r>
    <w:r w:rsidR="00D01AAD">
      <w:tab/>
    </w:r>
  </w:p>
  <w:p w:rsidRPr="007257F7" w:rsidR="00D01AAD" w:rsidP="00EB6D30" w:rsidRDefault="00D01AAD" w14:paraId="393E9C18" w14:textId="64FDCD3F">
    <w:pPr>
      <w:pStyle w:val="Header"/>
      <w:tabs>
        <w:tab w:val="left" w:pos="4540"/>
        <w:tab w:val="left" w:pos="5200"/>
      </w:tabs>
      <w:rPr>
        <w:rFonts w:ascii="Calibri" w:hAnsi="Calibri" w:cs="Calibri"/>
        <w:b/>
      </w:rPr>
    </w:pPr>
    <w:r w:rsidRPr="007257F7">
      <w:rPr>
        <w:rFonts w:ascii="Calibri" w:hAnsi="Calibri" w:cs="Calibri"/>
        <w:b/>
      </w:rPr>
      <w:tab/>
    </w:r>
    <w:r w:rsidRPr="007257F7">
      <w:rPr>
        <w:rFonts w:ascii="Calibri" w:hAnsi="Calibri" w:cs="Calibri"/>
        <w:b/>
      </w:rPr>
      <w:tab/>
    </w:r>
    <w:r w:rsidRPr="007257F7">
      <w:rPr>
        <w:rFonts w:ascii="Calibri" w:hAnsi="Calibri" w:cs="Calibri"/>
        <w:b/>
      </w:rPr>
      <w:tab/>
    </w:r>
    <w:r w:rsidRPr="007257F7">
      <w:rPr>
        <w:rFonts w:ascii="Calibri" w:hAnsi="Calibri" w:cs="Calibri"/>
        <w:b/>
      </w:rPr>
      <w:tab/>
    </w:r>
    <w:r w:rsidRPr="007257F7">
      <w:rPr>
        <w:rFonts w:ascii="Calibri" w:hAnsi="Calibri" w:cs="Calibri"/>
        <w:b/>
      </w:rPr>
      <w:t xml:space="preserve">    </w:t>
    </w:r>
  </w:p>
  <w:p w:rsidR="00D01AAD" w:rsidP="000D6C4F" w:rsidRDefault="00D01AAD" w14:paraId="6E5F5C82" w14:textId="426AF7DA">
    <w:pPr>
      <w:pStyle w:val="Header"/>
      <w:pBdr>
        <w:top w:val="single" w:color="auto" w:sz="4"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1AAD" w:rsidP="00776C3F" w:rsidRDefault="00D01AAD" w14:paraId="5EC64CBC" w14:textId="7C97D28A">
    <w:pPr>
      <w:pStyle w:val="Header"/>
      <w:tabs>
        <w:tab w:val="left" w:pos="4540"/>
        <w:tab w:val="left" w:pos="5200"/>
      </w:tabs>
      <w:rPr>
        <w:b/>
      </w:rPr>
    </w:pPr>
    <w:r>
      <w:rPr>
        <w:b/>
      </w:rPr>
      <w:tab/>
    </w:r>
    <w:r>
      <w:rPr>
        <w:b/>
      </w:rPr>
      <w:tab/>
    </w:r>
    <w:r>
      <w:rPr>
        <w:b/>
      </w:rPr>
      <w:tab/>
    </w:r>
  </w:p>
  <w:p w:rsidRPr="007257F7" w:rsidR="00D01AAD" w:rsidP="00776C3F" w:rsidRDefault="00D01AAD" w14:paraId="787ABE75" w14:textId="77777777">
    <w:pPr>
      <w:pStyle w:val="Header"/>
      <w:tabs>
        <w:tab w:val="left" w:pos="4540"/>
        <w:tab w:val="left" w:pos="5200"/>
      </w:tabs>
      <w:rPr>
        <w:rFonts w:ascii="Calibri" w:hAnsi="Calibri" w:cs="Calibri"/>
        <w:b/>
      </w:rPr>
    </w:pPr>
    <w:r w:rsidRPr="007257F7">
      <w:rPr>
        <w:rFonts w:ascii="Calibri" w:hAnsi="Calibri" w:cs="Calibri"/>
        <w:b/>
      </w:rPr>
      <w:tab/>
    </w:r>
    <w:r w:rsidRPr="007257F7">
      <w:rPr>
        <w:rFonts w:ascii="Calibri" w:hAnsi="Calibri" w:cs="Calibri"/>
        <w:b/>
      </w:rPr>
      <w:tab/>
    </w:r>
    <w:r w:rsidRPr="007257F7">
      <w:rPr>
        <w:rFonts w:ascii="Calibri" w:hAnsi="Calibri" w:cs="Calibri"/>
        <w:b/>
      </w:rPr>
      <w:tab/>
    </w:r>
    <w:r w:rsidRPr="007257F7">
      <w:rPr>
        <w:rFonts w:ascii="Calibri" w:hAnsi="Calibri" w:cs="Calibri"/>
        <w:b/>
      </w:rPr>
      <w:tab/>
    </w:r>
    <w:r w:rsidRPr="007257F7">
      <w:rPr>
        <w:rFonts w:ascii="Calibri" w:hAnsi="Calibri" w:cs="Calibri"/>
        <w:b/>
      </w:rPr>
      <w:t xml:space="preserve">    </w:t>
    </w:r>
  </w:p>
  <w:p w:rsidR="00D01AAD" w:rsidRDefault="00D01AAD" w14:paraId="3374A7A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7c2249eb"/>
    <w:multiLevelType xmlns:w="http://schemas.openxmlformats.org/wordprocessingml/2006/main" w:val="hybridMultilevel"/>
    <w:lvl xmlns:w="http://schemas.openxmlformats.org/wordprocessingml/2006/main" w:ilvl="0">
      <w:start w:val="1"/>
      <w:numFmt w:val="bullet"/>
      <w:lvlText w:val="o"/>
      <w:lvlJc w:val="left"/>
      <w:pPr>
        <w:ind w:left="2160" w:hanging="360"/>
      </w:pPr>
      <w:rPr>
        <w:rFonts w:hint="default" w:ascii="Courier New" w:hAnsi="Courier New"/>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w:abstractNumId="0" w15:restartNumberingAfterBreak="0">
    <w:nsid w:val="00C118C9"/>
    <w:multiLevelType w:val="hybridMultilevel"/>
    <w:tmpl w:val="126897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2641F6"/>
    <w:multiLevelType w:val="hybridMultilevel"/>
    <w:tmpl w:val="B9F6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F439F"/>
    <w:multiLevelType w:val="multilevel"/>
    <w:tmpl w:val="531262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AE236A"/>
    <w:multiLevelType w:val="multilevel"/>
    <w:tmpl w:val="5B0E8BBC"/>
    <w:lvl w:ilvl="0">
      <w:start w:val="2"/>
      <w:numFmt w:val="decimal"/>
      <w:lvlText w:val="%1"/>
      <w:lvlJc w:val="left"/>
      <w:pPr>
        <w:ind w:left="360" w:hanging="360"/>
      </w:pPr>
      <w:rPr>
        <w:rFonts w:hint="default"/>
      </w:rPr>
    </w:lvl>
    <w:lvl w:ilv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177455"/>
    <w:multiLevelType w:val="hybridMultilevel"/>
    <w:tmpl w:val="F5CC2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9E70E1"/>
    <w:multiLevelType w:val="multilevel"/>
    <w:tmpl w:val="50F8C10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0B57386C"/>
    <w:multiLevelType w:val="multilevel"/>
    <w:tmpl w:val="9F6EB2A4"/>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124A5D89"/>
    <w:multiLevelType w:val="hybridMultilevel"/>
    <w:tmpl w:val="8884BFE4"/>
    <w:lvl w:ilvl="0" w:tplc="D890C308">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7FE200D"/>
    <w:multiLevelType w:val="hybridMultilevel"/>
    <w:tmpl w:val="A06E347E"/>
    <w:lvl w:ilvl="0" w:tplc="3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83C6132"/>
    <w:multiLevelType w:val="multilevel"/>
    <w:tmpl w:val="78B8BC56"/>
    <w:lvl w:ilvl="0">
      <w:start w:val="3"/>
      <w:numFmt w:val="decimal"/>
      <w:lvlText w:val="%1"/>
      <w:lvlJc w:val="left"/>
      <w:pPr>
        <w:ind w:left="360" w:hanging="360"/>
      </w:pPr>
      <w:rPr>
        <w:rFonts w:hint="default"/>
      </w:rPr>
    </w:lvl>
    <w:lvl w:ilv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BF0C15"/>
    <w:multiLevelType w:val="hybridMultilevel"/>
    <w:tmpl w:val="C1A21ACA"/>
    <w:lvl w:ilvl="0" w:tplc="1E004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FF2AD9"/>
    <w:multiLevelType w:val="hybridMultilevel"/>
    <w:tmpl w:val="04546E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813719"/>
    <w:multiLevelType w:val="hybridMultilevel"/>
    <w:tmpl w:val="D1AEA1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1A729E9"/>
    <w:multiLevelType w:val="hybridMultilevel"/>
    <w:tmpl w:val="B478FFD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E1E8C"/>
    <w:multiLevelType w:val="multilevel"/>
    <w:tmpl w:val="8F2E3946"/>
    <w:lvl w:ilvl="0">
      <w:start w:val="4"/>
      <w:numFmt w:val="decimal"/>
      <w:lvlText w:val="%1.0"/>
      <w:lvlJc w:val="left"/>
      <w:pPr>
        <w:ind w:left="720" w:hanging="720"/>
      </w:pPr>
      <w:rPr>
        <w:rFonts w:hint="default"/>
        <w:color w:val="FFFFFF" w:themeColor="background1"/>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243B258D"/>
    <w:multiLevelType w:val="hybridMultilevel"/>
    <w:tmpl w:val="AB5A08B4"/>
    <w:lvl w:ilvl="0" w:tplc="3409000B">
      <w:start w:val="1"/>
      <w:numFmt w:val="bullet"/>
      <w:lvlText w:val=""/>
      <w:lvlJc w:val="left"/>
      <w:pPr>
        <w:ind w:left="1440" w:hanging="360"/>
      </w:pPr>
      <w:rPr>
        <w:rFonts w:hint="default" w:ascii="Wingdings" w:hAnsi="Wingdings"/>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271F014F"/>
    <w:multiLevelType w:val="hybridMultilevel"/>
    <w:tmpl w:val="196E0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91E93"/>
    <w:multiLevelType w:val="hybridMultilevel"/>
    <w:tmpl w:val="DC64619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F27196D"/>
    <w:multiLevelType w:val="hybridMultilevel"/>
    <w:tmpl w:val="42D2ED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EE515C"/>
    <w:multiLevelType w:val="hybridMultilevel"/>
    <w:tmpl w:val="0EE253CC"/>
    <w:lvl w:ilvl="0" w:tplc="04090001">
      <w:start w:val="1"/>
      <w:numFmt w:val="bullet"/>
      <w:lvlText w:val=""/>
      <w:lvlJc w:val="left"/>
      <w:pPr>
        <w:ind w:left="1440" w:hanging="360"/>
      </w:pPr>
      <w:rPr>
        <w:rFonts w:hint="default" w:ascii="Symbol" w:hAnsi="Symbol" w:cs="Symbol"/>
        <w:b/>
      </w:rPr>
    </w:lvl>
    <w:lvl w:ilvl="1" w:tplc="04090001">
      <w:start w:val="1"/>
      <w:numFmt w:val="bullet"/>
      <w:lvlText w:val=""/>
      <w:lvlJc w:val="left"/>
      <w:pPr>
        <w:ind w:left="2160" w:hanging="360"/>
      </w:pPr>
      <w:rPr>
        <w:rFonts w:hint="default" w:ascii="Symbol" w:hAnsi="Symbol" w:cs="Symbol"/>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1EE3D2B"/>
    <w:multiLevelType w:val="hybridMultilevel"/>
    <w:tmpl w:val="958218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2C310D2"/>
    <w:multiLevelType w:val="multilevel"/>
    <w:tmpl w:val="6E588634"/>
    <w:lvl w:ilvl="0">
      <w:start w:val="2"/>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CC51E74"/>
    <w:multiLevelType w:val="hybridMultilevel"/>
    <w:tmpl w:val="E02A3A52"/>
    <w:lvl w:ilvl="0" w:tplc="04090001">
      <w:start w:val="1"/>
      <w:numFmt w:val="bullet"/>
      <w:lvlText w:val=""/>
      <w:lvlJc w:val="left"/>
      <w:pPr>
        <w:ind w:left="1440" w:hanging="360"/>
      </w:pPr>
      <w:rPr>
        <w:rFonts w:hint="default" w:ascii="Symbol" w:hAnsi="Symbol" w:cs="Symbol"/>
        <w:b/>
      </w:rPr>
    </w:lvl>
    <w:lvl w:ilvl="1" w:tplc="04090001">
      <w:start w:val="1"/>
      <w:numFmt w:val="bullet"/>
      <w:lvlText w:val=""/>
      <w:lvlJc w:val="left"/>
      <w:pPr>
        <w:ind w:left="2160" w:hanging="360"/>
      </w:pPr>
      <w:rPr>
        <w:rFonts w:hint="default" w:ascii="Symbol" w:hAnsi="Symbol" w:cs="Symbol"/>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6C06F4"/>
    <w:multiLevelType w:val="hybridMultilevel"/>
    <w:tmpl w:val="F696622E"/>
    <w:lvl w:ilvl="0" w:tplc="04090001">
      <w:start w:val="1"/>
      <w:numFmt w:val="bullet"/>
      <w:lvlText w:val=""/>
      <w:lvlJc w:val="left"/>
      <w:pPr>
        <w:ind w:left="720" w:hanging="360"/>
      </w:pPr>
      <w:rPr>
        <w:rFonts w:hint="default" w:ascii="Symbol" w:hAnsi="Symbol" w:cs="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cs="Wingdings"/>
      </w:rPr>
    </w:lvl>
    <w:lvl w:ilvl="3" w:tplc="04090001" w:tentative="1">
      <w:start w:val="1"/>
      <w:numFmt w:val="bullet"/>
      <w:lvlText w:val=""/>
      <w:lvlJc w:val="left"/>
      <w:pPr>
        <w:ind w:left="2880" w:hanging="360"/>
      </w:pPr>
      <w:rPr>
        <w:rFonts w:hint="default" w:ascii="Symbol" w:hAnsi="Symbol" w:cs="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cs="Wingdings"/>
      </w:rPr>
    </w:lvl>
    <w:lvl w:ilvl="6" w:tplc="04090001" w:tentative="1">
      <w:start w:val="1"/>
      <w:numFmt w:val="bullet"/>
      <w:lvlText w:val=""/>
      <w:lvlJc w:val="left"/>
      <w:pPr>
        <w:ind w:left="5040" w:hanging="360"/>
      </w:pPr>
      <w:rPr>
        <w:rFonts w:hint="default" w:ascii="Symbol" w:hAnsi="Symbol" w:cs="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cs="Wingdings"/>
      </w:rPr>
    </w:lvl>
  </w:abstractNum>
  <w:abstractNum w:abstractNumId="24" w15:restartNumberingAfterBreak="0">
    <w:nsid w:val="3F414FB0"/>
    <w:multiLevelType w:val="hybridMultilevel"/>
    <w:tmpl w:val="B76C18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7996EB1"/>
    <w:multiLevelType w:val="hybridMultilevel"/>
    <w:tmpl w:val="AC7A5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70A"/>
    <w:multiLevelType w:val="hybridMultilevel"/>
    <w:tmpl w:val="29A2797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AE15765"/>
    <w:multiLevelType w:val="hybridMultilevel"/>
    <w:tmpl w:val="02BC3E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FAC5258"/>
    <w:multiLevelType w:val="hybridMultilevel"/>
    <w:tmpl w:val="7DD4A1CC"/>
    <w:lvl w:ilvl="0" w:tplc="D890C308">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1060D58"/>
    <w:multiLevelType w:val="hybridMultilevel"/>
    <w:tmpl w:val="3AE003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107414F"/>
    <w:multiLevelType w:val="hybridMultilevel"/>
    <w:tmpl w:val="7812DF26"/>
    <w:lvl w:ilvl="0" w:tplc="04090001">
      <w:start w:val="1"/>
      <w:numFmt w:val="bullet"/>
      <w:lvlText w:val=""/>
      <w:lvlJc w:val="left"/>
      <w:pPr>
        <w:ind w:left="1440" w:hanging="360"/>
      </w:pPr>
      <w:rPr>
        <w:rFonts w:hint="default" w:ascii="Symbol" w:hAnsi="Symbol" w:cs="Symbol"/>
        <w:b/>
      </w:rPr>
    </w:lvl>
    <w:lvl w:ilvl="1" w:tplc="04090001">
      <w:start w:val="1"/>
      <w:numFmt w:val="bullet"/>
      <w:lvlText w:val=""/>
      <w:lvlJc w:val="left"/>
      <w:pPr>
        <w:ind w:left="2160" w:hanging="360"/>
      </w:pPr>
      <w:rPr>
        <w:rFonts w:hint="default" w:ascii="Symbol" w:hAnsi="Symbol" w:cs="Symbol"/>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7B90FE9"/>
    <w:multiLevelType w:val="multilevel"/>
    <w:tmpl w:val="24CAD50E"/>
    <w:lvl w:ilvl="0">
      <w:start w:val="3"/>
      <w:numFmt w:val="decimal"/>
      <w:lvlText w:val="%1.0"/>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5BE07116"/>
    <w:multiLevelType w:val="hybridMultilevel"/>
    <w:tmpl w:val="30DCB9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D9863A2"/>
    <w:multiLevelType w:val="hybridMultilevel"/>
    <w:tmpl w:val="B478FFD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B15BF2"/>
    <w:multiLevelType w:val="multilevel"/>
    <w:tmpl w:val="14FC7C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1327F4F"/>
    <w:multiLevelType w:val="multilevel"/>
    <w:tmpl w:val="9FA4EDC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4A44369"/>
    <w:multiLevelType w:val="multilevel"/>
    <w:tmpl w:val="D70EE706"/>
    <w:lvl w:ilvl="0">
      <w:start w:val="2"/>
      <w:numFmt w:val="decimal"/>
      <w:lvlText w:val="%1"/>
      <w:lvlJc w:val="left"/>
      <w:pPr>
        <w:ind w:left="435" w:hanging="435"/>
      </w:pPr>
      <w:rPr>
        <w:rFonts w:hint="default"/>
      </w:rPr>
    </w:lvl>
    <w:lvl w:ilvl="1">
      <w:start w:val="8"/>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5681513"/>
    <w:multiLevelType w:val="hybridMultilevel"/>
    <w:tmpl w:val="D158BA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6E792A"/>
    <w:multiLevelType w:val="hybridMultilevel"/>
    <w:tmpl w:val="F782D4E2"/>
    <w:lvl w:ilvl="0" w:tplc="04090001">
      <w:start w:val="1"/>
      <w:numFmt w:val="bullet"/>
      <w:lvlText w:val=""/>
      <w:lvlJc w:val="left"/>
      <w:pPr>
        <w:ind w:left="720" w:hanging="360"/>
      </w:pPr>
      <w:rPr>
        <w:rFonts w:hint="default" w:ascii="Symbol" w:hAnsi="Symbol"/>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B6F3D42"/>
    <w:multiLevelType w:val="multilevel"/>
    <w:tmpl w:val="5504E51E"/>
    <w:lvl w:ilvl="0">
      <w:start w:val="1"/>
      <w:numFmt w:val="decimal"/>
      <w:lvlText w:val="%1.0"/>
      <w:lvlJc w:val="left"/>
      <w:pPr>
        <w:ind w:left="360" w:hanging="360"/>
      </w:pPr>
      <w:rPr>
        <w:rFonts w:hint="default"/>
      </w:rPr>
    </w:lvl>
    <w:lvl w:ilvl="1">
      <w:start w:val="1"/>
      <w:numFmt w:val="decimal"/>
      <w:lvlText w:val="%1.%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B6F4F15"/>
    <w:multiLevelType w:val="hybridMultilevel"/>
    <w:tmpl w:val="5556469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1" w15:restartNumberingAfterBreak="0">
    <w:nsid w:val="710D4C7F"/>
    <w:multiLevelType w:val="hybridMultilevel"/>
    <w:tmpl w:val="C9A8E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923777F"/>
    <w:multiLevelType w:val="multilevel"/>
    <w:tmpl w:val="6E588634"/>
    <w:lvl w:ilvl="0">
      <w:start w:val="2"/>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B125E5"/>
    <w:multiLevelType w:val="multilevel"/>
    <w:tmpl w:val="EB2A5134"/>
    <w:lvl w:ilvl="0">
      <w:start w:val="3"/>
      <w:numFmt w:val="decimal"/>
      <w:lvlText w:val="%1.0"/>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4" w15:restartNumberingAfterBreak="0">
    <w:nsid w:val="7E5778CA"/>
    <w:multiLevelType w:val="hybridMultilevel"/>
    <w:tmpl w:val="CC325786"/>
    <w:lvl w:ilvl="0" w:tplc="0F129740">
      <w:start w:val="1"/>
      <w:numFmt w:val="bullet"/>
      <w:lvlText w:val=""/>
      <w:lvlJc w:val="left"/>
      <w:pPr>
        <w:ind w:left="720" w:hanging="360"/>
      </w:pPr>
      <w:rPr>
        <w:rFonts w:hint="default" w:ascii="Symbol" w:hAnsi="Symbol"/>
      </w:rPr>
    </w:lvl>
    <w:lvl w:ilvl="1" w:tplc="0924E72C">
      <w:start w:val="1"/>
      <w:numFmt w:val="bullet"/>
      <w:lvlText w:val="o"/>
      <w:lvlJc w:val="left"/>
      <w:pPr>
        <w:ind w:left="1440" w:hanging="360"/>
      </w:pPr>
      <w:rPr>
        <w:rFonts w:hint="default" w:ascii="Courier New" w:hAnsi="Courier New"/>
      </w:rPr>
    </w:lvl>
    <w:lvl w:ilvl="2" w:tplc="3D623E56">
      <w:start w:val="1"/>
      <w:numFmt w:val="bullet"/>
      <w:lvlText w:val=""/>
      <w:lvlJc w:val="left"/>
      <w:pPr>
        <w:ind w:left="2160" w:hanging="360"/>
      </w:pPr>
      <w:rPr>
        <w:rFonts w:hint="default" w:ascii="Wingdings" w:hAnsi="Wingdings"/>
      </w:rPr>
    </w:lvl>
    <w:lvl w:ilvl="3" w:tplc="E5463C78">
      <w:start w:val="1"/>
      <w:numFmt w:val="bullet"/>
      <w:lvlText w:val=""/>
      <w:lvlJc w:val="left"/>
      <w:pPr>
        <w:ind w:left="2880" w:hanging="360"/>
      </w:pPr>
      <w:rPr>
        <w:rFonts w:hint="default" w:ascii="Symbol" w:hAnsi="Symbol"/>
      </w:rPr>
    </w:lvl>
    <w:lvl w:ilvl="4" w:tplc="1A8242E8">
      <w:start w:val="1"/>
      <w:numFmt w:val="bullet"/>
      <w:lvlText w:val="o"/>
      <w:lvlJc w:val="left"/>
      <w:pPr>
        <w:ind w:left="3600" w:hanging="360"/>
      </w:pPr>
      <w:rPr>
        <w:rFonts w:hint="default" w:ascii="Courier New" w:hAnsi="Courier New"/>
      </w:rPr>
    </w:lvl>
    <w:lvl w:ilvl="5" w:tplc="4F0A8D34">
      <w:start w:val="1"/>
      <w:numFmt w:val="bullet"/>
      <w:lvlText w:val=""/>
      <w:lvlJc w:val="left"/>
      <w:pPr>
        <w:ind w:left="4320" w:hanging="360"/>
      </w:pPr>
      <w:rPr>
        <w:rFonts w:hint="default" w:ascii="Wingdings" w:hAnsi="Wingdings"/>
      </w:rPr>
    </w:lvl>
    <w:lvl w:ilvl="6" w:tplc="7AA48246">
      <w:start w:val="1"/>
      <w:numFmt w:val="bullet"/>
      <w:lvlText w:val=""/>
      <w:lvlJc w:val="left"/>
      <w:pPr>
        <w:ind w:left="5040" w:hanging="360"/>
      </w:pPr>
      <w:rPr>
        <w:rFonts w:hint="default" w:ascii="Symbol" w:hAnsi="Symbol"/>
      </w:rPr>
    </w:lvl>
    <w:lvl w:ilvl="7" w:tplc="35EC285E">
      <w:start w:val="1"/>
      <w:numFmt w:val="bullet"/>
      <w:lvlText w:val="o"/>
      <w:lvlJc w:val="left"/>
      <w:pPr>
        <w:ind w:left="5760" w:hanging="360"/>
      </w:pPr>
      <w:rPr>
        <w:rFonts w:hint="default" w:ascii="Courier New" w:hAnsi="Courier New"/>
      </w:rPr>
    </w:lvl>
    <w:lvl w:ilvl="8" w:tplc="06F8C81C">
      <w:start w:val="1"/>
      <w:numFmt w:val="bullet"/>
      <w:lvlText w:val=""/>
      <w:lvlJc w:val="left"/>
      <w:pPr>
        <w:ind w:left="6480" w:hanging="360"/>
      </w:pPr>
      <w:rPr>
        <w:rFonts w:hint="default" w:ascii="Wingdings" w:hAnsi="Wingdings"/>
      </w:rPr>
    </w:lvl>
  </w:abstractNum>
  <w:abstractNum w:abstractNumId="45" w15:restartNumberingAfterBreak="0">
    <w:nsid w:val="7F721EFE"/>
    <w:multiLevelType w:val="multilevel"/>
    <w:tmpl w:val="E640ADF8"/>
    <w:lvl w:ilvl="0">
      <w:start w:val="2"/>
      <w:numFmt w:val="decimal"/>
      <w:lvlText w:val="%1"/>
      <w:lvlJc w:val="left"/>
      <w:pPr>
        <w:ind w:left="360" w:hanging="360"/>
      </w:pPr>
      <w:rPr>
        <w:rFonts w:hint="default"/>
      </w:rPr>
    </w:lvl>
    <w:lvl w:ilv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47">
    <w:abstractNumId w:val="46"/>
  </w:num>
  <w:num w:numId="1" w16cid:durableId="891580235">
    <w:abstractNumId w:val="44"/>
  </w:num>
  <w:num w:numId="2" w16cid:durableId="1499884288">
    <w:abstractNumId w:val="39"/>
  </w:num>
  <w:num w:numId="3" w16cid:durableId="238054978">
    <w:abstractNumId w:val="2"/>
  </w:num>
  <w:num w:numId="4" w16cid:durableId="71657713">
    <w:abstractNumId w:val="34"/>
  </w:num>
  <w:num w:numId="5" w16cid:durableId="1116560268">
    <w:abstractNumId w:val="5"/>
  </w:num>
  <w:num w:numId="6" w16cid:durableId="879245681">
    <w:abstractNumId w:val="14"/>
  </w:num>
  <w:num w:numId="7" w16cid:durableId="2066299336">
    <w:abstractNumId w:val="6"/>
  </w:num>
  <w:num w:numId="8" w16cid:durableId="540899084">
    <w:abstractNumId w:val="35"/>
  </w:num>
  <w:num w:numId="9" w16cid:durableId="1498958011">
    <w:abstractNumId w:val="3"/>
  </w:num>
  <w:num w:numId="10" w16cid:durableId="1260525926">
    <w:abstractNumId w:val="45"/>
  </w:num>
  <w:num w:numId="11" w16cid:durableId="772284023">
    <w:abstractNumId w:val="9"/>
  </w:num>
  <w:num w:numId="12" w16cid:durableId="2073385716">
    <w:abstractNumId w:val="25"/>
  </w:num>
  <w:num w:numId="13" w16cid:durableId="902063494">
    <w:abstractNumId w:val="0"/>
  </w:num>
  <w:num w:numId="14" w16cid:durableId="146476701">
    <w:abstractNumId w:val="7"/>
  </w:num>
  <w:num w:numId="15" w16cid:durableId="1897079995">
    <w:abstractNumId w:val="28"/>
  </w:num>
  <w:num w:numId="16" w16cid:durableId="1785614437">
    <w:abstractNumId w:val="16"/>
  </w:num>
  <w:num w:numId="17" w16cid:durableId="755711926">
    <w:abstractNumId w:val="23"/>
  </w:num>
  <w:num w:numId="18" w16cid:durableId="1704549889">
    <w:abstractNumId w:val="27"/>
  </w:num>
  <w:num w:numId="19" w16cid:durableId="1115563767">
    <w:abstractNumId w:val="12"/>
  </w:num>
  <w:num w:numId="20" w16cid:durableId="449125183">
    <w:abstractNumId w:val="32"/>
  </w:num>
  <w:num w:numId="21" w16cid:durableId="1456408484">
    <w:abstractNumId w:val="20"/>
  </w:num>
  <w:num w:numId="22" w16cid:durableId="581178267">
    <w:abstractNumId w:val="26"/>
  </w:num>
  <w:num w:numId="23" w16cid:durableId="561252018">
    <w:abstractNumId w:val="4"/>
  </w:num>
  <w:num w:numId="24" w16cid:durableId="1744450807">
    <w:abstractNumId w:val="10"/>
  </w:num>
  <w:num w:numId="25" w16cid:durableId="200359995">
    <w:abstractNumId w:val="36"/>
  </w:num>
  <w:num w:numId="26" w16cid:durableId="520321033">
    <w:abstractNumId w:val="42"/>
  </w:num>
  <w:num w:numId="27" w16cid:durableId="1594165317">
    <w:abstractNumId w:val="29"/>
  </w:num>
  <w:num w:numId="28" w16cid:durableId="574121312">
    <w:abstractNumId w:val="19"/>
  </w:num>
  <w:num w:numId="29" w16cid:durableId="742218286">
    <w:abstractNumId w:val="22"/>
  </w:num>
  <w:num w:numId="30" w16cid:durableId="1132556843">
    <w:abstractNumId w:val="38"/>
  </w:num>
  <w:num w:numId="31" w16cid:durableId="1707482655">
    <w:abstractNumId w:val="30"/>
  </w:num>
  <w:num w:numId="32" w16cid:durableId="1001472635">
    <w:abstractNumId w:val="24"/>
  </w:num>
  <w:num w:numId="33" w16cid:durableId="2128157">
    <w:abstractNumId w:val="41"/>
  </w:num>
  <w:num w:numId="34" w16cid:durableId="1107968376">
    <w:abstractNumId w:val="33"/>
  </w:num>
  <w:num w:numId="35" w16cid:durableId="238910150">
    <w:abstractNumId w:val="21"/>
  </w:num>
  <w:num w:numId="36" w16cid:durableId="994528964">
    <w:abstractNumId w:val="31"/>
  </w:num>
  <w:num w:numId="37" w16cid:durableId="131870650">
    <w:abstractNumId w:val="43"/>
  </w:num>
  <w:num w:numId="38" w16cid:durableId="1435902909">
    <w:abstractNumId w:val="1"/>
  </w:num>
  <w:num w:numId="39" w16cid:durableId="743183193">
    <w:abstractNumId w:val="13"/>
  </w:num>
  <w:num w:numId="40" w16cid:durableId="403913537">
    <w:abstractNumId w:val="40"/>
  </w:num>
  <w:num w:numId="41" w16cid:durableId="1324816184">
    <w:abstractNumId w:val="37"/>
  </w:num>
  <w:num w:numId="42" w16cid:durableId="739911094">
    <w:abstractNumId w:val="17"/>
  </w:num>
  <w:num w:numId="43" w16cid:durableId="1504517576">
    <w:abstractNumId w:val="18"/>
  </w:num>
  <w:num w:numId="44" w16cid:durableId="1644433459">
    <w:abstractNumId w:val="11"/>
  </w:num>
  <w:num w:numId="45" w16cid:durableId="1892499113">
    <w:abstractNumId w:val="8"/>
  </w:num>
  <w:num w:numId="46" w16cid:durableId="1608079670">
    <w:abstractNumId w:val="15"/>
  </w:num>
</w:numbering>
</file>

<file path=word/people.xml><?xml version="1.0" encoding="utf-8"?>
<w15:people xmlns:mc="http://schemas.openxmlformats.org/markup-compatibility/2006" xmlns:w15="http://schemas.microsoft.com/office/word/2012/wordml" mc:Ignorable="w15">
  <w15:person w15:author="Irie Mack Pable">
    <w15:presenceInfo w15:providerId="AD" w15:userId="S::iriemack.pable@infor.com::44bfa16b-c23e-425e-a1b8-484bb9694066"/>
  </w15:person>
  <w15:person w15:author="Julianne Isabel Sitoy">
    <w15:presenceInfo w15:providerId="AD" w15:userId="S::julianneisabel.sitoy@infor.com::0c39d66d-0a3c-4fff-b5f6-0776ff6043b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83"/>
    <w:rsid w:val="0000121D"/>
    <w:rsid w:val="00001375"/>
    <w:rsid w:val="000045CC"/>
    <w:rsid w:val="000046F4"/>
    <w:rsid w:val="00005B0A"/>
    <w:rsid w:val="00006FFE"/>
    <w:rsid w:val="00007267"/>
    <w:rsid w:val="0000726F"/>
    <w:rsid w:val="000076B3"/>
    <w:rsid w:val="000103B4"/>
    <w:rsid w:val="00012599"/>
    <w:rsid w:val="000143BD"/>
    <w:rsid w:val="000160F6"/>
    <w:rsid w:val="00016CAE"/>
    <w:rsid w:val="00016CB6"/>
    <w:rsid w:val="00017D6E"/>
    <w:rsid w:val="00022741"/>
    <w:rsid w:val="00022922"/>
    <w:rsid w:val="00023322"/>
    <w:rsid w:val="00023987"/>
    <w:rsid w:val="0002411C"/>
    <w:rsid w:val="000243B2"/>
    <w:rsid w:val="00025095"/>
    <w:rsid w:val="000261F3"/>
    <w:rsid w:val="00026C3F"/>
    <w:rsid w:val="00027BD1"/>
    <w:rsid w:val="000316B8"/>
    <w:rsid w:val="00031BA5"/>
    <w:rsid w:val="00032F13"/>
    <w:rsid w:val="000360BE"/>
    <w:rsid w:val="000361F2"/>
    <w:rsid w:val="00036AED"/>
    <w:rsid w:val="00036DB1"/>
    <w:rsid w:val="000400A9"/>
    <w:rsid w:val="000417F9"/>
    <w:rsid w:val="000425E1"/>
    <w:rsid w:val="00043883"/>
    <w:rsid w:val="00043B67"/>
    <w:rsid w:val="000442B2"/>
    <w:rsid w:val="000500F0"/>
    <w:rsid w:val="00050A34"/>
    <w:rsid w:val="00051231"/>
    <w:rsid w:val="000531D0"/>
    <w:rsid w:val="000541C6"/>
    <w:rsid w:val="00055862"/>
    <w:rsid w:val="00055BAD"/>
    <w:rsid w:val="00056D3E"/>
    <w:rsid w:val="00060602"/>
    <w:rsid w:val="00060C2D"/>
    <w:rsid w:val="00061F48"/>
    <w:rsid w:val="000633DF"/>
    <w:rsid w:val="00063428"/>
    <w:rsid w:val="0006369F"/>
    <w:rsid w:val="00064CC0"/>
    <w:rsid w:val="00070561"/>
    <w:rsid w:val="00071461"/>
    <w:rsid w:val="00071C59"/>
    <w:rsid w:val="00071DEA"/>
    <w:rsid w:val="000801ED"/>
    <w:rsid w:val="000813FD"/>
    <w:rsid w:val="0008144D"/>
    <w:rsid w:val="00081A7C"/>
    <w:rsid w:val="00083B0E"/>
    <w:rsid w:val="000845AC"/>
    <w:rsid w:val="00085570"/>
    <w:rsid w:val="00085664"/>
    <w:rsid w:val="000868B7"/>
    <w:rsid w:val="00086BA4"/>
    <w:rsid w:val="000872FD"/>
    <w:rsid w:val="00087596"/>
    <w:rsid w:val="0009084A"/>
    <w:rsid w:val="00091012"/>
    <w:rsid w:val="00094589"/>
    <w:rsid w:val="0009534B"/>
    <w:rsid w:val="00096151"/>
    <w:rsid w:val="000A18E8"/>
    <w:rsid w:val="000A1E07"/>
    <w:rsid w:val="000A47C0"/>
    <w:rsid w:val="000A5065"/>
    <w:rsid w:val="000A6207"/>
    <w:rsid w:val="000A65BC"/>
    <w:rsid w:val="000A7538"/>
    <w:rsid w:val="000A7554"/>
    <w:rsid w:val="000A76D1"/>
    <w:rsid w:val="000B09B5"/>
    <w:rsid w:val="000B0D26"/>
    <w:rsid w:val="000B4E57"/>
    <w:rsid w:val="000C05FF"/>
    <w:rsid w:val="000C07EE"/>
    <w:rsid w:val="000C0981"/>
    <w:rsid w:val="000C54EB"/>
    <w:rsid w:val="000C54F3"/>
    <w:rsid w:val="000D05BE"/>
    <w:rsid w:val="000D1BFC"/>
    <w:rsid w:val="000D6353"/>
    <w:rsid w:val="000D6C4F"/>
    <w:rsid w:val="000D6D86"/>
    <w:rsid w:val="000D6F4E"/>
    <w:rsid w:val="000E17BC"/>
    <w:rsid w:val="000E1BF9"/>
    <w:rsid w:val="000E1CC8"/>
    <w:rsid w:val="000E2DE1"/>
    <w:rsid w:val="000E3652"/>
    <w:rsid w:val="000E3A11"/>
    <w:rsid w:val="000E61B1"/>
    <w:rsid w:val="000E774C"/>
    <w:rsid w:val="000F0261"/>
    <w:rsid w:val="000F5FAF"/>
    <w:rsid w:val="000F665A"/>
    <w:rsid w:val="000F7B4E"/>
    <w:rsid w:val="0010104D"/>
    <w:rsid w:val="0010181A"/>
    <w:rsid w:val="0010232A"/>
    <w:rsid w:val="00103638"/>
    <w:rsid w:val="00103DB1"/>
    <w:rsid w:val="00104FE0"/>
    <w:rsid w:val="00105572"/>
    <w:rsid w:val="00106663"/>
    <w:rsid w:val="001119DE"/>
    <w:rsid w:val="001135D4"/>
    <w:rsid w:val="001144F2"/>
    <w:rsid w:val="00114906"/>
    <w:rsid w:val="00115AA9"/>
    <w:rsid w:val="00115BF7"/>
    <w:rsid w:val="00116155"/>
    <w:rsid w:val="00120D54"/>
    <w:rsid w:val="00122A12"/>
    <w:rsid w:val="00122B9D"/>
    <w:rsid w:val="0012421C"/>
    <w:rsid w:val="001246D6"/>
    <w:rsid w:val="00125B64"/>
    <w:rsid w:val="0012667D"/>
    <w:rsid w:val="00126BA7"/>
    <w:rsid w:val="00131E90"/>
    <w:rsid w:val="00133FB4"/>
    <w:rsid w:val="001347AC"/>
    <w:rsid w:val="001354F9"/>
    <w:rsid w:val="001408A8"/>
    <w:rsid w:val="0014090D"/>
    <w:rsid w:val="00142147"/>
    <w:rsid w:val="00143059"/>
    <w:rsid w:val="00145820"/>
    <w:rsid w:val="00146012"/>
    <w:rsid w:val="001462BE"/>
    <w:rsid w:val="00146C3D"/>
    <w:rsid w:val="00147C13"/>
    <w:rsid w:val="001500E7"/>
    <w:rsid w:val="0015348A"/>
    <w:rsid w:val="00153846"/>
    <w:rsid w:val="00154BC6"/>
    <w:rsid w:val="00154CD0"/>
    <w:rsid w:val="00155D56"/>
    <w:rsid w:val="00155DDD"/>
    <w:rsid w:val="00160CF4"/>
    <w:rsid w:val="00160EFC"/>
    <w:rsid w:val="001644FA"/>
    <w:rsid w:val="00165472"/>
    <w:rsid w:val="00167038"/>
    <w:rsid w:val="00167384"/>
    <w:rsid w:val="00171207"/>
    <w:rsid w:val="001715A3"/>
    <w:rsid w:val="001726AC"/>
    <w:rsid w:val="001743B5"/>
    <w:rsid w:val="00174DC7"/>
    <w:rsid w:val="00175004"/>
    <w:rsid w:val="0017579A"/>
    <w:rsid w:val="00175EDE"/>
    <w:rsid w:val="00175FCF"/>
    <w:rsid w:val="001808E3"/>
    <w:rsid w:val="00182BC3"/>
    <w:rsid w:val="001833C8"/>
    <w:rsid w:val="00183D91"/>
    <w:rsid w:val="00185834"/>
    <w:rsid w:val="00185904"/>
    <w:rsid w:val="00185BBF"/>
    <w:rsid w:val="00185F5D"/>
    <w:rsid w:val="001867D6"/>
    <w:rsid w:val="001902F0"/>
    <w:rsid w:val="00192A9B"/>
    <w:rsid w:val="0019335B"/>
    <w:rsid w:val="00193CD9"/>
    <w:rsid w:val="001A2C1A"/>
    <w:rsid w:val="001A2C48"/>
    <w:rsid w:val="001A39A5"/>
    <w:rsid w:val="001A5214"/>
    <w:rsid w:val="001A5AAB"/>
    <w:rsid w:val="001B1583"/>
    <w:rsid w:val="001B23AC"/>
    <w:rsid w:val="001B490E"/>
    <w:rsid w:val="001B4ABF"/>
    <w:rsid w:val="001B53A9"/>
    <w:rsid w:val="001C2477"/>
    <w:rsid w:val="001C54D7"/>
    <w:rsid w:val="001C6FF3"/>
    <w:rsid w:val="001C7D43"/>
    <w:rsid w:val="001D2E72"/>
    <w:rsid w:val="001D2FCD"/>
    <w:rsid w:val="001D3C6A"/>
    <w:rsid w:val="001D3FDB"/>
    <w:rsid w:val="001D5073"/>
    <w:rsid w:val="001D5235"/>
    <w:rsid w:val="001D6FBA"/>
    <w:rsid w:val="001E00A2"/>
    <w:rsid w:val="001E0D18"/>
    <w:rsid w:val="001E3F5D"/>
    <w:rsid w:val="001E4860"/>
    <w:rsid w:val="001E5891"/>
    <w:rsid w:val="001E5E3F"/>
    <w:rsid w:val="001F1A03"/>
    <w:rsid w:val="001F207A"/>
    <w:rsid w:val="001F28D4"/>
    <w:rsid w:val="001F5A51"/>
    <w:rsid w:val="001F67B8"/>
    <w:rsid w:val="00202CD5"/>
    <w:rsid w:val="002030EE"/>
    <w:rsid w:val="002031B3"/>
    <w:rsid w:val="002034F2"/>
    <w:rsid w:val="002050FA"/>
    <w:rsid w:val="002077E4"/>
    <w:rsid w:val="00207D8C"/>
    <w:rsid w:val="00207E5A"/>
    <w:rsid w:val="00207FEB"/>
    <w:rsid w:val="00211ACC"/>
    <w:rsid w:val="00211E1E"/>
    <w:rsid w:val="00212A46"/>
    <w:rsid w:val="002138E3"/>
    <w:rsid w:val="00215B61"/>
    <w:rsid w:val="0021747A"/>
    <w:rsid w:val="00217768"/>
    <w:rsid w:val="00217E16"/>
    <w:rsid w:val="002206EF"/>
    <w:rsid w:val="00222346"/>
    <w:rsid w:val="00222E0E"/>
    <w:rsid w:val="0022303B"/>
    <w:rsid w:val="0023495E"/>
    <w:rsid w:val="0023546E"/>
    <w:rsid w:val="002362E7"/>
    <w:rsid w:val="0023775A"/>
    <w:rsid w:val="0024469D"/>
    <w:rsid w:val="0024545D"/>
    <w:rsid w:val="00246E07"/>
    <w:rsid w:val="00251990"/>
    <w:rsid w:val="002520A7"/>
    <w:rsid w:val="002521F7"/>
    <w:rsid w:val="0025347E"/>
    <w:rsid w:val="00254816"/>
    <w:rsid w:val="00254994"/>
    <w:rsid w:val="00255DD2"/>
    <w:rsid w:val="00257E6C"/>
    <w:rsid w:val="00261D34"/>
    <w:rsid w:val="00261E87"/>
    <w:rsid w:val="00261F38"/>
    <w:rsid w:val="00264D05"/>
    <w:rsid w:val="002657D4"/>
    <w:rsid w:val="00266ADF"/>
    <w:rsid w:val="002675D0"/>
    <w:rsid w:val="0026777A"/>
    <w:rsid w:val="00272D2C"/>
    <w:rsid w:val="0027336C"/>
    <w:rsid w:val="00273424"/>
    <w:rsid w:val="0027445F"/>
    <w:rsid w:val="00276998"/>
    <w:rsid w:val="002800EF"/>
    <w:rsid w:val="00280525"/>
    <w:rsid w:val="00280F25"/>
    <w:rsid w:val="00280F3F"/>
    <w:rsid w:val="00282E9C"/>
    <w:rsid w:val="00283AA4"/>
    <w:rsid w:val="00283FD5"/>
    <w:rsid w:val="002850FA"/>
    <w:rsid w:val="002867E6"/>
    <w:rsid w:val="00286CA9"/>
    <w:rsid w:val="002905AA"/>
    <w:rsid w:val="0029077E"/>
    <w:rsid w:val="00292ADF"/>
    <w:rsid w:val="00293B08"/>
    <w:rsid w:val="0029617D"/>
    <w:rsid w:val="00296DFB"/>
    <w:rsid w:val="00297BA2"/>
    <w:rsid w:val="002A06C4"/>
    <w:rsid w:val="002A2231"/>
    <w:rsid w:val="002A22A5"/>
    <w:rsid w:val="002A3216"/>
    <w:rsid w:val="002A3446"/>
    <w:rsid w:val="002A348B"/>
    <w:rsid w:val="002A775A"/>
    <w:rsid w:val="002B0BB1"/>
    <w:rsid w:val="002B166B"/>
    <w:rsid w:val="002B3F95"/>
    <w:rsid w:val="002B4475"/>
    <w:rsid w:val="002B4735"/>
    <w:rsid w:val="002B5101"/>
    <w:rsid w:val="002B5611"/>
    <w:rsid w:val="002B66A6"/>
    <w:rsid w:val="002B76B6"/>
    <w:rsid w:val="002B7F36"/>
    <w:rsid w:val="002B7FB1"/>
    <w:rsid w:val="002C066D"/>
    <w:rsid w:val="002C1B13"/>
    <w:rsid w:val="002C265A"/>
    <w:rsid w:val="002C34B4"/>
    <w:rsid w:val="002C5553"/>
    <w:rsid w:val="002C711C"/>
    <w:rsid w:val="002D039D"/>
    <w:rsid w:val="002D1090"/>
    <w:rsid w:val="002D2470"/>
    <w:rsid w:val="002D420C"/>
    <w:rsid w:val="002D47AA"/>
    <w:rsid w:val="002D57F5"/>
    <w:rsid w:val="002D5AA6"/>
    <w:rsid w:val="002D6414"/>
    <w:rsid w:val="002D69FA"/>
    <w:rsid w:val="002E0608"/>
    <w:rsid w:val="002E0C69"/>
    <w:rsid w:val="002E0E0D"/>
    <w:rsid w:val="002E2ED8"/>
    <w:rsid w:val="002E30D8"/>
    <w:rsid w:val="002E33BB"/>
    <w:rsid w:val="002E3752"/>
    <w:rsid w:val="002E44F6"/>
    <w:rsid w:val="002E4C36"/>
    <w:rsid w:val="002E4CBA"/>
    <w:rsid w:val="002E4E52"/>
    <w:rsid w:val="002E5F16"/>
    <w:rsid w:val="002E6437"/>
    <w:rsid w:val="002E689D"/>
    <w:rsid w:val="002F0DB2"/>
    <w:rsid w:val="002F0E22"/>
    <w:rsid w:val="002F13DE"/>
    <w:rsid w:val="002F1551"/>
    <w:rsid w:val="002F3835"/>
    <w:rsid w:val="002F6B58"/>
    <w:rsid w:val="002F755A"/>
    <w:rsid w:val="003005AA"/>
    <w:rsid w:val="00300982"/>
    <w:rsid w:val="003012BF"/>
    <w:rsid w:val="00302AEE"/>
    <w:rsid w:val="00304C15"/>
    <w:rsid w:val="00305C87"/>
    <w:rsid w:val="00305D38"/>
    <w:rsid w:val="003104A5"/>
    <w:rsid w:val="00311126"/>
    <w:rsid w:val="003123E9"/>
    <w:rsid w:val="003136F2"/>
    <w:rsid w:val="00314233"/>
    <w:rsid w:val="003151F7"/>
    <w:rsid w:val="00315A46"/>
    <w:rsid w:val="00321369"/>
    <w:rsid w:val="00323510"/>
    <w:rsid w:val="00323577"/>
    <w:rsid w:val="00324A4E"/>
    <w:rsid w:val="00324E55"/>
    <w:rsid w:val="00326E3B"/>
    <w:rsid w:val="003272CD"/>
    <w:rsid w:val="0032740B"/>
    <w:rsid w:val="00330276"/>
    <w:rsid w:val="0033103B"/>
    <w:rsid w:val="00332721"/>
    <w:rsid w:val="00337EE0"/>
    <w:rsid w:val="00340743"/>
    <w:rsid w:val="003415A9"/>
    <w:rsid w:val="003439C2"/>
    <w:rsid w:val="00343A37"/>
    <w:rsid w:val="00346606"/>
    <w:rsid w:val="003468BC"/>
    <w:rsid w:val="00347517"/>
    <w:rsid w:val="00351029"/>
    <w:rsid w:val="00351071"/>
    <w:rsid w:val="00352CDF"/>
    <w:rsid w:val="00353791"/>
    <w:rsid w:val="00353C43"/>
    <w:rsid w:val="00353DE9"/>
    <w:rsid w:val="00357C8E"/>
    <w:rsid w:val="00360845"/>
    <w:rsid w:val="00362D2E"/>
    <w:rsid w:val="003668BB"/>
    <w:rsid w:val="00371FF1"/>
    <w:rsid w:val="00372565"/>
    <w:rsid w:val="003743BD"/>
    <w:rsid w:val="00374A5F"/>
    <w:rsid w:val="0037626B"/>
    <w:rsid w:val="00376AAE"/>
    <w:rsid w:val="00376CD1"/>
    <w:rsid w:val="00376FF8"/>
    <w:rsid w:val="00380A09"/>
    <w:rsid w:val="00381E43"/>
    <w:rsid w:val="00382627"/>
    <w:rsid w:val="0038415A"/>
    <w:rsid w:val="00384EEA"/>
    <w:rsid w:val="00387FB6"/>
    <w:rsid w:val="00391148"/>
    <w:rsid w:val="0039276F"/>
    <w:rsid w:val="003928D5"/>
    <w:rsid w:val="00393959"/>
    <w:rsid w:val="00393A2C"/>
    <w:rsid w:val="00394B5F"/>
    <w:rsid w:val="00396C17"/>
    <w:rsid w:val="003972F1"/>
    <w:rsid w:val="003A0824"/>
    <w:rsid w:val="003A2E3D"/>
    <w:rsid w:val="003A532C"/>
    <w:rsid w:val="003A5A9F"/>
    <w:rsid w:val="003A72EE"/>
    <w:rsid w:val="003B09BE"/>
    <w:rsid w:val="003B2273"/>
    <w:rsid w:val="003B2A57"/>
    <w:rsid w:val="003B30D6"/>
    <w:rsid w:val="003B3647"/>
    <w:rsid w:val="003B4F1E"/>
    <w:rsid w:val="003B6916"/>
    <w:rsid w:val="003B7282"/>
    <w:rsid w:val="003B765F"/>
    <w:rsid w:val="003C0507"/>
    <w:rsid w:val="003C15F7"/>
    <w:rsid w:val="003C1AF5"/>
    <w:rsid w:val="003C4E68"/>
    <w:rsid w:val="003C5584"/>
    <w:rsid w:val="003C57BA"/>
    <w:rsid w:val="003C5B48"/>
    <w:rsid w:val="003C60DD"/>
    <w:rsid w:val="003C7721"/>
    <w:rsid w:val="003C77D1"/>
    <w:rsid w:val="003D0D7A"/>
    <w:rsid w:val="003D5BEC"/>
    <w:rsid w:val="003D65EB"/>
    <w:rsid w:val="003D7DD8"/>
    <w:rsid w:val="003E0F01"/>
    <w:rsid w:val="003E31D7"/>
    <w:rsid w:val="003E4305"/>
    <w:rsid w:val="003E62F1"/>
    <w:rsid w:val="003E69DD"/>
    <w:rsid w:val="003F0E58"/>
    <w:rsid w:val="003F1641"/>
    <w:rsid w:val="003F257C"/>
    <w:rsid w:val="003F27D7"/>
    <w:rsid w:val="003F5133"/>
    <w:rsid w:val="003F6974"/>
    <w:rsid w:val="003F6D39"/>
    <w:rsid w:val="003F7EAD"/>
    <w:rsid w:val="00401082"/>
    <w:rsid w:val="0040161F"/>
    <w:rsid w:val="00402702"/>
    <w:rsid w:val="00403765"/>
    <w:rsid w:val="00406F3C"/>
    <w:rsid w:val="00407DF1"/>
    <w:rsid w:val="0041185D"/>
    <w:rsid w:val="00411C0B"/>
    <w:rsid w:val="00413884"/>
    <w:rsid w:val="004140D0"/>
    <w:rsid w:val="0041426F"/>
    <w:rsid w:val="00414F91"/>
    <w:rsid w:val="004153D9"/>
    <w:rsid w:val="00417635"/>
    <w:rsid w:val="004219CB"/>
    <w:rsid w:val="00422083"/>
    <w:rsid w:val="00422527"/>
    <w:rsid w:val="00422711"/>
    <w:rsid w:val="00423F8C"/>
    <w:rsid w:val="00426516"/>
    <w:rsid w:val="00426C91"/>
    <w:rsid w:val="00427172"/>
    <w:rsid w:val="004313F4"/>
    <w:rsid w:val="0043178D"/>
    <w:rsid w:val="0043231C"/>
    <w:rsid w:val="00432899"/>
    <w:rsid w:val="00433160"/>
    <w:rsid w:val="00441069"/>
    <w:rsid w:val="004418D0"/>
    <w:rsid w:val="00441926"/>
    <w:rsid w:val="00441BA9"/>
    <w:rsid w:val="00441C96"/>
    <w:rsid w:val="00441ECC"/>
    <w:rsid w:val="004433C7"/>
    <w:rsid w:val="00443C31"/>
    <w:rsid w:val="00447F97"/>
    <w:rsid w:val="00451572"/>
    <w:rsid w:val="004519A1"/>
    <w:rsid w:val="00453AD7"/>
    <w:rsid w:val="00453CB8"/>
    <w:rsid w:val="00454607"/>
    <w:rsid w:val="00456CFD"/>
    <w:rsid w:val="004625E9"/>
    <w:rsid w:val="00463705"/>
    <w:rsid w:val="00464908"/>
    <w:rsid w:val="0046510A"/>
    <w:rsid w:val="0046670B"/>
    <w:rsid w:val="004669A2"/>
    <w:rsid w:val="00467AFA"/>
    <w:rsid w:val="00470910"/>
    <w:rsid w:val="00470F7C"/>
    <w:rsid w:val="00471044"/>
    <w:rsid w:val="00471590"/>
    <w:rsid w:val="00472124"/>
    <w:rsid w:val="00472505"/>
    <w:rsid w:val="00474C8D"/>
    <w:rsid w:val="00475BF3"/>
    <w:rsid w:val="0048011F"/>
    <w:rsid w:val="00481B8F"/>
    <w:rsid w:val="00482B2D"/>
    <w:rsid w:val="00483BBF"/>
    <w:rsid w:val="00483DA8"/>
    <w:rsid w:val="00484622"/>
    <w:rsid w:val="0048522F"/>
    <w:rsid w:val="004862E6"/>
    <w:rsid w:val="00491064"/>
    <w:rsid w:val="0049225A"/>
    <w:rsid w:val="0049322A"/>
    <w:rsid w:val="0049328F"/>
    <w:rsid w:val="00493650"/>
    <w:rsid w:val="00494193"/>
    <w:rsid w:val="004944EC"/>
    <w:rsid w:val="00494934"/>
    <w:rsid w:val="00494E80"/>
    <w:rsid w:val="00495E9E"/>
    <w:rsid w:val="004970F1"/>
    <w:rsid w:val="004A044E"/>
    <w:rsid w:val="004A0642"/>
    <w:rsid w:val="004A13E5"/>
    <w:rsid w:val="004A1D8F"/>
    <w:rsid w:val="004A281D"/>
    <w:rsid w:val="004A2A27"/>
    <w:rsid w:val="004A2B5C"/>
    <w:rsid w:val="004B1114"/>
    <w:rsid w:val="004B288A"/>
    <w:rsid w:val="004B2AEF"/>
    <w:rsid w:val="004B314D"/>
    <w:rsid w:val="004B57BD"/>
    <w:rsid w:val="004B5AC7"/>
    <w:rsid w:val="004B5B00"/>
    <w:rsid w:val="004B71A0"/>
    <w:rsid w:val="004B7B3A"/>
    <w:rsid w:val="004B7FEC"/>
    <w:rsid w:val="004C1C72"/>
    <w:rsid w:val="004C37F1"/>
    <w:rsid w:val="004C3BBB"/>
    <w:rsid w:val="004C59CF"/>
    <w:rsid w:val="004C6AC9"/>
    <w:rsid w:val="004D083D"/>
    <w:rsid w:val="004D1BC2"/>
    <w:rsid w:val="004D1E89"/>
    <w:rsid w:val="004D20AA"/>
    <w:rsid w:val="004D71D8"/>
    <w:rsid w:val="004D7489"/>
    <w:rsid w:val="004D7C24"/>
    <w:rsid w:val="004D7FC3"/>
    <w:rsid w:val="004D7FEC"/>
    <w:rsid w:val="004E29F7"/>
    <w:rsid w:val="004E7F8D"/>
    <w:rsid w:val="004F03E4"/>
    <w:rsid w:val="004F27C1"/>
    <w:rsid w:val="004F3179"/>
    <w:rsid w:val="004F35C2"/>
    <w:rsid w:val="004F3C48"/>
    <w:rsid w:val="004F4F27"/>
    <w:rsid w:val="004F7471"/>
    <w:rsid w:val="00501099"/>
    <w:rsid w:val="00501E86"/>
    <w:rsid w:val="00502056"/>
    <w:rsid w:val="00504B89"/>
    <w:rsid w:val="00504D55"/>
    <w:rsid w:val="0050699B"/>
    <w:rsid w:val="0051201F"/>
    <w:rsid w:val="00512BC8"/>
    <w:rsid w:val="00512F85"/>
    <w:rsid w:val="00513FF4"/>
    <w:rsid w:val="00514269"/>
    <w:rsid w:val="005170EE"/>
    <w:rsid w:val="00520187"/>
    <w:rsid w:val="00520B00"/>
    <w:rsid w:val="00522025"/>
    <w:rsid w:val="00522CE5"/>
    <w:rsid w:val="0052423C"/>
    <w:rsid w:val="00525182"/>
    <w:rsid w:val="00526FA1"/>
    <w:rsid w:val="00527BAC"/>
    <w:rsid w:val="00531E16"/>
    <w:rsid w:val="0053340D"/>
    <w:rsid w:val="0053450C"/>
    <w:rsid w:val="00535435"/>
    <w:rsid w:val="00536B1F"/>
    <w:rsid w:val="0054069C"/>
    <w:rsid w:val="00542E7A"/>
    <w:rsid w:val="005439C4"/>
    <w:rsid w:val="00543CEE"/>
    <w:rsid w:val="00545FE3"/>
    <w:rsid w:val="00546BDD"/>
    <w:rsid w:val="005470F4"/>
    <w:rsid w:val="00547484"/>
    <w:rsid w:val="00551473"/>
    <w:rsid w:val="005525EC"/>
    <w:rsid w:val="0055276E"/>
    <w:rsid w:val="0055422F"/>
    <w:rsid w:val="00554E24"/>
    <w:rsid w:val="005556CC"/>
    <w:rsid w:val="00556A1C"/>
    <w:rsid w:val="005606F9"/>
    <w:rsid w:val="005607EA"/>
    <w:rsid w:val="0056115E"/>
    <w:rsid w:val="00562873"/>
    <w:rsid w:val="00562AB8"/>
    <w:rsid w:val="00562DE7"/>
    <w:rsid w:val="00563AF7"/>
    <w:rsid w:val="0056485D"/>
    <w:rsid w:val="00566DD2"/>
    <w:rsid w:val="005704C2"/>
    <w:rsid w:val="00570B6F"/>
    <w:rsid w:val="00571EF9"/>
    <w:rsid w:val="005728AC"/>
    <w:rsid w:val="005730D2"/>
    <w:rsid w:val="00575097"/>
    <w:rsid w:val="00576074"/>
    <w:rsid w:val="0057685F"/>
    <w:rsid w:val="00577564"/>
    <w:rsid w:val="00580FE8"/>
    <w:rsid w:val="0058147F"/>
    <w:rsid w:val="00583F37"/>
    <w:rsid w:val="005842BA"/>
    <w:rsid w:val="00585EAB"/>
    <w:rsid w:val="00586B44"/>
    <w:rsid w:val="00586C35"/>
    <w:rsid w:val="00593078"/>
    <w:rsid w:val="0059348D"/>
    <w:rsid w:val="005937E3"/>
    <w:rsid w:val="005942E2"/>
    <w:rsid w:val="00594DB5"/>
    <w:rsid w:val="005967F5"/>
    <w:rsid w:val="00596BFB"/>
    <w:rsid w:val="005A0D13"/>
    <w:rsid w:val="005A2BC5"/>
    <w:rsid w:val="005A2C25"/>
    <w:rsid w:val="005A3C1A"/>
    <w:rsid w:val="005A4CD1"/>
    <w:rsid w:val="005A507A"/>
    <w:rsid w:val="005A649B"/>
    <w:rsid w:val="005A7445"/>
    <w:rsid w:val="005A78C2"/>
    <w:rsid w:val="005A7DF2"/>
    <w:rsid w:val="005B1651"/>
    <w:rsid w:val="005B1E42"/>
    <w:rsid w:val="005B22A6"/>
    <w:rsid w:val="005B2DA3"/>
    <w:rsid w:val="005B39C6"/>
    <w:rsid w:val="005B5F9A"/>
    <w:rsid w:val="005B7F4E"/>
    <w:rsid w:val="005C04BF"/>
    <w:rsid w:val="005C056C"/>
    <w:rsid w:val="005C0748"/>
    <w:rsid w:val="005C0D5E"/>
    <w:rsid w:val="005C19DB"/>
    <w:rsid w:val="005C28F7"/>
    <w:rsid w:val="005C417D"/>
    <w:rsid w:val="005C465E"/>
    <w:rsid w:val="005C4AEE"/>
    <w:rsid w:val="005C5315"/>
    <w:rsid w:val="005C686F"/>
    <w:rsid w:val="005C73A8"/>
    <w:rsid w:val="005C7547"/>
    <w:rsid w:val="005D3401"/>
    <w:rsid w:val="005E2561"/>
    <w:rsid w:val="005E282B"/>
    <w:rsid w:val="005E466F"/>
    <w:rsid w:val="005E4CF1"/>
    <w:rsid w:val="005E5A7D"/>
    <w:rsid w:val="005E5EF5"/>
    <w:rsid w:val="005E6191"/>
    <w:rsid w:val="005E6200"/>
    <w:rsid w:val="005E6273"/>
    <w:rsid w:val="005E6284"/>
    <w:rsid w:val="005E687C"/>
    <w:rsid w:val="005E777A"/>
    <w:rsid w:val="005E7B94"/>
    <w:rsid w:val="005F1481"/>
    <w:rsid w:val="005F39E1"/>
    <w:rsid w:val="005F3A45"/>
    <w:rsid w:val="005F430E"/>
    <w:rsid w:val="005F4E29"/>
    <w:rsid w:val="005F63BD"/>
    <w:rsid w:val="005F64C6"/>
    <w:rsid w:val="00601600"/>
    <w:rsid w:val="006019AB"/>
    <w:rsid w:val="00602B67"/>
    <w:rsid w:val="00604F77"/>
    <w:rsid w:val="0060597D"/>
    <w:rsid w:val="00605ACC"/>
    <w:rsid w:val="00606BB8"/>
    <w:rsid w:val="006070D2"/>
    <w:rsid w:val="00607D69"/>
    <w:rsid w:val="00610BD0"/>
    <w:rsid w:val="0061322A"/>
    <w:rsid w:val="00613E33"/>
    <w:rsid w:val="0061430A"/>
    <w:rsid w:val="00615A54"/>
    <w:rsid w:val="00617DCD"/>
    <w:rsid w:val="006205E2"/>
    <w:rsid w:val="00623964"/>
    <w:rsid w:val="00625396"/>
    <w:rsid w:val="006255A2"/>
    <w:rsid w:val="00625A0E"/>
    <w:rsid w:val="00626175"/>
    <w:rsid w:val="006271AF"/>
    <w:rsid w:val="00627796"/>
    <w:rsid w:val="00631D60"/>
    <w:rsid w:val="006331DE"/>
    <w:rsid w:val="00634DF4"/>
    <w:rsid w:val="00634F39"/>
    <w:rsid w:val="00635DFA"/>
    <w:rsid w:val="00636197"/>
    <w:rsid w:val="00636FAD"/>
    <w:rsid w:val="0063798D"/>
    <w:rsid w:val="00644A44"/>
    <w:rsid w:val="00645F3F"/>
    <w:rsid w:val="00646593"/>
    <w:rsid w:val="00646DD6"/>
    <w:rsid w:val="00647BA7"/>
    <w:rsid w:val="00647BC8"/>
    <w:rsid w:val="00650351"/>
    <w:rsid w:val="006505CB"/>
    <w:rsid w:val="0065076E"/>
    <w:rsid w:val="0065077F"/>
    <w:rsid w:val="00650B38"/>
    <w:rsid w:val="006512B0"/>
    <w:rsid w:val="006525B4"/>
    <w:rsid w:val="006546F8"/>
    <w:rsid w:val="00655401"/>
    <w:rsid w:val="006564CE"/>
    <w:rsid w:val="00660CD1"/>
    <w:rsid w:val="006612A7"/>
    <w:rsid w:val="006628E0"/>
    <w:rsid w:val="00670314"/>
    <w:rsid w:val="0067112D"/>
    <w:rsid w:val="00671B73"/>
    <w:rsid w:val="00673E06"/>
    <w:rsid w:val="0067599A"/>
    <w:rsid w:val="00675E04"/>
    <w:rsid w:val="00677EDF"/>
    <w:rsid w:val="00682F2B"/>
    <w:rsid w:val="00684ACE"/>
    <w:rsid w:val="00684DE9"/>
    <w:rsid w:val="00684E90"/>
    <w:rsid w:val="00686436"/>
    <w:rsid w:val="0069008E"/>
    <w:rsid w:val="00691105"/>
    <w:rsid w:val="00691B57"/>
    <w:rsid w:val="006929C8"/>
    <w:rsid w:val="00692D63"/>
    <w:rsid w:val="00697114"/>
    <w:rsid w:val="006A0C44"/>
    <w:rsid w:val="006A3433"/>
    <w:rsid w:val="006A3914"/>
    <w:rsid w:val="006A417C"/>
    <w:rsid w:val="006B0686"/>
    <w:rsid w:val="006B20C6"/>
    <w:rsid w:val="006B3E88"/>
    <w:rsid w:val="006B3ECA"/>
    <w:rsid w:val="006B60CA"/>
    <w:rsid w:val="006B64DF"/>
    <w:rsid w:val="006B710C"/>
    <w:rsid w:val="006C0583"/>
    <w:rsid w:val="006C0F32"/>
    <w:rsid w:val="006C118D"/>
    <w:rsid w:val="006C2FF7"/>
    <w:rsid w:val="006C3539"/>
    <w:rsid w:val="006C4741"/>
    <w:rsid w:val="006C5B74"/>
    <w:rsid w:val="006C6435"/>
    <w:rsid w:val="006C6DB7"/>
    <w:rsid w:val="006D2364"/>
    <w:rsid w:val="006D297D"/>
    <w:rsid w:val="006D34A6"/>
    <w:rsid w:val="006D3EC9"/>
    <w:rsid w:val="006D4C8F"/>
    <w:rsid w:val="006D5229"/>
    <w:rsid w:val="006D70ED"/>
    <w:rsid w:val="006D7555"/>
    <w:rsid w:val="006D766D"/>
    <w:rsid w:val="006E0285"/>
    <w:rsid w:val="006E58DB"/>
    <w:rsid w:val="006E697C"/>
    <w:rsid w:val="006F1377"/>
    <w:rsid w:val="006F19C8"/>
    <w:rsid w:val="006F2239"/>
    <w:rsid w:val="006F536F"/>
    <w:rsid w:val="006F58CF"/>
    <w:rsid w:val="006F6782"/>
    <w:rsid w:val="00700B84"/>
    <w:rsid w:val="00704E30"/>
    <w:rsid w:val="007069F1"/>
    <w:rsid w:val="00706BA5"/>
    <w:rsid w:val="00707827"/>
    <w:rsid w:val="00707926"/>
    <w:rsid w:val="0071039B"/>
    <w:rsid w:val="007137EF"/>
    <w:rsid w:val="00714D84"/>
    <w:rsid w:val="0071599B"/>
    <w:rsid w:val="007160FA"/>
    <w:rsid w:val="007173C2"/>
    <w:rsid w:val="00717926"/>
    <w:rsid w:val="00717F19"/>
    <w:rsid w:val="00720B9D"/>
    <w:rsid w:val="0072172E"/>
    <w:rsid w:val="00721D8A"/>
    <w:rsid w:val="007246A7"/>
    <w:rsid w:val="00730140"/>
    <w:rsid w:val="007308A6"/>
    <w:rsid w:val="007321F1"/>
    <w:rsid w:val="007327F3"/>
    <w:rsid w:val="00733020"/>
    <w:rsid w:val="00733147"/>
    <w:rsid w:val="0073573E"/>
    <w:rsid w:val="00735919"/>
    <w:rsid w:val="00735B04"/>
    <w:rsid w:val="00736117"/>
    <w:rsid w:val="007361A5"/>
    <w:rsid w:val="007365DD"/>
    <w:rsid w:val="00741038"/>
    <w:rsid w:val="00741C12"/>
    <w:rsid w:val="00741D79"/>
    <w:rsid w:val="00742287"/>
    <w:rsid w:val="00742590"/>
    <w:rsid w:val="00742CF9"/>
    <w:rsid w:val="00747AEA"/>
    <w:rsid w:val="00750B3A"/>
    <w:rsid w:val="00751ED0"/>
    <w:rsid w:val="00753B7F"/>
    <w:rsid w:val="00753BD1"/>
    <w:rsid w:val="007540CB"/>
    <w:rsid w:val="007554D5"/>
    <w:rsid w:val="00755AE5"/>
    <w:rsid w:val="007578F3"/>
    <w:rsid w:val="0076098C"/>
    <w:rsid w:val="007611B4"/>
    <w:rsid w:val="00761464"/>
    <w:rsid w:val="00761792"/>
    <w:rsid w:val="00761A9A"/>
    <w:rsid w:val="00765F09"/>
    <w:rsid w:val="00765F3D"/>
    <w:rsid w:val="00766867"/>
    <w:rsid w:val="00770841"/>
    <w:rsid w:val="00771BE8"/>
    <w:rsid w:val="00771DD7"/>
    <w:rsid w:val="0077327F"/>
    <w:rsid w:val="00773726"/>
    <w:rsid w:val="00773FA2"/>
    <w:rsid w:val="00775834"/>
    <w:rsid w:val="00776C3F"/>
    <w:rsid w:val="0077738B"/>
    <w:rsid w:val="00777E6A"/>
    <w:rsid w:val="00780E6E"/>
    <w:rsid w:val="00781CF9"/>
    <w:rsid w:val="00782323"/>
    <w:rsid w:val="00784C2C"/>
    <w:rsid w:val="00785B6A"/>
    <w:rsid w:val="007865E0"/>
    <w:rsid w:val="00787494"/>
    <w:rsid w:val="0079181B"/>
    <w:rsid w:val="00793485"/>
    <w:rsid w:val="00793A4F"/>
    <w:rsid w:val="00794BA4"/>
    <w:rsid w:val="007951DF"/>
    <w:rsid w:val="00795440"/>
    <w:rsid w:val="0079675A"/>
    <w:rsid w:val="00796F53"/>
    <w:rsid w:val="007A05A4"/>
    <w:rsid w:val="007A1F3D"/>
    <w:rsid w:val="007A4F61"/>
    <w:rsid w:val="007B0240"/>
    <w:rsid w:val="007B0D59"/>
    <w:rsid w:val="007B23BB"/>
    <w:rsid w:val="007B3C94"/>
    <w:rsid w:val="007B3FE2"/>
    <w:rsid w:val="007B55D5"/>
    <w:rsid w:val="007B7286"/>
    <w:rsid w:val="007B79AF"/>
    <w:rsid w:val="007C1A03"/>
    <w:rsid w:val="007C2B2D"/>
    <w:rsid w:val="007C7B6B"/>
    <w:rsid w:val="007C7D0D"/>
    <w:rsid w:val="007D03F7"/>
    <w:rsid w:val="007D07CA"/>
    <w:rsid w:val="007D0B2C"/>
    <w:rsid w:val="007D1204"/>
    <w:rsid w:val="007D1294"/>
    <w:rsid w:val="007D2CD3"/>
    <w:rsid w:val="007D2D7E"/>
    <w:rsid w:val="007D4C0A"/>
    <w:rsid w:val="007D4DB8"/>
    <w:rsid w:val="007D6720"/>
    <w:rsid w:val="007D713A"/>
    <w:rsid w:val="007E0ECD"/>
    <w:rsid w:val="007E0F5C"/>
    <w:rsid w:val="007E1524"/>
    <w:rsid w:val="007E2DE8"/>
    <w:rsid w:val="007E2FA4"/>
    <w:rsid w:val="007E344D"/>
    <w:rsid w:val="007E3806"/>
    <w:rsid w:val="007E4B3D"/>
    <w:rsid w:val="007E5F55"/>
    <w:rsid w:val="007E6DA5"/>
    <w:rsid w:val="007E7ADD"/>
    <w:rsid w:val="007F11DD"/>
    <w:rsid w:val="007F2319"/>
    <w:rsid w:val="007F2811"/>
    <w:rsid w:val="007F2DB6"/>
    <w:rsid w:val="007F59CB"/>
    <w:rsid w:val="007F7676"/>
    <w:rsid w:val="00800605"/>
    <w:rsid w:val="00802331"/>
    <w:rsid w:val="00802B23"/>
    <w:rsid w:val="00802C7B"/>
    <w:rsid w:val="00802D6D"/>
    <w:rsid w:val="00803B72"/>
    <w:rsid w:val="00804488"/>
    <w:rsid w:val="00805004"/>
    <w:rsid w:val="008054D5"/>
    <w:rsid w:val="00805BFB"/>
    <w:rsid w:val="00805D1F"/>
    <w:rsid w:val="00806A1C"/>
    <w:rsid w:val="00807223"/>
    <w:rsid w:val="00810D0E"/>
    <w:rsid w:val="0081125B"/>
    <w:rsid w:val="0081132D"/>
    <w:rsid w:val="00812A28"/>
    <w:rsid w:val="00815314"/>
    <w:rsid w:val="00815D6A"/>
    <w:rsid w:val="00816174"/>
    <w:rsid w:val="00817C26"/>
    <w:rsid w:val="00820301"/>
    <w:rsid w:val="00820470"/>
    <w:rsid w:val="00821D1A"/>
    <w:rsid w:val="00824A08"/>
    <w:rsid w:val="0082506A"/>
    <w:rsid w:val="00826586"/>
    <w:rsid w:val="008266ED"/>
    <w:rsid w:val="0082670C"/>
    <w:rsid w:val="0082FD68"/>
    <w:rsid w:val="008305FB"/>
    <w:rsid w:val="008309CC"/>
    <w:rsid w:val="008318D3"/>
    <w:rsid w:val="00832791"/>
    <w:rsid w:val="00832856"/>
    <w:rsid w:val="00832883"/>
    <w:rsid w:val="00833DFF"/>
    <w:rsid w:val="008346B2"/>
    <w:rsid w:val="00835C86"/>
    <w:rsid w:val="00837DDA"/>
    <w:rsid w:val="00842071"/>
    <w:rsid w:val="00842897"/>
    <w:rsid w:val="00845ED3"/>
    <w:rsid w:val="00847117"/>
    <w:rsid w:val="008479F0"/>
    <w:rsid w:val="00847B45"/>
    <w:rsid w:val="00847D62"/>
    <w:rsid w:val="008550E7"/>
    <w:rsid w:val="008551C6"/>
    <w:rsid w:val="008554C2"/>
    <w:rsid w:val="0085560D"/>
    <w:rsid w:val="00855A6C"/>
    <w:rsid w:val="00857085"/>
    <w:rsid w:val="0085786F"/>
    <w:rsid w:val="00860A02"/>
    <w:rsid w:val="00861FBA"/>
    <w:rsid w:val="00862270"/>
    <w:rsid w:val="00863A3E"/>
    <w:rsid w:val="00865717"/>
    <w:rsid w:val="00865B8F"/>
    <w:rsid w:val="00866814"/>
    <w:rsid w:val="00866A42"/>
    <w:rsid w:val="00870195"/>
    <w:rsid w:val="008702E6"/>
    <w:rsid w:val="00870651"/>
    <w:rsid w:val="00871469"/>
    <w:rsid w:val="00871D85"/>
    <w:rsid w:val="0087226F"/>
    <w:rsid w:val="008750FD"/>
    <w:rsid w:val="00877EDC"/>
    <w:rsid w:val="00880EC6"/>
    <w:rsid w:val="008821AA"/>
    <w:rsid w:val="008825DA"/>
    <w:rsid w:val="008830B6"/>
    <w:rsid w:val="00884D0B"/>
    <w:rsid w:val="00885011"/>
    <w:rsid w:val="008873F1"/>
    <w:rsid w:val="0088764B"/>
    <w:rsid w:val="00890B8F"/>
    <w:rsid w:val="008924C6"/>
    <w:rsid w:val="00893C50"/>
    <w:rsid w:val="00895787"/>
    <w:rsid w:val="008A0162"/>
    <w:rsid w:val="008A1271"/>
    <w:rsid w:val="008A1E9B"/>
    <w:rsid w:val="008A2BB5"/>
    <w:rsid w:val="008A2F85"/>
    <w:rsid w:val="008A559F"/>
    <w:rsid w:val="008A5AFD"/>
    <w:rsid w:val="008A6201"/>
    <w:rsid w:val="008A7DD5"/>
    <w:rsid w:val="008B081C"/>
    <w:rsid w:val="008B0AA6"/>
    <w:rsid w:val="008B0D2B"/>
    <w:rsid w:val="008B14A5"/>
    <w:rsid w:val="008B152C"/>
    <w:rsid w:val="008B2D49"/>
    <w:rsid w:val="008B3BE4"/>
    <w:rsid w:val="008C08C5"/>
    <w:rsid w:val="008C14D3"/>
    <w:rsid w:val="008C21AA"/>
    <w:rsid w:val="008C2FFA"/>
    <w:rsid w:val="008C48AF"/>
    <w:rsid w:val="008D08A5"/>
    <w:rsid w:val="008D28C4"/>
    <w:rsid w:val="008D2B11"/>
    <w:rsid w:val="008D440C"/>
    <w:rsid w:val="008D5386"/>
    <w:rsid w:val="008D66F8"/>
    <w:rsid w:val="008D7348"/>
    <w:rsid w:val="008D771B"/>
    <w:rsid w:val="008D7B04"/>
    <w:rsid w:val="008E192C"/>
    <w:rsid w:val="008E3833"/>
    <w:rsid w:val="008E3ED7"/>
    <w:rsid w:val="008E49B3"/>
    <w:rsid w:val="008E5550"/>
    <w:rsid w:val="008E60E8"/>
    <w:rsid w:val="008E6ED4"/>
    <w:rsid w:val="008E7DE1"/>
    <w:rsid w:val="008F06D3"/>
    <w:rsid w:val="008F0BF4"/>
    <w:rsid w:val="008F2AE8"/>
    <w:rsid w:val="008F3297"/>
    <w:rsid w:val="008F54C1"/>
    <w:rsid w:val="009000BA"/>
    <w:rsid w:val="00900875"/>
    <w:rsid w:val="00901C0A"/>
    <w:rsid w:val="0090265F"/>
    <w:rsid w:val="0090496F"/>
    <w:rsid w:val="009061E8"/>
    <w:rsid w:val="009078E8"/>
    <w:rsid w:val="00907A16"/>
    <w:rsid w:val="00907F3D"/>
    <w:rsid w:val="00910AB7"/>
    <w:rsid w:val="00910D88"/>
    <w:rsid w:val="009114AF"/>
    <w:rsid w:val="00913A54"/>
    <w:rsid w:val="00914700"/>
    <w:rsid w:val="009147E3"/>
    <w:rsid w:val="00914C0E"/>
    <w:rsid w:val="0092242F"/>
    <w:rsid w:val="00922842"/>
    <w:rsid w:val="00923010"/>
    <w:rsid w:val="0092434E"/>
    <w:rsid w:val="009277F6"/>
    <w:rsid w:val="00927D28"/>
    <w:rsid w:val="00927FE8"/>
    <w:rsid w:val="009300FA"/>
    <w:rsid w:val="00930ACF"/>
    <w:rsid w:val="009310EA"/>
    <w:rsid w:val="00932E00"/>
    <w:rsid w:val="00933563"/>
    <w:rsid w:val="00935537"/>
    <w:rsid w:val="0093601B"/>
    <w:rsid w:val="00940130"/>
    <w:rsid w:val="00942A24"/>
    <w:rsid w:val="00946C79"/>
    <w:rsid w:val="00950CA7"/>
    <w:rsid w:val="009533C8"/>
    <w:rsid w:val="00953C8F"/>
    <w:rsid w:val="0095487D"/>
    <w:rsid w:val="009550FF"/>
    <w:rsid w:val="009559E7"/>
    <w:rsid w:val="00955D80"/>
    <w:rsid w:val="00956992"/>
    <w:rsid w:val="00956BB9"/>
    <w:rsid w:val="00957B16"/>
    <w:rsid w:val="00957B3B"/>
    <w:rsid w:val="00960593"/>
    <w:rsid w:val="009606A6"/>
    <w:rsid w:val="009619F9"/>
    <w:rsid w:val="00964944"/>
    <w:rsid w:val="00965512"/>
    <w:rsid w:val="00965979"/>
    <w:rsid w:val="009667FB"/>
    <w:rsid w:val="00966A4F"/>
    <w:rsid w:val="009671A2"/>
    <w:rsid w:val="009675FF"/>
    <w:rsid w:val="009735C7"/>
    <w:rsid w:val="009762A0"/>
    <w:rsid w:val="009765E1"/>
    <w:rsid w:val="00980E9D"/>
    <w:rsid w:val="0098276D"/>
    <w:rsid w:val="00983331"/>
    <w:rsid w:val="009906A7"/>
    <w:rsid w:val="00991487"/>
    <w:rsid w:val="009918A1"/>
    <w:rsid w:val="009920BC"/>
    <w:rsid w:val="00994027"/>
    <w:rsid w:val="00997E94"/>
    <w:rsid w:val="009A0C28"/>
    <w:rsid w:val="009A1C70"/>
    <w:rsid w:val="009A2227"/>
    <w:rsid w:val="009A3B6C"/>
    <w:rsid w:val="009A3F5B"/>
    <w:rsid w:val="009A4218"/>
    <w:rsid w:val="009A479C"/>
    <w:rsid w:val="009A703D"/>
    <w:rsid w:val="009A7D80"/>
    <w:rsid w:val="009A7F6C"/>
    <w:rsid w:val="009B2042"/>
    <w:rsid w:val="009B206F"/>
    <w:rsid w:val="009B2955"/>
    <w:rsid w:val="009B3329"/>
    <w:rsid w:val="009B4902"/>
    <w:rsid w:val="009B552B"/>
    <w:rsid w:val="009B5566"/>
    <w:rsid w:val="009B6663"/>
    <w:rsid w:val="009B6B98"/>
    <w:rsid w:val="009B6E9D"/>
    <w:rsid w:val="009C23A6"/>
    <w:rsid w:val="009C3640"/>
    <w:rsid w:val="009C41A2"/>
    <w:rsid w:val="009C4391"/>
    <w:rsid w:val="009C481D"/>
    <w:rsid w:val="009C5EF4"/>
    <w:rsid w:val="009C7B85"/>
    <w:rsid w:val="009D02E8"/>
    <w:rsid w:val="009D0964"/>
    <w:rsid w:val="009D0CF0"/>
    <w:rsid w:val="009D402C"/>
    <w:rsid w:val="009D4182"/>
    <w:rsid w:val="009D41BA"/>
    <w:rsid w:val="009E0220"/>
    <w:rsid w:val="009E05E0"/>
    <w:rsid w:val="009E0B79"/>
    <w:rsid w:val="009E1A64"/>
    <w:rsid w:val="009E269E"/>
    <w:rsid w:val="009E40BA"/>
    <w:rsid w:val="009E5D76"/>
    <w:rsid w:val="009EE824"/>
    <w:rsid w:val="009F11EE"/>
    <w:rsid w:val="009F181A"/>
    <w:rsid w:val="009F4740"/>
    <w:rsid w:val="009F53CA"/>
    <w:rsid w:val="009F551D"/>
    <w:rsid w:val="00A0018D"/>
    <w:rsid w:val="00A030AF"/>
    <w:rsid w:val="00A03493"/>
    <w:rsid w:val="00A078C8"/>
    <w:rsid w:val="00A10877"/>
    <w:rsid w:val="00A1363D"/>
    <w:rsid w:val="00A15BA4"/>
    <w:rsid w:val="00A16343"/>
    <w:rsid w:val="00A168EC"/>
    <w:rsid w:val="00A213B9"/>
    <w:rsid w:val="00A25340"/>
    <w:rsid w:val="00A26344"/>
    <w:rsid w:val="00A2679D"/>
    <w:rsid w:val="00A27634"/>
    <w:rsid w:val="00A30767"/>
    <w:rsid w:val="00A3175B"/>
    <w:rsid w:val="00A31CA3"/>
    <w:rsid w:val="00A33ECF"/>
    <w:rsid w:val="00A34F38"/>
    <w:rsid w:val="00A447DC"/>
    <w:rsid w:val="00A44D47"/>
    <w:rsid w:val="00A455A9"/>
    <w:rsid w:val="00A4565A"/>
    <w:rsid w:val="00A47083"/>
    <w:rsid w:val="00A47E4C"/>
    <w:rsid w:val="00A51E03"/>
    <w:rsid w:val="00A56D40"/>
    <w:rsid w:val="00A57393"/>
    <w:rsid w:val="00A57ABB"/>
    <w:rsid w:val="00A57D18"/>
    <w:rsid w:val="00A57F08"/>
    <w:rsid w:val="00A6058F"/>
    <w:rsid w:val="00A62C04"/>
    <w:rsid w:val="00A62F13"/>
    <w:rsid w:val="00A65E75"/>
    <w:rsid w:val="00A71C45"/>
    <w:rsid w:val="00A71ED9"/>
    <w:rsid w:val="00A73C39"/>
    <w:rsid w:val="00A75291"/>
    <w:rsid w:val="00A766EC"/>
    <w:rsid w:val="00A778DF"/>
    <w:rsid w:val="00A80F04"/>
    <w:rsid w:val="00A81C0A"/>
    <w:rsid w:val="00A82B93"/>
    <w:rsid w:val="00A83D2C"/>
    <w:rsid w:val="00A858BA"/>
    <w:rsid w:val="00A8690A"/>
    <w:rsid w:val="00A91785"/>
    <w:rsid w:val="00A94E06"/>
    <w:rsid w:val="00A952C2"/>
    <w:rsid w:val="00A96057"/>
    <w:rsid w:val="00A96878"/>
    <w:rsid w:val="00A9730B"/>
    <w:rsid w:val="00AA22F4"/>
    <w:rsid w:val="00AA295B"/>
    <w:rsid w:val="00AA45E2"/>
    <w:rsid w:val="00AA47B7"/>
    <w:rsid w:val="00AA4E4E"/>
    <w:rsid w:val="00AA66F9"/>
    <w:rsid w:val="00AA6B11"/>
    <w:rsid w:val="00AA6B45"/>
    <w:rsid w:val="00AA734E"/>
    <w:rsid w:val="00AA7641"/>
    <w:rsid w:val="00AA785A"/>
    <w:rsid w:val="00AB1457"/>
    <w:rsid w:val="00AB150D"/>
    <w:rsid w:val="00AB3DCA"/>
    <w:rsid w:val="00AB4881"/>
    <w:rsid w:val="00AB6669"/>
    <w:rsid w:val="00AB7168"/>
    <w:rsid w:val="00AB72A1"/>
    <w:rsid w:val="00AB79A1"/>
    <w:rsid w:val="00AC196B"/>
    <w:rsid w:val="00AC3247"/>
    <w:rsid w:val="00AC3463"/>
    <w:rsid w:val="00AC36DD"/>
    <w:rsid w:val="00AC43F2"/>
    <w:rsid w:val="00AC4C45"/>
    <w:rsid w:val="00AC56BD"/>
    <w:rsid w:val="00AC5B93"/>
    <w:rsid w:val="00AD2648"/>
    <w:rsid w:val="00AD3671"/>
    <w:rsid w:val="00AD3BD8"/>
    <w:rsid w:val="00AD3DA6"/>
    <w:rsid w:val="00AD63EE"/>
    <w:rsid w:val="00AE0A06"/>
    <w:rsid w:val="00AE1920"/>
    <w:rsid w:val="00AE3B2B"/>
    <w:rsid w:val="00AE3B91"/>
    <w:rsid w:val="00AE3E13"/>
    <w:rsid w:val="00AE6283"/>
    <w:rsid w:val="00AE6865"/>
    <w:rsid w:val="00AE75F6"/>
    <w:rsid w:val="00AF1E18"/>
    <w:rsid w:val="00AF20ED"/>
    <w:rsid w:val="00AF2F6D"/>
    <w:rsid w:val="00AF317A"/>
    <w:rsid w:val="00AF33C7"/>
    <w:rsid w:val="00AF3715"/>
    <w:rsid w:val="00AF39F8"/>
    <w:rsid w:val="00AF3DA4"/>
    <w:rsid w:val="00AF5581"/>
    <w:rsid w:val="00B0064C"/>
    <w:rsid w:val="00B01B3A"/>
    <w:rsid w:val="00B03492"/>
    <w:rsid w:val="00B03F10"/>
    <w:rsid w:val="00B0441D"/>
    <w:rsid w:val="00B0473E"/>
    <w:rsid w:val="00B12113"/>
    <w:rsid w:val="00B12BC0"/>
    <w:rsid w:val="00B12EB2"/>
    <w:rsid w:val="00B12F20"/>
    <w:rsid w:val="00B1302E"/>
    <w:rsid w:val="00B13E2B"/>
    <w:rsid w:val="00B178E0"/>
    <w:rsid w:val="00B205C9"/>
    <w:rsid w:val="00B209C3"/>
    <w:rsid w:val="00B218C2"/>
    <w:rsid w:val="00B224E2"/>
    <w:rsid w:val="00B22869"/>
    <w:rsid w:val="00B22F7A"/>
    <w:rsid w:val="00B2571B"/>
    <w:rsid w:val="00B25E66"/>
    <w:rsid w:val="00B314FD"/>
    <w:rsid w:val="00B33171"/>
    <w:rsid w:val="00B34450"/>
    <w:rsid w:val="00B3686C"/>
    <w:rsid w:val="00B370AF"/>
    <w:rsid w:val="00B375DD"/>
    <w:rsid w:val="00B402EA"/>
    <w:rsid w:val="00B40C92"/>
    <w:rsid w:val="00B413B0"/>
    <w:rsid w:val="00B41806"/>
    <w:rsid w:val="00B41E10"/>
    <w:rsid w:val="00B42731"/>
    <w:rsid w:val="00B43415"/>
    <w:rsid w:val="00B43911"/>
    <w:rsid w:val="00B43C16"/>
    <w:rsid w:val="00B4538D"/>
    <w:rsid w:val="00B52065"/>
    <w:rsid w:val="00B53792"/>
    <w:rsid w:val="00B54C38"/>
    <w:rsid w:val="00B54F70"/>
    <w:rsid w:val="00B55CE3"/>
    <w:rsid w:val="00B572FD"/>
    <w:rsid w:val="00B574ED"/>
    <w:rsid w:val="00B57DEC"/>
    <w:rsid w:val="00B6106B"/>
    <w:rsid w:val="00B619B0"/>
    <w:rsid w:val="00B627D9"/>
    <w:rsid w:val="00B63142"/>
    <w:rsid w:val="00B659D8"/>
    <w:rsid w:val="00B6626C"/>
    <w:rsid w:val="00B66699"/>
    <w:rsid w:val="00B67788"/>
    <w:rsid w:val="00B724DF"/>
    <w:rsid w:val="00B73ECA"/>
    <w:rsid w:val="00B76B58"/>
    <w:rsid w:val="00B76C2C"/>
    <w:rsid w:val="00B77569"/>
    <w:rsid w:val="00B77573"/>
    <w:rsid w:val="00B77A14"/>
    <w:rsid w:val="00B8171F"/>
    <w:rsid w:val="00B81CB2"/>
    <w:rsid w:val="00B82557"/>
    <w:rsid w:val="00B83ACA"/>
    <w:rsid w:val="00B85488"/>
    <w:rsid w:val="00B85CD4"/>
    <w:rsid w:val="00B86C4A"/>
    <w:rsid w:val="00B87290"/>
    <w:rsid w:val="00B9157C"/>
    <w:rsid w:val="00B91CD8"/>
    <w:rsid w:val="00B92933"/>
    <w:rsid w:val="00B92D3B"/>
    <w:rsid w:val="00B93D4E"/>
    <w:rsid w:val="00BA05DB"/>
    <w:rsid w:val="00BA0F6F"/>
    <w:rsid w:val="00BA4475"/>
    <w:rsid w:val="00BA4525"/>
    <w:rsid w:val="00BA4B09"/>
    <w:rsid w:val="00BA5D09"/>
    <w:rsid w:val="00BA5E3D"/>
    <w:rsid w:val="00BA79EE"/>
    <w:rsid w:val="00BA7F28"/>
    <w:rsid w:val="00BB0276"/>
    <w:rsid w:val="00BB0F98"/>
    <w:rsid w:val="00BB1116"/>
    <w:rsid w:val="00BB35B8"/>
    <w:rsid w:val="00BB3A9C"/>
    <w:rsid w:val="00BB4B7F"/>
    <w:rsid w:val="00BB5F24"/>
    <w:rsid w:val="00BB6D25"/>
    <w:rsid w:val="00BB7FD9"/>
    <w:rsid w:val="00BC37BB"/>
    <w:rsid w:val="00BC43FB"/>
    <w:rsid w:val="00BC497C"/>
    <w:rsid w:val="00BC4DE3"/>
    <w:rsid w:val="00BC5F85"/>
    <w:rsid w:val="00BC61F7"/>
    <w:rsid w:val="00BC7393"/>
    <w:rsid w:val="00BD0D36"/>
    <w:rsid w:val="00BD15BC"/>
    <w:rsid w:val="00BD3DBE"/>
    <w:rsid w:val="00BD406C"/>
    <w:rsid w:val="00BD42A2"/>
    <w:rsid w:val="00BD50D1"/>
    <w:rsid w:val="00BD7E93"/>
    <w:rsid w:val="00BE05CB"/>
    <w:rsid w:val="00BE2787"/>
    <w:rsid w:val="00BE2B37"/>
    <w:rsid w:val="00BE2D2B"/>
    <w:rsid w:val="00BE4263"/>
    <w:rsid w:val="00BE439D"/>
    <w:rsid w:val="00BE5B38"/>
    <w:rsid w:val="00BE5D52"/>
    <w:rsid w:val="00BE66B5"/>
    <w:rsid w:val="00BE782D"/>
    <w:rsid w:val="00BF2719"/>
    <w:rsid w:val="00BF3782"/>
    <w:rsid w:val="00BF4855"/>
    <w:rsid w:val="00BF7A09"/>
    <w:rsid w:val="00BF7BCB"/>
    <w:rsid w:val="00C00123"/>
    <w:rsid w:val="00C0264D"/>
    <w:rsid w:val="00C0285A"/>
    <w:rsid w:val="00C03563"/>
    <w:rsid w:val="00C071D8"/>
    <w:rsid w:val="00C07BC2"/>
    <w:rsid w:val="00C11132"/>
    <w:rsid w:val="00C112B1"/>
    <w:rsid w:val="00C11C15"/>
    <w:rsid w:val="00C1467E"/>
    <w:rsid w:val="00C15751"/>
    <w:rsid w:val="00C20B33"/>
    <w:rsid w:val="00C21AAF"/>
    <w:rsid w:val="00C23414"/>
    <w:rsid w:val="00C23893"/>
    <w:rsid w:val="00C2647F"/>
    <w:rsid w:val="00C271B0"/>
    <w:rsid w:val="00C27E56"/>
    <w:rsid w:val="00C30537"/>
    <w:rsid w:val="00C3137C"/>
    <w:rsid w:val="00C32337"/>
    <w:rsid w:val="00C3284F"/>
    <w:rsid w:val="00C32C0B"/>
    <w:rsid w:val="00C336F8"/>
    <w:rsid w:val="00C337A3"/>
    <w:rsid w:val="00C344ED"/>
    <w:rsid w:val="00C35268"/>
    <w:rsid w:val="00C3761A"/>
    <w:rsid w:val="00C409B5"/>
    <w:rsid w:val="00C41154"/>
    <w:rsid w:val="00C418A1"/>
    <w:rsid w:val="00C41D82"/>
    <w:rsid w:val="00C42430"/>
    <w:rsid w:val="00C4649A"/>
    <w:rsid w:val="00C46949"/>
    <w:rsid w:val="00C47CE6"/>
    <w:rsid w:val="00C50B3B"/>
    <w:rsid w:val="00C529B2"/>
    <w:rsid w:val="00C54698"/>
    <w:rsid w:val="00C559D5"/>
    <w:rsid w:val="00C5656C"/>
    <w:rsid w:val="00C56AE4"/>
    <w:rsid w:val="00C57B11"/>
    <w:rsid w:val="00C612D0"/>
    <w:rsid w:val="00C6224E"/>
    <w:rsid w:val="00C6228D"/>
    <w:rsid w:val="00C63C7B"/>
    <w:rsid w:val="00C647CA"/>
    <w:rsid w:val="00C64B99"/>
    <w:rsid w:val="00C65155"/>
    <w:rsid w:val="00C6531D"/>
    <w:rsid w:val="00C65993"/>
    <w:rsid w:val="00C65AEE"/>
    <w:rsid w:val="00C66DC2"/>
    <w:rsid w:val="00C676D7"/>
    <w:rsid w:val="00C67BA2"/>
    <w:rsid w:val="00C73517"/>
    <w:rsid w:val="00C75240"/>
    <w:rsid w:val="00C76368"/>
    <w:rsid w:val="00C76EC7"/>
    <w:rsid w:val="00C772B7"/>
    <w:rsid w:val="00C777A3"/>
    <w:rsid w:val="00C77E35"/>
    <w:rsid w:val="00C801D5"/>
    <w:rsid w:val="00C8318F"/>
    <w:rsid w:val="00C86161"/>
    <w:rsid w:val="00C86E7B"/>
    <w:rsid w:val="00C92EF1"/>
    <w:rsid w:val="00C92F94"/>
    <w:rsid w:val="00C9349C"/>
    <w:rsid w:val="00C93AED"/>
    <w:rsid w:val="00C93B67"/>
    <w:rsid w:val="00C9595D"/>
    <w:rsid w:val="00C96612"/>
    <w:rsid w:val="00C97C80"/>
    <w:rsid w:val="00CA0B21"/>
    <w:rsid w:val="00CA169C"/>
    <w:rsid w:val="00CA26E4"/>
    <w:rsid w:val="00CA2982"/>
    <w:rsid w:val="00CA2D24"/>
    <w:rsid w:val="00CA3A14"/>
    <w:rsid w:val="00CA3B56"/>
    <w:rsid w:val="00CA6887"/>
    <w:rsid w:val="00CA7684"/>
    <w:rsid w:val="00CA7B9E"/>
    <w:rsid w:val="00CB0424"/>
    <w:rsid w:val="00CB2202"/>
    <w:rsid w:val="00CB22A3"/>
    <w:rsid w:val="00CB2BFE"/>
    <w:rsid w:val="00CB5B45"/>
    <w:rsid w:val="00CB6359"/>
    <w:rsid w:val="00CB7490"/>
    <w:rsid w:val="00CB7FA9"/>
    <w:rsid w:val="00CC0C3B"/>
    <w:rsid w:val="00CC1B62"/>
    <w:rsid w:val="00CC2231"/>
    <w:rsid w:val="00CC2F05"/>
    <w:rsid w:val="00CC6D74"/>
    <w:rsid w:val="00CC7053"/>
    <w:rsid w:val="00CC72F5"/>
    <w:rsid w:val="00CC7D5E"/>
    <w:rsid w:val="00CD14E1"/>
    <w:rsid w:val="00CD2B6F"/>
    <w:rsid w:val="00CD2EE1"/>
    <w:rsid w:val="00CD5EF4"/>
    <w:rsid w:val="00CE0417"/>
    <w:rsid w:val="00CE09AF"/>
    <w:rsid w:val="00CE11B1"/>
    <w:rsid w:val="00CE2353"/>
    <w:rsid w:val="00CE23E4"/>
    <w:rsid w:val="00CE4838"/>
    <w:rsid w:val="00CE5F87"/>
    <w:rsid w:val="00CE6A74"/>
    <w:rsid w:val="00CF2927"/>
    <w:rsid w:val="00CF29F8"/>
    <w:rsid w:val="00CF2A8F"/>
    <w:rsid w:val="00CF2EE8"/>
    <w:rsid w:val="00CF324A"/>
    <w:rsid w:val="00CF3415"/>
    <w:rsid w:val="00CF7372"/>
    <w:rsid w:val="00CF7D5C"/>
    <w:rsid w:val="00CF7FC3"/>
    <w:rsid w:val="00D0196D"/>
    <w:rsid w:val="00D01AAD"/>
    <w:rsid w:val="00D0291C"/>
    <w:rsid w:val="00D03855"/>
    <w:rsid w:val="00D038A4"/>
    <w:rsid w:val="00D04983"/>
    <w:rsid w:val="00D068D8"/>
    <w:rsid w:val="00D06E1A"/>
    <w:rsid w:val="00D0708D"/>
    <w:rsid w:val="00D1055E"/>
    <w:rsid w:val="00D1060B"/>
    <w:rsid w:val="00D10D14"/>
    <w:rsid w:val="00D12552"/>
    <w:rsid w:val="00D14239"/>
    <w:rsid w:val="00D1430F"/>
    <w:rsid w:val="00D20B4D"/>
    <w:rsid w:val="00D22DF3"/>
    <w:rsid w:val="00D245C4"/>
    <w:rsid w:val="00D2581D"/>
    <w:rsid w:val="00D2594F"/>
    <w:rsid w:val="00D26174"/>
    <w:rsid w:val="00D3065E"/>
    <w:rsid w:val="00D308A0"/>
    <w:rsid w:val="00D3192B"/>
    <w:rsid w:val="00D3264D"/>
    <w:rsid w:val="00D3280B"/>
    <w:rsid w:val="00D32A9D"/>
    <w:rsid w:val="00D3342B"/>
    <w:rsid w:val="00D343ED"/>
    <w:rsid w:val="00D347E4"/>
    <w:rsid w:val="00D37AC5"/>
    <w:rsid w:val="00D4032C"/>
    <w:rsid w:val="00D40451"/>
    <w:rsid w:val="00D437C4"/>
    <w:rsid w:val="00D442FD"/>
    <w:rsid w:val="00D45916"/>
    <w:rsid w:val="00D45DE8"/>
    <w:rsid w:val="00D4677F"/>
    <w:rsid w:val="00D46A90"/>
    <w:rsid w:val="00D5023B"/>
    <w:rsid w:val="00D5349A"/>
    <w:rsid w:val="00D560A6"/>
    <w:rsid w:val="00D579ED"/>
    <w:rsid w:val="00D61E19"/>
    <w:rsid w:val="00D620FE"/>
    <w:rsid w:val="00D64342"/>
    <w:rsid w:val="00D6452D"/>
    <w:rsid w:val="00D64F32"/>
    <w:rsid w:val="00D6512A"/>
    <w:rsid w:val="00D71125"/>
    <w:rsid w:val="00D71C5C"/>
    <w:rsid w:val="00D71F1A"/>
    <w:rsid w:val="00D72B83"/>
    <w:rsid w:val="00D73C32"/>
    <w:rsid w:val="00D73F9F"/>
    <w:rsid w:val="00D7406D"/>
    <w:rsid w:val="00D76B72"/>
    <w:rsid w:val="00D76F4C"/>
    <w:rsid w:val="00D77AC5"/>
    <w:rsid w:val="00D77C7A"/>
    <w:rsid w:val="00D812B1"/>
    <w:rsid w:val="00D829C0"/>
    <w:rsid w:val="00D8330C"/>
    <w:rsid w:val="00D87918"/>
    <w:rsid w:val="00D87A05"/>
    <w:rsid w:val="00D87C31"/>
    <w:rsid w:val="00D901CF"/>
    <w:rsid w:val="00D91D2E"/>
    <w:rsid w:val="00D92442"/>
    <w:rsid w:val="00D92807"/>
    <w:rsid w:val="00D92A31"/>
    <w:rsid w:val="00D95210"/>
    <w:rsid w:val="00D95227"/>
    <w:rsid w:val="00D953CD"/>
    <w:rsid w:val="00D955E8"/>
    <w:rsid w:val="00D95DD2"/>
    <w:rsid w:val="00D96D7F"/>
    <w:rsid w:val="00DA0001"/>
    <w:rsid w:val="00DA0338"/>
    <w:rsid w:val="00DA14C0"/>
    <w:rsid w:val="00DA1750"/>
    <w:rsid w:val="00DA18AD"/>
    <w:rsid w:val="00DA75DB"/>
    <w:rsid w:val="00DB01AD"/>
    <w:rsid w:val="00DB0ED1"/>
    <w:rsid w:val="00DB25EC"/>
    <w:rsid w:val="00DB2D24"/>
    <w:rsid w:val="00DB3725"/>
    <w:rsid w:val="00DB49FB"/>
    <w:rsid w:val="00DB597B"/>
    <w:rsid w:val="00DB6561"/>
    <w:rsid w:val="00DB6664"/>
    <w:rsid w:val="00DB7C47"/>
    <w:rsid w:val="00DC02CF"/>
    <w:rsid w:val="00DC187E"/>
    <w:rsid w:val="00DC220C"/>
    <w:rsid w:val="00DC2C4A"/>
    <w:rsid w:val="00DC34AC"/>
    <w:rsid w:val="00DC39CA"/>
    <w:rsid w:val="00DC4A87"/>
    <w:rsid w:val="00DC6399"/>
    <w:rsid w:val="00DC6AEC"/>
    <w:rsid w:val="00DC72AC"/>
    <w:rsid w:val="00DD0948"/>
    <w:rsid w:val="00DD16DB"/>
    <w:rsid w:val="00DD3670"/>
    <w:rsid w:val="00DD4850"/>
    <w:rsid w:val="00DD600C"/>
    <w:rsid w:val="00DD7D48"/>
    <w:rsid w:val="00DE470A"/>
    <w:rsid w:val="00DE5FE5"/>
    <w:rsid w:val="00DE6868"/>
    <w:rsid w:val="00DE72B1"/>
    <w:rsid w:val="00DF2D14"/>
    <w:rsid w:val="00DF45DF"/>
    <w:rsid w:val="00DF4B7C"/>
    <w:rsid w:val="00DF4E3D"/>
    <w:rsid w:val="00DF4F06"/>
    <w:rsid w:val="00DF6C3C"/>
    <w:rsid w:val="00DF7065"/>
    <w:rsid w:val="00E02A57"/>
    <w:rsid w:val="00E03B05"/>
    <w:rsid w:val="00E04155"/>
    <w:rsid w:val="00E10886"/>
    <w:rsid w:val="00E10A3A"/>
    <w:rsid w:val="00E15A26"/>
    <w:rsid w:val="00E1664A"/>
    <w:rsid w:val="00E1677A"/>
    <w:rsid w:val="00E1CF5D"/>
    <w:rsid w:val="00E20858"/>
    <w:rsid w:val="00E22BFA"/>
    <w:rsid w:val="00E23722"/>
    <w:rsid w:val="00E25904"/>
    <w:rsid w:val="00E264C9"/>
    <w:rsid w:val="00E31937"/>
    <w:rsid w:val="00E339AF"/>
    <w:rsid w:val="00E35585"/>
    <w:rsid w:val="00E36729"/>
    <w:rsid w:val="00E37D05"/>
    <w:rsid w:val="00E404BA"/>
    <w:rsid w:val="00E413DC"/>
    <w:rsid w:val="00E4246C"/>
    <w:rsid w:val="00E478FC"/>
    <w:rsid w:val="00E5090A"/>
    <w:rsid w:val="00E50E5C"/>
    <w:rsid w:val="00E52384"/>
    <w:rsid w:val="00E5278F"/>
    <w:rsid w:val="00E555F1"/>
    <w:rsid w:val="00E55AE7"/>
    <w:rsid w:val="00E564BB"/>
    <w:rsid w:val="00E56872"/>
    <w:rsid w:val="00E57356"/>
    <w:rsid w:val="00E57BD2"/>
    <w:rsid w:val="00E57BE6"/>
    <w:rsid w:val="00E61A8C"/>
    <w:rsid w:val="00E61DA7"/>
    <w:rsid w:val="00E64579"/>
    <w:rsid w:val="00E654E9"/>
    <w:rsid w:val="00E65941"/>
    <w:rsid w:val="00E65C2B"/>
    <w:rsid w:val="00E7214D"/>
    <w:rsid w:val="00E73FA5"/>
    <w:rsid w:val="00E74BF3"/>
    <w:rsid w:val="00E759C4"/>
    <w:rsid w:val="00E819EC"/>
    <w:rsid w:val="00E81EF5"/>
    <w:rsid w:val="00E82816"/>
    <w:rsid w:val="00E8291B"/>
    <w:rsid w:val="00E82E72"/>
    <w:rsid w:val="00E83B9C"/>
    <w:rsid w:val="00E83EAA"/>
    <w:rsid w:val="00E84241"/>
    <w:rsid w:val="00E84585"/>
    <w:rsid w:val="00E84759"/>
    <w:rsid w:val="00E8508C"/>
    <w:rsid w:val="00E85CAA"/>
    <w:rsid w:val="00E85D86"/>
    <w:rsid w:val="00E86775"/>
    <w:rsid w:val="00E86FA0"/>
    <w:rsid w:val="00E873CD"/>
    <w:rsid w:val="00E900FD"/>
    <w:rsid w:val="00E91016"/>
    <w:rsid w:val="00E919AE"/>
    <w:rsid w:val="00E91C27"/>
    <w:rsid w:val="00E91C70"/>
    <w:rsid w:val="00E9405D"/>
    <w:rsid w:val="00E94426"/>
    <w:rsid w:val="00E9684E"/>
    <w:rsid w:val="00E96B3A"/>
    <w:rsid w:val="00E96E0B"/>
    <w:rsid w:val="00EA1080"/>
    <w:rsid w:val="00EA29D7"/>
    <w:rsid w:val="00EA3B27"/>
    <w:rsid w:val="00EA5165"/>
    <w:rsid w:val="00EA535D"/>
    <w:rsid w:val="00EA55C0"/>
    <w:rsid w:val="00EA6567"/>
    <w:rsid w:val="00EA7A08"/>
    <w:rsid w:val="00EB061E"/>
    <w:rsid w:val="00EB1577"/>
    <w:rsid w:val="00EB2DE2"/>
    <w:rsid w:val="00EB3D6A"/>
    <w:rsid w:val="00EB410A"/>
    <w:rsid w:val="00EB4A75"/>
    <w:rsid w:val="00EB50DD"/>
    <w:rsid w:val="00EB6A1E"/>
    <w:rsid w:val="00EB6D29"/>
    <w:rsid w:val="00EB6D30"/>
    <w:rsid w:val="00EC0335"/>
    <w:rsid w:val="00EC03B9"/>
    <w:rsid w:val="00EC1E25"/>
    <w:rsid w:val="00EC3C7A"/>
    <w:rsid w:val="00EC595E"/>
    <w:rsid w:val="00ED2403"/>
    <w:rsid w:val="00ED24C4"/>
    <w:rsid w:val="00ED27CF"/>
    <w:rsid w:val="00ED38E6"/>
    <w:rsid w:val="00ED4426"/>
    <w:rsid w:val="00ED4B2C"/>
    <w:rsid w:val="00ED4D87"/>
    <w:rsid w:val="00ED6446"/>
    <w:rsid w:val="00ED7221"/>
    <w:rsid w:val="00ED7AE8"/>
    <w:rsid w:val="00EE0153"/>
    <w:rsid w:val="00EE0D75"/>
    <w:rsid w:val="00EE0F84"/>
    <w:rsid w:val="00EE1B0A"/>
    <w:rsid w:val="00EE1B41"/>
    <w:rsid w:val="00EE48C2"/>
    <w:rsid w:val="00EE6731"/>
    <w:rsid w:val="00EE6CA1"/>
    <w:rsid w:val="00EE7560"/>
    <w:rsid w:val="00EF06B2"/>
    <w:rsid w:val="00EF1862"/>
    <w:rsid w:val="00EF18A9"/>
    <w:rsid w:val="00EF1A1F"/>
    <w:rsid w:val="00EF3647"/>
    <w:rsid w:val="00EF5A50"/>
    <w:rsid w:val="00EF6EA5"/>
    <w:rsid w:val="00EF6F00"/>
    <w:rsid w:val="00F0094C"/>
    <w:rsid w:val="00F0155B"/>
    <w:rsid w:val="00F03827"/>
    <w:rsid w:val="00F066CC"/>
    <w:rsid w:val="00F07A7B"/>
    <w:rsid w:val="00F1024D"/>
    <w:rsid w:val="00F124DA"/>
    <w:rsid w:val="00F136CC"/>
    <w:rsid w:val="00F13E48"/>
    <w:rsid w:val="00F1442B"/>
    <w:rsid w:val="00F160BB"/>
    <w:rsid w:val="00F1679A"/>
    <w:rsid w:val="00F16DD1"/>
    <w:rsid w:val="00F16F43"/>
    <w:rsid w:val="00F178DD"/>
    <w:rsid w:val="00F17C34"/>
    <w:rsid w:val="00F20524"/>
    <w:rsid w:val="00F212EB"/>
    <w:rsid w:val="00F22A8F"/>
    <w:rsid w:val="00F22F64"/>
    <w:rsid w:val="00F237EB"/>
    <w:rsid w:val="00F24F44"/>
    <w:rsid w:val="00F25DB2"/>
    <w:rsid w:val="00F27803"/>
    <w:rsid w:val="00F322D9"/>
    <w:rsid w:val="00F32DF3"/>
    <w:rsid w:val="00F350FC"/>
    <w:rsid w:val="00F355EE"/>
    <w:rsid w:val="00F363F6"/>
    <w:rsid w:val="00F36DB7"/>
    <w:rsid w:val="00F40C98"/>
    <w:rsid w:val="00F421F9"/>
    <w:rsid w:val="00F42904"/>
    <w:rsid w:val="00F44601"/>
    <w:rsid w:val="00F45298"/>
    <w:rsid w:val="00F455F7"/>
    <w:rsid w:val="00F45AE5"/>
    <w:rsid w:val="00F46091"/>
    <w:rsid w:val="00F46206"/>
    <w:rsid w:val="00F465F3"/>
    <w:rsid w:val="00F46798"/>
    <w:rsid w:val="00F47950"/>
    <w:rsid w:val="00F5076B"/>
    <w:rsid w:val="00F5280B"/>
    <w:rsid w:val="00F536BA"/>
    <w:rsid w:val="00F53F0A"/>
    <w:rsid w:val="00F56D43"/>
    <w:rsid w:val="00F577E5"/>
    <w:rsid w:val="00F601E0"/>
    <w:rsid w:val="00F60541"/>
    <w:rsid w:val="00F618D4"/>
    <w:rsid w:val="00F61CB7"/>
    <w:rsid w:val="00F62BB8"/>
    <w:rsid w:val="00F6466A"/>
    <w:rsid w:val="00F668AF"/>
    <w:rsid w:val="00F66D42"/>
    <w:rsid w:val="00F676AE"/>
    <w:rsid w:val="00F67975"/>
    <w:rsid w:val="00F70D70"/>
    <w:rsid w:val="00F70EEB"/>
    <w:rsid w:val="00F710F9"/>
    <w:rsid w:val="00F712A9"/>
    <w:rsid w:val="00F7223B"/>
    <w:rsid w:val="00F73028"/>
    <w:rsid w:val="00F73A8C"/>
    <w:rsid w:val="00F76A98"/>
    <w:rsid w:val="00F76CFE"/>
    <w:rsid w:val="00F80BC4"/>
    <w:rsid w:val="00F812CF"/>
    <w:rsid w:val="00F83A36"/>
    <w:rsid w:val="00F8469F"/>
    <w:rsid w:val="00F84728"/>
    <w:rsid w:val="00F84CD0"/>
    <w:rsid w:val="00F87E39"/>
    <w:rsid w:val="00F90033"/>
    <w:rsid w:val="00F925EC"/>
    <w:rsid w:val="00F93858"/>
    <w:rsid w:val="00F94439"/>
    <w:rsid w:val="00F9476D"/>
    <w:rsid w:val="00F952F4"/>
    <w:rsid w:val="00F95530"/>
    <w:rsid w:val="00F95D43"/>
    <w:rsid w:val="00F9676B"/>
    <w:rsid w:val="00FA11F2"/>
    <w:rsid w:val="00FA1916"/>
    <w:rsid w:val="00FA1AE6"/>
    <w:rsid w:val="00FA4E09"/>
    <w:rsid w:val="00FA665B"/>
    <w:rsid w:val="00FA6A0F"/>
    <w:rsid w:val="00FA6EB7"/>
    <w:rsid w:val="00FA724B"/>
    <w:rsid w:val="00FB1468"/>
    <w:rsid w:val="00FB192E"/>
    <w:rsid w:val="00FB2800"/>
    <w:rsid w:val="00FB4960"/>
    <w:rsid w:val="00FB4997"/>
    <w:rsid w:val="00FB4F4B"/>
    <w:rsid w:val="00FB6B80"/>
    <w:rsid w:val="00FB73E4"/>
    <w:rsid w:val="00FB752C"/>
    <w:rsid w:val="00FC1D25"/>
    <w:rsid w:val="00FC2BEF"/>
    <w:rsid w:val="00FC33F1"/>
    <w:rsid w:val="00FC4187"/>
    <w:rsid w:val="00FC4D5D"/>
    <w:rsid w:val="00FC5992"/>
    <w:rsid w:val="00FC6C17"/>
    <w:rsid w:val="00FD4408"/>
    <w:rsid w:val="00FD4BE5"/>
    <w:rsid w:val="00FD5691"/>
    <w:rsid w:val="00FD5AC5"/>
    <w:rsid w:val="00FD5C2A"/>
    <w:rsid w:val="00FD795C"/>
    <w:rsid w:val="00FE09F8"/>
    <w:rsid w:val="00FE1526"/>
    <w:rsid w:val="00FE214D"/>
    <w:rsid w:val="00FE26FC"/>
    <w:rsid w:val="00FE4D07"/>
    <w:rsid w:val="00FE57D8"/>
    <w:rsid w:val="00FE688C"/>
    <w:rsid w:val="00FE747F"/>
    <w:rsid w:val="00FF3FA3"/>
    <w:rsid w:val="00FF46FB"/>
    <w:rsid w:val="00FF6F1B"/>
    <w:rsid w:val="012636B5"/>
    <w:rsid w:val="01565B73"/>
    <w:rsid w:val="01638606"/>
    <w:rsid w:val="0205C5BA"/>
    <w:rsid w:val="0212ECB1"/>
    <w:rsid w:val="0220C5C8"/>
    <w:rsid w:val="026D0205"/>
    <w:rsid w:val="0280B0DD"/>
    <w:rsid w:val="02E2DA98"/>
    <w:rsid w:val="03265897"/>
    <w:rsid w:val="032ABE4C"/>
    <w:rsid w:val="03A05692"/>
    <w:rsid w:val="03F71B2E"/>
    <w:rsid w:val="047B30B5"/>
    <w:rsid w:val="04B842BD"/>
    <w:rsid w:val="05629CCA"/>
    <w:rsid w:val="0563C837"/>
    <w:rsid w:val="062B3433"/>
    <w:rsid w:val="06C6491B"/>
    <w:rsid w:val="06FBC58F"/>
    <w:rsid w:val="07AF36F9"/>
    <w:rsid w:val="07B889BF"/>
    <w:rsid w:val="08A3567F"/>
    <w:rsid w:val="08BEA344"/>
    <w:rsid w:val="090CDAEA"/>
    <w:rsid w:val="091DA419"/>
    <w:rsid w:val="09B999B8"/>
    <w:rsid w:val="09D9A925"/>
    <w:rsid w:val="0A043A58"/>
    <w:rsid w:val="0A0A2403"/>
    <w:rsid w:val="0A251876"/>
    <w:rsid w:val="0AC6F80F"/>
    <w:rsid w:val="0AE217C0"/>
    <w:rsid w:val="0AE7344E"/>
    <w:rsid w:val="0B339ADE"/>
    <w:rsid w:val="0B3A5AE0"/>
    <w:rsid w:val="0B3EC939"/>
    <w:rsid w:val="0B50B8C8"/>
    <w:rsid w:val="0B8FBF16"/>
    <w:rsid w:val="0B997B59"/>
    <w:rsid w:val="0BDAF741"/>
    <w:rsid w:val="0BE1CCEE"/>
    <w:rsid w:val="0BF4010E"/>
    <w:rsid w:val="0BFFAA66"/>
    <w:rsid w:val="0C3FACEA"/>
    <w:rsid w:val="0C4C6084"/>
    <w:rsid w:val="0CA4E41C"/>
    <w:rsid w:val="0CD4E665"/>
    <w:rsid w:val="0D008DA8"/>
    <w:rsid w:val="0D9D16B9"/>
    <w:rsid w:val="0DC3E7F6"/>
    <w:rsid w:val="0E117C93"/>
    <w:rsid w:val="0E1ED510"/>
    <w:rsid w:val="0EB3208D"/>
    <w:rsid w:val="0ED4DBAD"/>
    <w:rsid w:val="0F1FAEB9"/>
    <w:rsid w:val="0F7025D0"/>
    <w:rsid w:val="0F79FAEE"/>
    <w:rsid w:val="0FFBD4CF"/>
    <w:rsid w:val="11496416"/>
    <w:rsid w:val="120AF02A"/>
    <w:rsid w:val="12D0F794"/>
    <w:rsid w:val="13353318"/>
    <w:rsid w:val="13FEE3C1"/>
    <w:rsid w:val="142E9CBB"/>
    <w:rsid w:val="14C58924"/>
    <w:rsid w:val="14EE6708"/>
    <w:rsid w:val="14F43D1E"/>
    <w:rsid w:val="151CCCA4"/>
    <w:rsid w:val="1522E7B7"/>
    <w:rsid w:val="153B7B43"/>
    <w:rsid w:val="1545A13C"/>
    <w:rsid w:val="1564DF96"/>
    <w:rsid w:val="156CAA67"/>
    <w:rsid w:val="1578B279"/>
    <w:rsid w:val="1581D987"/>
    <w:rsid w:val="15C5B9E7"/>
    <w:rsid w:val="164050FA"/>
    <w:rsid w:val="164C5344"/>
    <w:rsid w:val="16748487"/>
    <w:rsid w:val="167D1A51"/>
    <w:rsid w:val="168224E2"/>
    <w:rsid w:val="1683E085"/>
    <w:rsid w:val="16ED557E"/>
    <w:rsid w:val="179E98FA"/>
    <w:rsid w:val="17FB0B71"/>
    <w:rsid w:val="18A97DB2"/>
    <w:rsid w:val="191014FA"/>
    <w:rsid w:val="19119FAB"/>
    <w:rsid w:val="19201BBB"/>
    <w:rsid w:val="192432E3"/>
    <w:rsid w:val="194BE0AC"/>
    <w:rsid w:val="19A01C07"/>
    <w:rsid w:val="19AD7A95"/>
    <w:rsid w:val="19B94F9C"/>
    <w:rsid w:val="19D7AB08"/>
    <w:rsid w:val="1A3AB805"/>
    <w:rsid w:val="1A580134"/>
    <w:rsid w:val="1A5A2EA6"/>
    <w:rsid w:val="1AAA5818"/>
    <w:rsid w:val="1B0E5D56"/>
    <w:rsid w:val="1B549EF9"/>
    <w:rsid w:val="1B8CEEC6"/>
    <w:rsid w:val="1BD7F2AE"/>
    <w:rsid w:val="1D177039"/>
    <w:rsid w:val="1D33855A"/>
    <w:rsid w:val="1D35CF9C"/>
    <w:rsid w:val="1D60011C"/>
    <w:rsid w:val="1D611A12"/>
    <w:rsid w:val="1D884ABD"/>
    <w:rsid w:val="1D90F71C"/>
    <w:rsid w:val="1D912E06"/>
    <w:rsid w:val="1DA521DD"/>
    <w:rsid w:val="1DFB3A4D"/>
    <w:rsid w:val="1E044617"/>
    <w:rsid w:val="1E42C889"/>
    <w:rsid w:val="1E5A1A26"/>
    <w:rsid w:val="1E8BA98A"/>
    <w:rsid w:val="1F28BBCD"/>
    <w:rsid w:val="1F7434DA"/>
    <w:rsid w:val="1F8F6EC7"/>
    <w:rsid w:val="204B0FD9"/>
    <w:rsid w:val="205A4226"/>
    <w:rsid w:val="207BB5F3"/>
    <w:rsid w:val="20B830E5"/>
    <w:rsid w:val="210186EE"/>
    <w:rsid w:val="2119999C"/>
    <w:rsid w:val="2127FD2F"/>
    <w:rsid w:val="21866D15"/>
    <w:rsid w:val="21BDEC70"/>
    <w:rsid w:val="21C754F9"/>
    <w:rsid w:val="21E6E03A"/>
    <w:rsid w:val="2231CE32"/>
    <w:rsid w:val="223CE7BC"/>
    <w:rsid w:val="22473432"/>
    <w:rsid w:val="224F21B8"/>
    <w:rsid w:val="22A91AAC"/>
    <w:rsid w:val="22AA4019"/>
    <w:rsid w:val="22BD9E6E"/>
    <w:rsid w:val="22C1A9F7"/>
    <w:rsid w:val="22C29D24"/>
    <w:rsid w:val="22D16E20"/>
    <w:rsid w:val="22E11213"/>
    <w:rsid w:val="2318FF77"/>
    <w:rsid w:val="236564F1"/>
    <w:rsid w:val="236D39E1"/>
    <w:rsid w:val="239B0AA1"/>
    <w:rsid w:val="23F2EF60"/>
    <w:rsid w:val="2461DF4E"/>
    <w:rsid w:val="24A23B0C"/>
    <w:rsid w:val="24D12924"/>
    <w:rsid w:val="24FF5214"/>
    <w:rsid w:val="25231B2E"/>
    <w:rsid w:val="252B695D"/>
    <w:rsid w:val="25D21A2D"/>
    <w:rsid w:val="25DBEA60"/>
    <w:rsid w:val="260FE63F"/>
    <w:rsid w:val="2631C4F2"/>
    <w:rsid w:val="269D05B3"/>
    <w:rsid w:val="26AE5F2F"/>
    <w:rsid w:val="26E9BD69"/>
    <w:rsid w:val="2718608A"/>
    <w:rsid w:val="271D67E8"/>
    <w:rsid w:val="272292DB"/>
    <w:rsid w:val="27B87179"/>
    <w:rsid w:val="280E6848"/>
    <w:rsid w:val="281F4BFE"/>
    <w:rsid w:val="28345E1B"/>
    <w:rsid w:val="28CAACF9"/>
    <w:rsid w:val="2934CCD4"/>
    <w:rsid w:val="295F6F9E"/>
    <w:rsid w:val="29765319"/>
    <w:rsid w:val="2978991B"/>
    <w:rsid w:val="29C80A39"/>
    <w:rsid w:val="2AA7E3E3"/>
    <w:rsid w:val="2AAB4012"/>
    <w:rsid w:val="2ACE78DF"/>
    <w:rsid w:val="2BE62AB8"/>
    <w:rsid w:val="2C1F2703"/>
    <w:rsid w:val="2C3184FF"/>
    <w:rsid w:val="2C3EF601"/>
    <w:rsid w:val="2C3FFEEF"/>
    <w:rsid w:val="2CDB351E"/>
    <w:rsid w:val="2CE8B584"/>
    <w:rsid w:val="2CFE1A6C"/>
    <w:rsid w:val="2D256F94"/>
    <w:rsid w:val="2D95D908"/>
    <w:rsid w:val="2DB1E8F5"/>
    <w:rsid w:val="2DB87A30"/>
    <w:rsid w:val="2E559E76"/>
    <w:rsid w:val="2EC4FC97"/>
    <w:rsid w:val="2EF4AD02"/>
    <w:rsid w:val="2F1E02F3"/>
    <w:rsid w:val="2FDE223A"/>
    <w:rsid w:val="2FFC1639"/>
    <w:rsid w:val="307270DC"/>
    <w:rsid w:val="30A9B055"/>
    <w:rsid w:val="315CFB51"/>
    <w:rsid w:val="31B9170F"/>
    <w:rsid w:val="3200D7DA"/>
    <w:rsid w:val="323B99E6"/>
    <w:rsid w:val="32654582"/>
    <w:rsid w:val="32AF67B2"/>
    <w:rsid w:val="332E48B0"/>
    <w:rsid w:val="33AC1C2C"/>
    <w:rsid w:val="33C82A2D"/>
    <w:rsid w:val="33CD1CB5"/>
    <w:rsid w:val="33F4EACD"/>
    <w:rsid w:val="3447237D"/>
    <w:rsid w:val="344DF771"/>
    <w:rsid w:val="34889A7A"/>
    <w:rsid w:val="34A7242A"/>
    <w:rsid w:val="34CE1F56"/>
    <w:rsid w:val="35537A81"/>
    <w:rsid w:val="3555B393"/>
    <w:rsid w:val="3562185A"/>
    <w:rsid w:val="35A18B0D"/>
    <w:rsid w:val="35C12494"/>
    <w:rsid w:val="36424CB0"/>
    <w:rsid w:val="36687B9B"/>
    <w:rsid w:val="366D1465"/>
    <w:rsid w:val="367591E1"/>
    <w:rsid w:val="368B5518"/>
    <w:rsid w:val="36CFFBE1"/>
    <w:rsid w:val="36D448FD"/>
    <w:rsid w:val="36E669BC"/>
    <w:rsid w:val="37BBF693"/>
    <w:rsid w:val="37D682EB"/>
    <w:rsid w:val="38AF52F4"/>
    <w:rsid w:val="38C62E04"/>
    <w:rsid w:val="39002A97"/>
    <w:rsid w:val="39299474"/>
    <w:rsid w:val="392CCCAF"/>
    <w:rsid w:val="392ECBF7"/>
    <w:rsid w:val="3936480D"/>
    <w:rsid w:val="3957B01A"/>
    <w:rsid w:val="39830E32"/>
    <w:rsid w:val="39E355A4"/>
    <w:rsid w:val="3A4BD87E"/>
    <w:rsid w:val="3A587BD9"/>
    <w:rsid w:val="3A781CB4"/>
    <w:rsid w:val="3AB1C165"/>
    <w:rsid w:val="3B19E92C"/>
    <w:rsid w:val="3B3484EF"/>
    <w:rsid w:val="3BED3C60"/>
    <w:rsid w:val="3C3B0845"/>
    <w:rsid w:val="3C96097F"/>
    <w:rsid w:val="3CB5AB48"/>
    <w:rsid w:val="3CB82AB2"/>
    <w:rsid w:val="3CCF4C16"/>
    <w:rsid w:val="3CDD1038"/>
    <w:rsid w:val="3D005914"/>
    <w:rsid w:val="3D04A471"/>
    <w:rsid w:val="3D14788E"/>
    <w:rsid w:val="3D25285B"/>
    <w:rsid w:val="3D3FC7C1"/>
    <w:rsid w:val="3D7E09E9"/>
    <w:rsid w:val="3D886D9C"/>
    <w:rsid w:val="3DA7F829"/>
    <w:rsid w:val="3E22FD54"/>
    <w:rsid w:val="3E310BEE"/>
    <w:rsid w:val="3E58F7C8"/>
    <w:rsid w:val="3E8292BF"/>
    <w:rsid w:val="3F2FB631"/>
    <w:rsid w:val="3F851EB2"/>
    <w:rsid w:val="3FA7EBA7"/>
    <w:rsid w:val="40008C00"/>
    <w:rsid w:val="40790034"/>
    <w:rsid w:val="40F56BCE"/>
    <w:rsid w:val="413DFA6E"/>
    <w:rsid w:val="415039BE"/>
    <w:rsid w:val="417B812D"/>
    <w:rsid w:val="4183E77B"/>
    <w:rsid w:val="418873E3"/>
    <w:rsid w:val="41A74511"/>
    <w:rsid w:val="41EB3DE3"/>
    <w:rsid w:val="42013B46"/>
    <w:rsid w:val="422A4FBC"/>
    <w:rsid w:val="42981125"/>
    <w:rsid w:val="42CC48D5"/>
    <w:rsid w:val="42F59D7C"/>
    <w:rsid w:val="43932172"/>
    <w:rsid w:val="439EC6F3"/>
    <w:rsid w:val="43E3FE63"/>
    <w:rsid w:val="44303BA6"/>
    <w:rsid w:val="446C471B"/>
    <w:rsid w:val="44D388CF"/>
    <w:rsid w:val="452047CC"/>
    <w:rsid w:val="45DF5E89"/>
    <w:rsid w:val="45EDD3AB"/>
    <w:rsid w:val="461423BB"/>
    <w:rsid w:val="46A1942C"/>
    <w:rsid w:val="4704F817"/>
    <w:rsid w:val="47820C78"/>
    <w:rsid w:val="47A3E7DD"/>
    <w:rsid w:val="47CB1513"/>
    <w:rsid w:val="482976E1"/>
    <w:rsid w:val="483105E6"/>
    <w:rsid w:val="4858F270"/>
    <w:rsid w:val="486D6A50"/>
    <w:rsid w:val="489540C9"/>
    <w:rsid w:val="48A1F3DF"/>
    <w:rsid w:val="48F27114"/>
    <w:rsid w:val="494AAE1E"/>
    <w:rsid w:val="497A001B"/>
    <w:rsid w:val="499A7604"/>
    <w:rsid w:val="499BD4AF"/>
    <w:rsid w:val="49E8FF37"/>
    <w:rsid w:val="4A29FB0F"/>
    <w:rsid w:val="4AB433BE"/>
    <w:rsid w:val="4ADA27A5"/>
    <w:rsid w:val="4B09B408"/>
    <w:rsid w:val="4B2A4FD8"/>
    <w:rsid w:val="4B50C599"/>
    <w:rsid w:val="4BAAF5DC"/>
    <w:rsid w:val="4C5B9440"/>
    <w:rsid w:val="4CFCE628"/>
    <w:rsid w:val="4D4908EF"/>
    <w:rsid w:val="4D611730"/>
    <w:rsid w:val="4DBF6E24"/>
    <w:rsid w:val="4E0FEA64"/>
    <w:rsid w:val="4E27840E"/>
    <w:rsid w:val="4E2EEC5B"/>
    <w:rsid w:val="4EA834EB"/>
    <w:rsid w:val="4F22ACA0"/>
    <w:rsid w:val="4F50016D"/>
    <w:rsid w:val="4F5D6BD0"/>
    <w:rsid w:val="4F8276D5"/>
    <w:rsid w:val="4FAEF9C2"/>
    <w:rsid w:val="4FF673F5"/>
    <w:rsid w:val="50534985"/>
    <w:rsid w:val="5078184F"/>
    <w:rsid w:val="50A05B09"/>
    <w:rsid w:val="50C54850"/>
    <w:rsid w:val="50F64B9C"/>
    <w:rsid w:val="51190CDF"/>
    <w:rsid w:val="511B5A60"/>
    <w:rsid w:val="513A2C8E"/>
    <w:rsid w:val="51725DC6"/>
    <w:rsid w:val="5179991B"/>
    <w:rsid w:val="519E98FF"/>
    <w:rsid w:val="51ABBBBD"/>
    <w:rsid w:val="52505D50"/>
    <w:rsid w:val="5254ABEC"/>
    <w:rsid w:val="52CB1658"/>
    <w:rsid w:val="52E69A84"/>
    <w:rsid w:val="52F159FB"/>
    <w:rsid w:val="53D76FF4"/>
    <w:rsid w:val="53EA24BB"/>
    <w:rsid w:val="54826AE5"/>
    <w:rsid w:val="552985F0"/>
    <w:rsid w:val="557A5125"/>
    <w:rsid w:val="557DDA44"/>
    <w:rsid w:val="5590D615"/>
    <w:rsid w:val="55C1DB0E"/>
    <w:rsid w:val="5666D76A"/>
    <w:rsid w:val="56CAD5C2"/>
    <w:rsid w:val="5769F87E"/>
    <w:rsid w:val="57971F25"/>
    <w:rsid w:val="5804DF89"/>
    <w:rsid w:val="5883C2D4"/>
    <w:rsid w:val="58BAA060"/>
    <w:rsid w:val="58E21414"/>
    <w:rsid w:val="58EB58E2"/>
    <w:rsid w:val="58FD5C89"/>
    <w:rsid w:val="5927A6F2"/>
    <w:rsid w:val="59405C24"/>
    <w:rsid w:val="59615FF1"/>
    <w:rsid w:val="5ACED214"/>
    <w:rsid w:val="5AE78390"/>
    <w:rsid w:val="5AF3D72A"/>
    <w:rsid w:val="5B419A4D"/>
    <w:rsid w:val="5BBE2A8A"/>
    <w:rsid w:val="5C063ABC"/>
    <w:rsid w:val="5C0C6FE8"/>
    <w:rsid w:val="5CC03BE0"/>
    <w:rsid w:val="5D2319CA"/>
    <w:rsid w:val="5D636F40"/>
    <w:rsid w:val="5D7B0225"/>
    <w:rsid w:val="5DB84AFA"/>
    <w:rsid w:val="5E0ACA53"/>
    <w:rsid w:val="5E28F0D0"/>
    <w:rsid w:val="5EAD4C01"/>
    <w:rsid w:val="5F3AA220"/>
    <w:rsid w:val="5FCBC332"/>
    <w:rsid w:val="603BACE4"/>
    <w:rsid w:val="60A86BE5"/>
    <w:rsid w:val="60E1CCED"/>
    <w:rsid w:val="60E85964"/>
    <w:rsid w:val="61147DC1"/>
    <w:rsid w:val="612CA2EA"/>
    <w:rsid w:val="6189FAF3"/>
    <w:rsid w:val="61A7D41E"/>
    <w:rsid w:val="61EE1506"/>
    <w:rsid w:val="61F08520"/>
    <w:rsid w:val="62781805"/>
    <w:rsid w:val="6304ABD4"/>
    <w:rsid w:val="63C48033"/>
    <w:rsid w:val="6409CA55"/>
    <w:rsid w:val="6430046A"/>
    <w:rsid w:val="650EE3D6"/>
    <w:rsid w:val="66467597"/>
    <w:rsid w:val="66C66523"/>
    <w:rsid w:val="66E42CD1"/>
    <w:rsid w:val="67A31FB5"/>
    <w:rsid w:val="67ADDE9B"/>
    <w:rsid w:val="68095CF3"/>
    <w:rsid w:val="68346B8A"/>
    <w:rsid w:val="6853FBD5"/>
    <w:rsid w:val="68C1AC73"/>
    <w:rsid w:val="698CF742"/>
    <w:rsid w:val="69DCF66B"/>
    <w:rsid w:val="6A08B4E4"/>
    <w:rsid w:val="6A23436F"/>
    <w:rsid w:val="6A402A40"/>
    <w:rsid w:val="6AC1F462"/>
    <w:rsid w:val="6AD50E66"/>
    <w:rsid w:val="6AE90FB3"/>
    <w:rsid w:val="6B14B19F"/>
    <w:rsid w:val="6C94EC10"/>
    <w:rsid w:val="6CC17F2A"/>
    <w:rsid w:val="6D5281D0"/>
    <w:rsid w:val="6E0FD43E"/>
    <w:rsid w:val="6E68C670"/>
    <w:rsid w:val="6E8A06AF"/>
    <w:rsid w:val="6EF7E881"/>
    <w:rsid w:val="6EFD42F8"/>
    <w:rsid w:val="6F85C60A"/>
    <w:rsid w:val="6FF883A1"/>
    <w:rsid w:val="6FFA470F"/>
    <w:rsid w:val="70045DF0"/>
    <w:rsid w:val="70CB052F"/>
    <w:rsid w:val="71182280"/>
    <w:rsid w:val="7143569A"/>
    <w:rsid w:val="718D05AD"/>
    <w:rsid w:val="71F8520D"/>
    <w:rsid w:val="72681112"/>
    <w:rsid w:val="729C14E1"/>
    <w:rsid w:val="731CCC71"/>
    <w:rsid w:val="7336459F"/>
    <w:rsid w:val="73456F40"/>
    <w:rsid w:val="7398E50A"/>
    <w:rsid w:val="73CDA5CF"/>
    <w:rsid w:val="73EF33F2"/>
    <w:rsid w:val="7450C46F"/>
    <w:rsid w:val="74692821"/>
    <w:rsid w:val="7553CDC4"/>
    <w:rsid w:val="7574FEF0"/>
    <w:rsid w:val="75874D7A"/>
    <w:rsid w:val="76098931"/>
    <w:rsid w:val="7638350B"/>
    <w:rsid w:val="7643AE4A"/>
    <w:rsid w:val="76A07605"/>
    <w:rsid w:val="76B8F782"/>
    <w:rsid w:val="76C40D23"/>
    <w:rsid w:val="772D0AF6"/>
    <w:rsid w:val="77913B49"/>
    <w:rsid w:val="77A1D6D0"/>
    <w:rsid w:val="77C7ADD2"/>
    <w:rsid w:val="77FC954B"/>
    <w:rsid w:val="783A281C"/>
    <w:rsid w:val="7870C55B"/>
    <w:rsid w:val="78728E53"/>
    <w:rsid w:val="78896CCD"/>
    <w:rsid w:val="78C8DB57"/>
    <w:rsid w:val="793F8AF5"/>
    <w:rsid w:val="7A2C476D"/>
    <w:rsid w:val="7A46B9CF"/>
    <w:rsid w:val="7A5E67EE"/>
    <w:rsid w:val="7B6D083E"/>
    <w:rsid w:val="7B6FB14A"/>
    <w:rsid w:val="7B8D80C5"/>
    <w:rsid w:val="7C22EF1A"/>
    <w:rsid w:val="7C94379A"/>
    <w:rsid w:val="7D1993CB"/>
    <w:rsid w:val="7D696BBB"/>
    <w:rsid w:val="7D9AEE4D"/>
    <w:rsid w:val="7DA573FB"/>
    <w:rsid w:val="7DBA049B"/>
    <w:rsid w:val="7E1774F2"/>
    <w:rsid w:val="7E5750F7"/>
    <w:rsid w:val="7EFF0445"/>
    <w:rsid w:val="7F02B8D9"/>
    <w:rsid w:val="7F197040"/>
    <w:rsid w:val="7F1EF47E"/>
    <w:rsid w:val="7F4A19A6"/>
    <w:rsid w:val="7F734665"/>
    <w:rsid w:val="7FA01E4F"/>
    <w:rsid w:val="7FA481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5F1ACBA1"/>
  <w15:chartTrackingRefBased/>
  <w15:docId w15:val="{61B069CF-D00D-4542-BDA2-CD19647C44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62BE"/>
  </w:style>
  <w:style w:type="paragraph" w:styleId="Heading1">
    <w:name w:val="heading 1"/>
    <w:aliases w:val="Heading 1-Subhead"/>
    <w:basedOn w:val="Normal"/>
    <w:next w:val="Normal"/>
    <w:link w:val="Heading1Char"/>
    <w:qFormat/>
    <w:rsid w:val="004B5AC7"/>
    <w:pPr>
      <w:keepNext/>
      <w:spacing w:before="240" w:after="60" w:line="240" w:lineRule="auto"/>
      <w:outlineLvl w:val="0"/>
    </w:pPr>
    <w:rPr>
      <w:rFonts w:ascii="Arial" w:hAnsi="Arial" w:eastAsia="Times New Roman" w:cs="Arial"/>
      <w:b/>
      <w:bCs/>
      <w:caps/>
      <w:color w:val="242852" w:themeColor="text2"/>
      <w:kern w:val="32"/>
      <w:sz w:val="28"/>
      <w:szCs w:val="32"/>
    </w:rPr>
  </w:style>
  <w:style w:type="paragraph" w:styleId="Heading2">
    <w:name w:val="heading 2"/>
    <w:aliases w:val="Subheader"/>
    <w:basedOn w:val="Normal"/>
    <w:next w:val="Normal"/>
    <w:link w:val="Heading2Char"/>
    <w:qFormat/>
    <w:rsid w:val="001B1583"/>
    <w:pPr>
      <w:keepNext/>
      <w:spacing w:before="240" w:after="60" w:line="240" w:lineRule="auto"/>
      <w:outlineLvl w:val="1"/>
    </w:pPr>
    <w:rPr>
      <w:rFonts w:ascii="Arial" w:hAnsi="Arial" w:eastAsia="Times New Roman" w:cs="Arial"/>
      <w:b/>
      <w:bCs/>
      <w:iCs/>
      <w:szCs w:val="28"/>
    </w:rPr>
  </w:style>
  <w:style w:type="paragraph" w:styleId="Heading3">
    <w:name w:val="heading 3"/>
    <w:basedOn w:val="Normal"/>
    <w:next w:val="Normal"/>
    <w:link w:val="Heading3Char"/>
    <w:uiPriority w:val="9"/>
    <w:unhideWhenUsed/>
    <w:qFormat/>
    <w:rsid w:val="00940130"/>
    <w:pPr>
      <w:keepNext/>
      <w:keepLines/>
      <w:spacing w:before="40" w:after="0"/>
      <w:outlineLvl w:val="2"/>
    </w:pPr>
    <w:rPr>
      <w:rFonts w:asciiTheme="majorHAnsi" w:hAnsiTheme="majorHAnsi" w:eastAsiaTheme="majorEastAsia" w:cstheme="majorBidi"/>
      <w:color w:val="243255" w:themeColor="accent1" w:themeShade="7F"/>
      <w:sz w:val="24"/>
      <w:szCs w:val="24"/>
    </w:rPr>
  </w:style>
  <w:style w:type="paragraph" w:styleId="Heading4">
    <w:name w:val="heading 4"/>
    <w:basedOn w:val="Normal"/>
    <w:next w:val="Normal"/>
    <w:link w:val="Heading4Char"/>
    <w:uiPriority w:val="9"/>
    <w:unhideWhenUsed/>
    <w:qFormat/>
    <w:rsid w:val="00940130"/>
    <w:pPr>
      <w:keepNext/>
      <w:keepLines/>
      <w:spacing w:before="40" w:after="0"/>
      <w:outlineLvl w:val="3"/>
    </w:pPr>
    <w:rPr>
      <w:rFonts w:asciiTheme="majorHAnsi" w:hAnsiTheme="majorHAnsi" w:eastAsiaTheme="majorEastAsia" w:cstheme="majorBidi"/>
      <w:i/>
      <w:iCs/>
      <w:color w:val="374C80" w:themeColor="accent1" w:themeShade="BF"/>
    </w:rPr>
  </w:style>
  <w:style w:type="paragraph" w:styleId="Heading5">
    <w:name w:val="heading 5"/>
    <w:basedOn w:val="Normal"/>
    <w:next w:val="Normal"/>
    <w:link w:val="Heading5Char"/>
    <w:uiPriority w:val="9"/>
    <w:unhideWhenUsed/>
    <w:qFormat/>
    <w:rsid w:val="00880EC6"/>
    <w:pPr>
      <w:keepNext/>
      <w:keepLines/>
      <w:spacing w:before="40" w:after="0"/>
      <w:outlineLvl w:val="4"/>
    </w:pPr>
    <w:rPr>
      <w:rFonts w:asciiTheme="majorHAnsi" w:hAnsiTheme="majorHAnsi" w:eastAsiaTheme="majorEastAsia" w:cstheme="majorBidi"/>
      <w:color w:val="374C80"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eading 1-Subhead Char"/>
    <w:basedOn w:val="DefaultParagraphFont"/>
    <w:link w:val="Heading1"/>
    <w:rsid w:val="004B5AC7"/>
    <w:rPr>
      <w:rFonts w:ascii="Arial" w:hAnsi="Arial" w:eastAsia="Times New Roman" w:cs="Arial"/>
      <w:b/>
      <w:bCs/>
      <w:caps/>
      <w:color w:val="242852" w:themeColor="text2"/>
      <w:kern w:val="32"/>
      <w:sz w:val="28"/>
      <w:szCs w:val="32"/>
    </w:rPr>
  </w:style>
  <w:style w:type="character" w:styleId="Heading2Char" w:customStyle="1">
    <w:name w:val="Heading 2 Char"/>
    <w:aliases w:val="Subheader Char"/>
    <w:basedOn w:val="DefaultParagraphFont"/>
    <w:link w:val="Heading2"/>
    <w:rsid w:val="001B1583"/>
    <w:rPr>
      <w:rFonts w:ascii="Arial" w:hAnsi="Arial" w:eastAsia="Times New Roman" w:cs="Arial"/>
      <w:b/>
      <w:bCs/>
      <w:iCs/>
      <w:szCs w:val="28"/>
    </w:rPr>
  </w:style>
  <w:style w:type="paragraph" w:styleId="CoverHeader" w:customStyle="1">
    <w:name w:val="Cover Header"/>
    <w:rsid w:val="001B1583"/>
    <w:pPr>
      <w:spacing w:after="0" w:line="240" w:lineRule="auto"/>
    </w:pPr>
    <w:rPr>
      <w:rFonts w:ascii="Arial" w:hAnsi="Arial" w:eastAsia="Times New Roman" w:cs="Arial"/>
      <w:b/>
      <w:bCs/>
      <w:caps/>
      <w:color w:val="000000"/>
      <w:kern w:val="32"/>
      <w:sz w:val="52"/>
      <w:szCs w:val="32"/>
    </w:rPr>
  </w:style>
  <w:style w:type="paragraph" w:styleId="CoverSubheader" w:customStyle="1">
    <w:name w:val="Cover Subheader"/>
    <w:rsid w:val="001B1583"/>
    <w:pPr>
      <w:spacing w:after="0" w:line="240" w:lineRule="auto"/>
    </w:pPr>
    <w:rPr>
      <w:rFonts w:ascii="Arial" w:hAnsi="Arial" w:eastAsia="Times New Roman" w:cs="Arial"/>
      <w:bCs/>
      <w:kern w:val="32"/>
      <w:sz w:val="36"/>
      <w:szCs w:val="32"/>
    </w:rPr>
  </w:style>
  <w:style w:type="paragraph" w:styleId="CaptionTopofPage" w:customStyle="1">
    <w:name w:val="Caption Top of Page"/>
    <w:rsid w:val="001B1583"/>
    <w:pPr>
      <w:spacing w:after="0" w:line="240" w:lineRule="auto"/>
    </w:pPr>
    <w:rPr>
      <w:rFonts w:ascii="Arial" w:hAnsi="Arial" w:eastAsia="Times New Roman" w:cs="Arial"/>
      <w:bCs/>
      <w:color w:val="B5121B"/>
      <w:kern w:val="32"/>
      <w:sz w:val="16"/>
      <w:szCs w:val="32"/>
    </w:rPr>
  </w:style>
  <w:style w:type="paragraph" w:styleId="WhiteTextRedBox" w:customStyle="1">
    <w:name w:val="White Text Red Box"/>
    <w:rsid w:val="001B1583"/>
    <w:pPr>
      <w:spacing w:after="0" w:line="240" w:lineRule="auto"/>
    </w:pPr>
    <w:rPr>
      <w:rFonts w:ascii="Arial" w:hAnsi="Arial" w:eastAsia="Times New Roman" w:cs="Times New Roman"/>
      <w:color w:val="FFFFFF"/>
      <w:sz w:val="28"/>
      <w:szCs w:val="24"/>
      <w:lang w:val="ru-RU"/>
    </w:rPr>
  </w:style>
  <w:style w:type="character" w:styleId="PageNumber">
    <w:name w:val="page number"/>
    <w:basedOn w:val="DefaultParagraphFont"/>
    <w:rsid w:val="001B1583"/>
    <w:rPr>
      <w:rFonts w:ascii="Arial" w:hAnsi="Arial"/>
      <w:sz w:val="20"/>
    </w:rPr>
  </w:style>
  <w:style w:type="paragraph" w:styleId="TOC2">
    <w:name w:val="toc 2"/>
    <w:basedOn w:val="Normal"/>
    <w:next w:val="Normal"/>
    <w:autoRedefine/>
    <w:uiPriority w:val="39"/>
    <w:rsid w:val="0057685F"/>
    <w:pPr>
      <w:spacing w:after="0" w:line="240" w:lineRule="auto"/>
      <w:ind w:left="200"/>
    </w:pPr>
    <w:rPr>
      <w:rFonts w:eastAsia="Times New Roman" w:cs="Times New Roman"/>
      <w:szCs w:val="24"/>
    </w:rPr>
  </w:style>
  <w:style w:type="paragraph" w:styleId="TOC1">
    <w:name w:val="toc 1"/>
    <w:basedOn w:val="Normal"/>
    <w:next w:val="Normal"/>
    <w:autoRedefine/>
    <w:uiPriority w:val="39"/>
    <w:rsid w:val="001A5AAB"/>
    <w:pPr>
      <w:tabs>
        <w:tab w:val="left" w:pos="360"/>
        <w:tab w:val="right" w:leader="dot" w:pos="9350"/>
      </w:tabs>
      <w:spacing w:after="0" w:line="240" w:lineRule="auto"/>
    </w:pPr>
    <w:rPr>
      <w:rFonts w:eastAsia="Times New Roman" w:cs="Times New Roman"/>
      <w:szCs w:val="24"/>
    </w:rPr>
  </w:style>
  <w:style w:type="character" w:styleId="Hyperlink">
    <w:name w:val="Hyperlink"/>
    <w:basedOn w:val="DefaultParagraphFont"/>
    <w:uiPriority w:val="99"/>
    <w:rsid w:val="001B1583"/>
    <w:rPr>
      <w:color w:val="0000FF"/>
      <w:u w:val="single"/>
    </w:rPr>
  </w:style>
  <w:style w:type="character" w:styleId="InforHeadline" w:customStyle="1">
    <w:name w:val="Infor Headline"/>
    <w:rsid w:val="001B1583"/>
    <w:rPr>
      <w:rFonts w:ascii="Arial Narrow" w:hAnsi="Arial Narrow"/>
      <w:b/>
      <w:color w:val="000000"/>
      <w:sz w:val="28"/>
      <w:szCs w:val="24"/>
    </w:rPr>
  </w:style>
  <w:style w:type="paragraph" w:styleId="tableheading" w:customStyle="1">
    <w:name w:val="table heading"/>
    <w:basedOn w:val="Normal"/>
    <w:rsid w:val="001B1583"/>
    <w:pPr>
      <w:spacing w:before="60" w:after="0" w:line="240" w:lineRule="auto"/>
    </w:pPr>
    <w:rPr>
      <w:rFonts w:ascii="Times New Roman" w:hAnsi="Times New Roman" w:eastAsia="Times New Roman" w:cs="Times New Roman"/>
      <w:i/>
      <w:sz w:val="18"/>
      <w:szCs w:val="20"/>
    </w:rPr>
  </w:style>
  <w:style w:type="paragraph" w:styleId="Header">
    <w:name w:val="header"/>
    <w:basedOn w:val="Normal"/>
    <w:link w:val="HeaderChar"/>
    <w:uiPriority w:val="99"/>
    <w:unhideWhenUsed/>
    <w:rsid w:val="004B5AC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B5AC7"/>
  </w:style>
  <w:style w:type="paragraph" w:styleId="Footer">
    <w:name w:val="footer"/>
    <w:basedOn w:val="Normal"/>
    <w:link w:val="FooterChar"/>
    <w:uiPriority w:val="99"/>
    <w:unhideWhenUsed/>
    <w:rsid w:val="004B5A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5AC7"/>
  </w:style>
  <w:style w:type="paragraph" w:styleId="BalloonText">
    <w:name w:val="Balloon Text"/>
    <w:basedOn w:val="Normal"/>
    <w:link w:val="BalloonTextChar"/>
    <w:uiPriority w:val="99"/>
    <w:semiHidden/>
    <w:unhideWhenUsed/>
    <w:rsid w:val="00700B8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00B84"/>
    <w:rPr>
      <w:rFonts w:ascii="Segoe UI" w:hAnsi="Segoe UI" w:cs="Segoe UI"/>
      <w:sz w:val="18"/>
      <w:szCs w:val="18"/>
    </w:rPr>
  </w:style>
  <w:style w:type="paragraph" w:styleId="ListParagraph">
    <w:name w:val="List Paragraph"/>
    <w:aliases w:val="QAD numbered list,Table Header,Table/Graphic Title,List Paragraph Char Char,Figure_name,Equipment,Numbered Indented Text,List Paragraph2,List_TIS,List Paragraph11,Number_1,new,SGLText List Paragraph,FooterText,numbered,List Paragraph 1"/>
    <w:basedOn w:val="Normal"/>
    <w:link w:val="ListParagraphChar"/>
    <w:uiPriority w:val="34"/>
    <w:qFormat/>
    <w:rsid w:val="007D0B2C"/>
    <w:pPr>
      <w:ind w:left="720"/>
      <w:contextualSpacing/>
    </w:pPr>
  </w:style>
  <w:style w:type="table" w:styleId="TableGrid">
    <w:name w:val="Table Grid"/>
    <w:basedOn w:val="TableNormal"/>
    <w:rsid w:val="00802D6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semiHidden/>
    <w:unhideWhenUsed/>
    <w:rsid w:val="0057685F"/>
    <w:pPr>
      <w:spacing w:after="100"/>
      <w:ind w:left="440"/>
    </w:pPr>
  </w:style>
  <w:style w:type="paragraph" w:styleId="NoSpacing">
    <w:name w:val="No Spacing"/>
    <w:uiPriority w:val="1"/>
    <w:qFormat/>
    <w:rsid w:val="00174DC7"/>
    <w:pPr>
      <w:spacing w:after="0" w:line="240" w:lineRule="auto"/>
    </w:pPr>
  </w:style>
  <w:style w:type="character" w:styleId="UnresolvedMention">
    <w:name w:val="Unresolved Mention"/>
    <w:basedOn w:val="DefaultParagraphFont"/>
    <w:uiPriority w:val="99"/>
    <w:semiHidden/>
    <w:unhideWhenUsed/>
    <w:rsid w:val="00F812CF"/>
    <w:rPr>
      <w:color w:val="605E5C"/>
      <w:shd w:val="clear" w:color="auto" w:fill="E1DFDD"/>
    </w:rPr>
  </w:style>
  <w:style w:type="character" w:styleId="ListParagraphChar" w:customStyle="1">
    <w:name w:val="List Paragraph Char"/>
    <w:aliases w:val="QAD numbered list Char,Table Header Char,Table/Graphic Title Char,List Paragraph Char Char Char,Figure_name Char,Equipment Char,Numbered Indented Text Char,List Paragraph2 Char,List_TIS Char,List Paragraph11 Char,Number_1 Char"/>
    <w:basedOn w:val="DefaultParagraphFont"/>
    <w:link w:val="ListParagraph"/>
    <w:uiPriority w:val="34"/>
    <w:qFormat/>
    <w:locked/>
    <w:rsid w:val="00C57B11"/>
  </w:style>
  <w:style w:type="paragraph" w:styleId="DocumentText" w:customStyle="1">
    <w:name w:val="/Document Text"/>
    <w:basedOn w:val="Normal"/>
    <w:link w:val="DocumentTextChar"/>
    <w:qFormat/>
    <w:rsid w:val="00C57B11"/>
    <w:pPr>
      <w:spacing w:after="120" w:line="240" w:lineRule="auto"/>
    </w:pPr>
    <w:rPr>
      <w:rFonts w:ascii="Arial" w:hAnsi="Arial" w:eastAsia="Times New Roman" w:cs="Times New Roman"/>
      <w:color w:val="000000" w:themeColor="text1"/>
      <w:sz w:val="20"/>
    </w:rPr>
  </w:style>
  <w:style w:type="character" w:styleId="DocumentTextChar" w:customStyle="1">
    <w:name w:val="/Document Text Char"/>
    <w:basedOn w:val="DefaultParagraphFont"/>
    <w:link w:val="DocumentText"/>
    <w:locked/>
    <w:rsid w:val="00C57B11"/>
    <w:rPr>
      <w:rFonts w:ascii="Arial" w:hAnsi="Arial" w:eastAsia="Times New Roman" w:cs="Times New Roman"/>
      <w:color w:val="000000" w:themeColor="text1"/>
      <w:sz w:val="20"/>
    </w:rPr>
  </w:style>
  <w:style w:type="character" w:styleId="Heading3Char" w:customStyle="1">
    <w:name w:val="Heading 3 Char"/>
    <w:basedOn w:val="DefaultParagraphFont"/>
    <w:link w:val="Heading3"/>
    <w:uiPriority w:val="9"/>
    <w:rsid w:val="00940130"/>
    <w:rPr>
      <w:rFonts w:asciiTheme="majorHAnsi" w:hAnsiTheme="majorHAnsi" w:eastAsiaTheme="majorEastAsia" w:cstheme="majorBidi"/>
      <w:color w:val="243255" w:themeColor="accent1" w:themeShade="7F"/>
      <w:sz w:val="24"/>
      <w:szCs w:val="24"/>
    </w:rPr>
  </w:style>
  <w:style w:type="character" w:styleId="Heading4Char" w:customStyle="1">
    <w:name w:val="Heading 4 Char"/>
    <w:basedOn w:val="DefaultParagraphFont"/>
    <w:link w:val="Heading4"/>
    <w:uiPriority w:val="9"/>
    <w:rsid w:val="00940130"/>
    <w:rPr>
      <w:rFonts w:asciiTheme="majorHAnsi" w:hAnsiTheme="majorHAnsi" w:eastAsiaTheme="majorEastAsia" w:cstheme="majorBidi"/>
      <w:i/>
      <w:iCs/>
      <w:color w:val="374C80" w:themeColor="accent1" w:themeShade="BF"/>
    </w:rPr>
  </w:style>
  <w:style w:type="character" w:styleId="FollowedHyperlink">
    <w:name w:val="FollowedHyperlink"/>
    <w:basedOn w:val="DefaultParagraphFont"/>
    <w:uiPriority w:val="99"/>
    <w:semiHidden/>
    <w:unhideWhenUsed/>
    <w:rsid w:val="00C76368"/>
    <w:rPr>
      <w:color w:val="954F72"/>
      <w:u w:val="single"/>
    </w:rPr>
  </w:style>
  <w:style w:type="paragraph" w:styleId="msonormal0" w:customStyle="1">
    <w:name w:val="msonormal"/>
    <w:basedOn w:val="Normal"/>
    <w:rsid w:val="00C76368"/>
    <w:pPr>
      <w:spacing w:before="100" w:beforeAutospacing="1" w:after="100" w:afterAutospacing="1" w:line="240" w:lineRule="auto"/>
    </w:pPr>
    <w:rPr>
      <w:rFonts w:ascii="Times New Roman" w:hAnsi="Times New Roman" w:eastAsia="Times New Roman" w:cs="Times New Roman"/>
      <w:sz w:val="24"/>
      <w:szCs w:val="24"/>
    </w:rPr>
  </w:style>
  <w:style w:type="paragraph" w:styleId="xl65" w:customStyle="1">
    <w:name w:val="xl65"/>
    <w:basedOn w:val="Normal"/>
    <w:rsid w:val="00C76368"/>
    <w:pPr>
      <w:pBdr>
        <w:top w:val="single" w:color="C4BCC6" w:sz="8" w:space="0"/>
        <w:left w:val="single" w:color="C4BCC6" w:sz="8" w:space="0"/>
        <w:bottom w:val="single" w:color="C4BCC6" w:sz="8" w:space="0"/>
        <w:right w:val="single" w:color="C4BCC6" w:sz="8" w:space="0"/>
      </w:pBdr>
      <w:shd w:val="clear" w:color="000000" w:fill="0C195E"/>
      <w:spacing w:before="100" w:beforeAutospacing="1" w:after="100" w:afterAutospacing="1" w:line="240" w:lineRule="auto"/>
      <w:jc w:val="center"/>
      <w:textAlignment w:val="center"/>
    </w:pPr>
    <w:rPr>
      <w:rFonts w:ascii="Times New Roman" w:hAnsi="Times New Roman" w:eastAsia="Times New Roman" w:cs="Times New Roman"/>
      <w:b/>
      <w:bCs/>
      <w:color w:val="FFFFFF"/>
      <w:sz w:val="24"/>
      <w:szCs w:val="24"/>
    </w:rPr>
  </w:style>
  <w:style w:type="paragraph" w:styleId="xl66" w:customStyle="1">
    <w:name w:val="xl66"/>
    <w:basedOn w:val="Normal"/>
    <w:rsid w:val="00C76368"/>
    <w:pPr>
      <w:pBdr>
        <w:top w:val="single" w:color="C4BCC6" w:sz="8" w:space="0"/>
        <w:bottom w:val="single" w:color="C4BCC6" w:sz="8" w:space="0"/>
        <w:right w:val="single" w:color="C4BCC6" w:sz="8" w:space="0"/>
      </w:pBdr>
      <w:shd w:val="clear" w:color="000000" w:fill="0C195E"/>
      <w:spacing w:before="100" w:beforeAutospacing="1" w:after="100" w:afterAutospacing="1" w:line="240" w:lineRule="auto"/>
      <w:jc w:val="center"/>
      <w:textAlignment w:val="center"/>
    </w:pPr>
    <w:rPr>
      <w:rFonts w:ascii="Times New Roman" w:hAnsi="Times New Roman" w:eastAsia="Times New Roman" w:cs="Times New Roman"/>
      <w:b/>
      <w:bCs/>
      <w:color w:val="FFFFFF"/>
      <w:sz w:val="24"/>
      <w:szCs w:val="24"/>
    </w:rPr>
  </w:style>
  <w:style w:type="paragraph" w:styleId="xl67" w:customStyle="1">
    <w:name w:val="xl67"/>
    <w:basedOn w:val="Normal"/>
    <w:rsid w:val="00C76368"/>
    <w:pPr>
      <w:shd w:val="clear" w:color="000000" w:fill="FF0000"/>
      <w:spacing w:before="100" w:beforeAutospacing="1" w:after="100" w:afterAutospacing="1" w:line="240" w:lineRule="auto"/>
    </w:pPr>
    <w:rPr>
      <w:rFonts w:ascii="Times New Roman" w:hAnsi="Times New Roman" w:eastAsia="Times New Roman" w:cs="Times New Roman"/>
      <w:sz w:val="24"/>
      <w:szCs w:val="24"/>
    </w:rPr>
  </w:style>
  <w:style w:type="paragraph" w:styleId="xl68" w:customStyle="1">
    <w:name w:val="xl68"/>
    <w:basedOn w:val="Normal"/>
    <w:rsid w:val="00C76368"/>
    <w:pPr>
      <w:shd w:val="clear" w:color="000000" w:fill="FF0000"/>
      <w:spacing w:before="100" w:beforeAutospacing="1" w:after="100" w:afterAutospacing="1" w:line="240" w:lineRule="auto"/>
    </w:pPr>
    <w:rPr>
      <w:rFonts w:ascii="Times New Roman" w:hAnsi="Times New Roman" w:eastAsia="Times New Roman" w:cs="Times New Roman"/>
      <w:color w:val="FF0000"/>
      <w:sz w:val="24"/>
      <w:szCs w:val="24"/>
    </w:rPr>
  </w:style>
  <w:style w:type="paragraph" w:styleId="xl69" w:customStyle="1">
    <w:name w:val="xl69"/>
    <w:basedOn w:val="Normal"/>
    <w:rsid w:val="00C76368"/>
    <w:pPr>
      <w:shd w:val="clear" w:color="000000" w:fill="FFFFFF"/>
      <w:spacing w:before="100" w:beforeAutospacing="1" w:after="100" w:afterAutospacing="1" w:line="240" w:lineRule="auto"/>
    </w:pPr>
    <w:rPr>
      <w:rFonts w:ascii="Times New Roman" w:hAnsi="Times New Roman" w:eastAsia="Times New Roman" w:cs="Times New Roman"/>
      <w:sz w:val="24"/>
      <w:szCs w:val="24"/>
    </w:rPr>
  </w:style>
  <w:style w:type="paragraph" w:styleId="xl70" w:customStyle="1">
    <w:name w:val="xl70"/>
    <w:basedOn w:val="Normal"/>
    <w:rsid w:val="00C76368"/>
    <w:pPr>
      <w:spacing w:before="100" w:beforeAutospacing="1" w:after="100" w:afterAutospacing="1" w:line="240" w:lineRule="auto"/>
    </w:pPr>
    <w:rPr>
      <w:rFonts w:ascii="Times New Roman" w:hAnsi="Times New Roman" w:eastAsia="Times New Roman" w:cs="Times New Roman"/>
      <w:color w:val="FF0000"/>
      <w:sz w:val="24"/>
      <w:szCs w:val="24"/>
    </w:rPr>
  </w:style>
  <w:style w:type="paragraph" w:styleId="xl71" w:customStyle="1">
    <w:name w:val="xl71"/>
    <w:basedOn w:val="Normal"/>
    <w:rsid w:val="00C76368"/>
    <w:pPr>
      <w:spacing w:before="100" w:beforeAutospacing="1" w:after="100" w:afterAutospacing="1" w:line="240" w:lineRule="auto"/>
    </w:pPr>
    <w:rPr>
      <w:rFonts w:ascii="Times New Roman" w:hAnsi="Times New Roman" w:eastAsia="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Default" w:customStyle="1">
    <w:name w:val="Default"/>
    <w:rsid w:val="00F94439"/>
    <w:pPr>
      <w:autoSpaceDE w:val="0"/>
      <w:autoSpaceDN w:val="0"/>
      <w:adjustRightInd w:val="0"/>
      <w:spacing w:after="0" w:line="240" w:lineRule="auto"/>
    </w:pPr>
    <w:rPr>
      <w:rFonts w:ascii="Arial" w:hAnsi="Arial" w:cs="Arial"/>
      <w:color w:val="000000"/>
      <w:sz w:val="24"/>
      <w:szCs w:val="24"/>
    </w:rPr>
  </w:style>
  <w:style w:type="paragraph" w:styleId="CommentSubject">
    <w:name w:val="annotation subject"/>
    <w:basedOn w:val="CommentText"/>
    <w:next w:val="CommentText"/>
    <w:link w:val="CommentSubjectChar"/>
    <w:uiPriority w:val="99"/>
    <w:semiHidden/>
    <w:unhideWhenUsed/>
    <w:rsid w:val="006C0583"/>
    <w:rPr>
      <w:b/>
      <w:bCs/>
    </w:rPr>
  </w:style>
  <w:style w:type="character" w:styleId="CommentSubjectChar" w:customStyle="1">
    <w:name w:val="Comment Subject Char"/>
    <w:basedOn w:val="CommentTextChar"/>
    <w:link w:val="CommentSubject"/>
    <w:uiPriority w:val="99"/>
    <w:semiHidden/>
    <w:rsid w:val="006C0583"/>
    <w:rPr>
      <w:b/>
      <w:bCs/>
      <w:sz w:val="20"/>
      <w:szCs w:val="20"/>
    </w:rPr>
  </w:style>
  <w:style w:type="character" w:styleId="Heading5Char" w:customStyle="1">
    <w:name w:val="Heading 5 Char"/>
    <w:basedOn w:val="DefaultParagraphFont"/>
    <w:link w:val="Heading5"/>
    <w:uiPriority w:val="9"/>
    <w:rsid w:val="00880EC6"/>
    <w:rPr>
      <w:rFonts w:asciiTheme="majorHAnsi" w:hAnsiTheme="majorHAnsi" w:eastAsiaTheme="majorEastAsia" w:cstheme="majorBidi"/>
      <w:color w:val="374C80" w:themeColor="accent1" w:themeShade="BF"/>
    </w:rPr>
  </w:style>
  <w:style w:type="character" w:styleId="attribute-answer" w:customStyle="1">
    <w:name w:val="attribute-answer"/>
    <w:basedOn w:val="DefaultParagraphFont"/>
    <w:rsid w:val="00BF2719"/>
  </w:style>
  <w:style w:type="table" w:styleId="GridTable1Light-Accent6">
    <w:name w:val="Grid Table 1 Light Accent 6"/>
    <w:basedOn w:val="TableNormal"/>
    <w:uiPriority w:val="46"/>
    <w:rsid w:val="00C11132"/>
    <w:pPr>
      <w:spacing w:after="0" w:line="240" w:lineRule="auto"/>
    </w:pPr>
    <w:tblPr>
      <w:tblStyleRowBandSize w:val="1"/>
      <w:tblStyleColBandSize w:val="1"/>
      <w:tblBorders>
        <w:top w:val="single" w:color="D7D2D9" w:themeColor="accent6" w:themeTint="66" w:sz="4" w:space="0"/>
        <w:left w:val="single" w:color="D7D2D9" w:themeColor="accent6" w:themeTint="66" w:sz="4" w:space="0"/>
        <w:bottom w:val="single" w:color="D7D2D9" w:themeColor="accent6" w:themeTint="66" w:sz="4" w:space="0"/>
        <w:right w:val="single" w:color="D7D2D9" w:themeColor="accent6" w:themeTint="66" w:sz="4" w:space="0"/>
        <w:insideH w:val="single" w:color="D7D2D9" w:themeColor="accent6" w:themeTint="66" w:sz="4" w:space="0"/>
        <w:insideV w:val="single" w:color="D7D2D9" w:themeColor="accent6" w:themeTint="66" w:sz="4" w:space="0"/>
      </w:tblBorders>
    </w:tblPr>
    <w:tblStylePr w:type="firstRow">
      <w:rPr>
        <w:b/>
        <w:bCs/>
      </w:rPr>
      <w:tblPr/>
      <w:tcPr>
        <w:tcBorders>
          <w:bottom w:val="single" w:color="C4BCC6" w:themeColor="accent6" w:themeTint="99" w:sz="12" w:space="0"/>
        </w:tcBorders>
      </w:tcPr>
    </w:tblStylePr>
    <w:tblStylePr w:type="lastRow">
      <w:rPr>
        <w:b/>
        <w:bCs/>
      </w:rPr>
      <w:tblPr/>
      <w:tcPr>
        <w:tcBorders>
          <w:top w:val="double" w:color="C4BCC6" w:themeColor="accent6"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D06E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175">
      <w:bodyDiv w:val="1"/>
      <w:marLeft w:val="0"/>
      <w:marRight w:val="0"/>
      <w:marTop w:val="0"/>
      <w:marBottom w:val="0"/>
      <w:divBdr>
        <w:top w:val="none" w:sz="0" w:space="0" w:color="auto"/>
        <w:left w:val="none" w:sz="0" w:space="0" w:color="auto"/>
        <w:bottom w:val="none" w:sz="0" w:space="0" w:color="auto"/>
        <w:right w:val="none" w:sz="0" w:space="0" w:color="auto"/>
      </w:divBdr>
    </w:div>
    <w:div w:id="124205779">
      <w:bodyDiv w:val="1"/>
      <w:marLeft w:val="0"/>
      <w:marRight w:val="0"/>
      <w:marTop w:val="0"/>
      <w:marBottom w:val="0"/>
      <w:divBdr>
        <w:top w:val="none" w:sz="0" w:space="0" w:color="auto"/>
        <w:left w:val="none" w:sz="0" w:space="0" w:color="auto"/>
        <w:bottom w:val="none" w:sz="0" w:space="0" w:color="auto"/>
        <w:right w:val="none" w:sz="0" w:space="0" w:color="auto"/>
      </w:divBdr>
    </w:div>
    <w:div w:id="133834298">
      <w:bodyDiv w:val="1"/>
      <w:marLeft w:val="0"/>
      <w:marRight w:val="0"/>
      <w:marTop w:val="0"/>
      <w:marBottom w:val="0"/>
      <w:divBdr>
        <w:top w:val="none" w:sz="0" w:space="0" w:color="auto"/>
        <w:left w:val="none" w:sz="0" w:space="0" w:color="auto"/>
        <w:bottom w:val="none" w:sz="0" w:space="0" w:color="auto"/>
        <w:right w:val="none" w:sz="0" w:space="0" w:color="auto"/>
      </w:divBdr>
    </w:div>
    <w:div w:id="154688678">
      <w:bodyDiv w:val="1"/>
      <w:marLeft w:val="0"/>
      <w:marRight w:val="0"/>
      <w:marTop w:val="0"/>
      <w:marBottom w:val="0"/>
      <w:divBdr>
        <w:top w:val="none" w:sz="0" w:space="0" w:color="auto"/>
        <w:left w:val="none" w:sz="0" w:space="0" w:color="auto"/>
        <w:bottom w:val="none" w:sz="0" w:space="0" w:color="auto"/>
        <w:right w:val="none" w:sz="0" w:space="0" w:color="auto"/>
      </w:divBdr>
    </w:div>
    <w:div w:id="179927586">
      <w:bodyDiv w:val="1"/>
      <w:marLeft w:val="0"/>
      <w:marRight w:val="0"/>
      <w:marTop w:val="0"/>
      <w:marBottom w:val="0"/>
      <w:divBdr>
        <w:top w:val="none" w:sz="0" w:space="0" w:color="auto"/>
        <w:left w:val="none" w:sz="0" w:space="0" w:color="auto"/>
        <w:bottom w:val="none" w:sz="0" w:space="0" w:color="auto"/>
        <w:right w:val="none" w:sz="0" w:space="0" w:color="auto"/>
      </w:divBdr>
    </w:div>
    <w:div w:id="197940568">
      <w:bodyDiv w:val="1"/>
      <w:marLeft w:val="0"/>
      <w:marRight w:val="0"/>
      <w:marTop w:val="0"/>
      <w:marBottom w:val="0"/>
      <w:divBdr>
        <w:top w:val="none" w:sz="0" w:space="0" w:color="auto"/>
        <w:left w:val="none" w:sz="0" w:space="0" w:color="auto"/>
        <w:bottom w:val="none" w:sz="0" w:space="0" w:color="auto"/>
        <w:right w:val="none" w:sz="0" w:space="0" w:color="auto"/>
      </w:divBdr>
    </w:div>
    <w:div w:id="250092751">
      <w:bodyDiv w:val="1"/>
      <w:marLeft w:val="0"/>
      <w:marRight w:val="0"/>
      <w:marTop w:val="0"/>
      <w:marBottom w:val="0"/>
      <w:divBdr>
        <w:top w:val="none" w:sz="0" w:space="0" w:color="auto"/>
        <w:left w:val="none" w:sz="0" w:space="0" w:color="auto"/>
        <w:bottom w:val="none" w:sz="0" w:space="0" w:color="auto"/>
        <w:right w:val="none" w:sz="0" w:space="0" w:color="auto"/>
      </w:divBdr>
    </w:div>
    <w:div w:id="292634919">
      <w:bodyDiv w:val="1"/>
      <w:marLeft w:val="0"/>
      <w:marRight w:val="0"/>
      <w:marTop w:val="0"/>
      <w:marBottom w:val="0"/>
      <w:divBdr>
        <w:top w:val="none" w:sz="0" w:space="0" w:color="auto"/>
        <w:left w:val="none" w:sz="0" w:space="0" w:color="auto"/>
        <w:bottom w:val="none" w:sz="0" w:space="0" w:color="auto"/>
        <w:right w:val="none" w:sz="0" w:space="0" w:color="auto"/>
      </w:divBdr>
    </w:div>
    <w:div w:id="293682071">
      <w:bodyDiv w:val="1"/>
      <w:marLeft w:val="0"/>
      <w:marRight w:val="0"/>
      <w:marTop w:val="0"/>
      <w:marBottom w:val="0"/>
      <w:divBdr>
        <w:top w:val="none" w:sz="0" w:space="0" w:color="auto"/>
        <w:left w:val="none" w:sz="0" w:space="0" w:color="auto"/>
        <w:bottom w:val="none" w:sz="0" w:space="0" w:color="auto"/>
        <w:right w:val="none" w:sz="0" w:space="0" w:color="auto"/>
      </w:divBdr>
    </w:div>
    <w:div w:id="310209632">
      <w:bodyDiv w:val="1"/>
      <w:marLeft w:val="0"/>
      <w:marRight w:val="0"/>
      <w:marTop w:val="0"/>
      <w:marBottom w:val="0"/>
      <w:divBdr>
        <w:top w:val="none" w:sz="0" w:space="0" w:color="auto"/>
        <w:left w:val="none" w:sz="0" w:space="0" w:color="auto"/>
        <w:bottom w:val="none" w:sz="0" w:space="0" w:color="auto"/>
        <w:right w:val="none" w:sz="0" w:space="0" w:color="auto"/>
      </w:divBdr>
    </w:div>
    <w:div w:id="330371414">
      <w:bodyDiv w:val="1"/>
      <w:marLeft w:val="0"/>
      <w:marRight w:val="0"/>
      <w:marTop w:val="0"/>
      <w:marBottom w:val="0"/>
      <w:divBdr>
        <w:top w:val="none" w:sz="0" w:space="0" w:color="auto"/>
        <w:left w:val="none" w:sz="0" w:space="0" w:color="auto"/>
        <w:bottom w:val="none" w:sz="0" w:space="0" w:color="auto"/>
        <w:right w:val="none" w:sz="0" w:space="0" w:color="auto"/>
      </w:divBdr>
    </w:div>
    <w:div w:id="356127579">
      <w:bodyDiv w:val="1"/>
      <w:marLeft w:val="0"/>
      <w:marRight w:val="0"/>
      <w:marTop w:val="0"/>
      <w:marBottom w:val="0"/>
      <w:divBdr>
        <w:top w:val="none" w:sz="0" w:space="0" w:color="auto"/>
        <w:left w:val="none" w:sz="0" w:space="0" w:color="auto"/>
        <w:bottom w:val="none" w:sz="0" w:space="0" w:color="auto"/>
        <w:right w:val="none" w:sz="0" w:space="0" w:color="auto"/>
      </w:divBdr>
    </w:div>
    <w:div w:id="356346411">
      <w:bodyDiv w:val="1"/>
      <w:marLeft w:val="0"/>
      <w:marRight w:val="0"/>
      <w:marTop w:val="0"/>
      <w:marBottom w:val="0"/>
      <w:divBdr>
        <w:top w:val="none" w:sz="0" w:space="0" w:color="auto"/>
        <w:left w:val="none" w:sz="0" w:space="0" w:color="auto"/>
        <w:bottom w:val="none" w:sz="0" w:space="0" w:color="auto"/>
        <w:right w:val="none" w:sz="0" w:space="0" w:color="auto"/>
      </w:divBdr>
    </w:div>
    <w:div w:id="397090505">
      <w:bodyDiv w:val="1"/>
      <w:marLeft w:val="0"/>
      <w:marRight w:val="0"/>
      <w:marTop w:val="0"/>
      <w:marBottom w:val="0"/>
      <w:divBdr>
        <w:top w:val="none" w:sz="0" w:space="0" w:color="auto"/>
        <w:left w:val="none" w:sz="0" w:space="0" w:color="auto"/>
        <w:bottom w:val="none" w:sz="0" w:space="0" w:color="auto"/>
        <w:right w:val="none" w:sz="0" w:space="0" w:color="auto"/>
      </w:divBdr>
    </w:div>
    <w:div w:id="419833459">
      <w:bodyDiv w:val="1"/>
      <w:marLeft w:val="0"/>
      <w:marRight w:val="0"/>
      <w:marTop w:val="0"/>
      <w:marBottom w:val="0"/>
      <w:divBdr>
        <w:top w:val="none" w:sz="0" w:space="0" w:color="auto"/>
        <w:left w:val="none" w:sz="0" w:space="0" w:color="auto"/>
        <w:bottom w:val="none" w:sz="0" w:space="0" w:color="auto"/>
        <w:right w:val="none" w:sz="0" w:space="0" w:color="auto"/>
      </w:divBdr>
    </w:div>
    <w:div w:id="444693032">
      <w:bodyDiv w:val="1"/>
      <w:marLeft w:val="0"/>
      <w:marRight w:val="0"/>
      <w:marTop w:val="0"/>
      <w:marBottom w:val="0"/>
      <w:divBdr>
        <w:top w:val="none" w:sz="0" w:space="0" w:color="auto"/>
        <w:left w:val="none" w:sz="0" w:space="0" w:color="auto"/>
        <w:bottom w:val="none" w:sz="0" w:space="0" w:color="auto"/>
        <w:right w:val="none" w:sz="0" w:space="0" w:color="auto"/>
      </w:divBdr>
    </w:div>
    <w:div w:id="453139089">
      <w:bodyDiv w:val="1"/>
      <w:marLeft w:val="0"/>
      <w:marRight w:val="0"/>
      <w:marTop w:val="0"/>
      <w:marBottom w:val="0"/>
      <w:divBdr>
        <w:top w:val="none" w:sz="0" w:space="0" w:color="auto"/>
        <w:left w:val="none" w:sz="0" w:space="0" w:color="auto"/>
        <w:bottom w:val="none" w:sz="0" w:space="0" w:color="auto"/>
        <w:right w:val="none" w:sz="0" w:space="0" w:color="auto"/>
      </w:divBdr>
    </w:div>
    <w:div w:id="461580854">
      <w:bodyDiv w:val="1"/>
      <w:marLeft w:val="0"/>
      <w:marRight w:val="0"/>
      <w:marTop w:val="0"/>
      <w:marBottom w:val="0"/>
      <w:divBdr>
        <w:top w:val="none" w:sz="0" w:space="0" w:color="auto"/>
        <w:left w:val="none" w:sz="0" w:space="0" w:color="auto"/>
        <w:bottom w:val="none" w:sz="0" w:space="0" w:color="auto"/>
        <w:right w:val="none" w:sz="0" w:space="0" w:color="auto"/>
      </w:divBdr>
    </w:div>
    <w:div w:id="494807523">
      <w:bodyDiv w:val="1"/>
      <w:marLeft w:val="0"/>
      <w:marRight w:val="0"/>
      <w:marTop w:val="0"/>
      <w:marBottom w:val="0"/>
      <w:divBdr>
        <w:top w:val="none" w:sz="0" w:space="0" w:color="auto"/>
        <w:left w:val="none" w:sz="0" w:space="0" w:color="auto"/>
        <w:bottom w:val="none" w:sz="0" w:space="0" w:color="auto"/>
        <w:right w:val="none" w:sz="0" w:space="0" w:color="auto"/>
      </w:divBdr>
    </w:div>
    <w:div w:id="530338032">
      <w:bodyDiv w:val="1"/>
      <w:marLeft w:val="0"/>
      <w:marRight w:val="0"/>
      <w:marTop w:val="0"/>
      <w:marBottom w:val="0"/>
      <w:divBdr>
        <w:top w:val="none" w:sz="0" w:space="0" w:color="auto"/>
        <w:left w:val="none" w:sz="0" w:space="0" w:color="auto"/>
        <w:bottom w:val="none" w:sz="0" w:space="0" w:color="auto"/>
        <w:right w:val="none" w:sz="0" w:space="0" w:color="auto"/>
      </w:divBdr>
    </w:div>
    <w:div w:id="581182165">
      <w:bodyDiv w:val="1"/>
      <w:marLeft w:val="0"/>
      <w:marRight w:val="0"/>
      <w:marTop w:val="0"/>
      <w:marBottom w:val="0"/>
      <w:divBdr>
        <w:top w:val="none" w:sz="0" w:space="0" w:color="auto"/>
        <w:left w:val="none" w:sz="0" w:space="0" w:color="auto"/>
        <w:bottom w:val="none" w:sz="0" w:space="0" w:color="auto"/>
        <w:right w:val="none" w:sz="0" w:space="0" w:color="auto"/>
      </w:divBdr>
    </w:div>
    <w:div w:id="611286365">
      <w:bodyDiv w:val="1"/>
      <w:marLeft w:val="0"/>
      <w:marRight w:val="0"/>
      <w:marTop w:val="0"/>
      <w:marBottom w:val="0"/>
      <w:divBdr>
        <w:top w:val="none" w:sz="0" w:space="0" w:color="auto"/>
        <w:left w:val="none" w:sz="0" w:space="0" w:color="auto"/>
        <w:bottom w:val="none" w:sz="0" w:space="0" w:color="auto"/>
        <w:right w:val="none" w:sz="0" w:space="0" w:color="auto"/>
      </w:divBdr>
    </w:div>
    <w:div w:id="635716612">
      <w:bodyDiv w:val="1"/>
      <w:marLeft w:val="0"/>
      <w:marRight w:val="0"/>
      <w:marTop w:val="0"/>
      <w:marBottom w:val="0"/>
      <w:divBdr>
        <w:top w:val="none" w:sz="0" w:space="0" w:color="auto"/>
        <w:left w:val="none" w:sz="0" w:space="0" w:color="auto"/>
        <w:bottom w:val="none" w:sz="0" w:space="0" w:color="auto"/>
        <w:right w:val="none" w:sz="0" w:space="0" w:color="auto"/>
      </w:divBdr>
      <w:divsChild>
        <w:div w:id="1520586398">
          <w:marLeft w:val="0"/>
          <w:marRight w:val="0"/>
          <w:marTop w:val="0"/>
          <w:marBottom w:val="0"/>
          <w:divBdr>
            <w:top w:val="none" w:sz="0" w:space="0" w:color="auto"/>
            <w:left w:val="none" w:sz="0" w:space="0" w:color="auto"/>
            <w:bottom w:val="none" w:sz="0" w:space="0" w:color="auto"/>
            <w:right w:val="none" w:sz="0" w:space="0" w:color="auto"/>
          </w:divBdr>
          <w:divsChild>
            <w:div w:id="8467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4303">
      <w:bodyDiv w:val="1"/>
      <w:marLeft w:val="0"/>
      <w:marRight w:val="0"/>
      <w:marTop w:val="0"/>
      <w:marBottom w:val="0"/>
      <w:divBdr>
        <w:top w:val="none" w:sz="0" w:space="0" w:color="auto"/>
        <w:left w:val="none" w:sz="0" w:space="0" w:color="auto"/>
        <w:bottom w:val="none" w:sz="0" w:space="0" w:color="auto"/>
        <w:right w:val="none" w:sz="0" w:space="0" w:color="auto"/>
      </w:divBdr>
    </w:div>
    <w:div w:id="680934415">
      <w:bodyDiv w:val="1"/>
      <w:marLeft w:val="0"/>
      <w:marRight w:val="0"/>
      <w:marTop w:val="0"/>
      <w:marBottom w:val="0"/>
      <w:divBdr>
        <w:top w:val="none" w:sz="0" w:space="0" w:color="auto"/>
        <w:left w:val="none" w:sz="0" w:space="0" w:color="auto"/>
        <w:bottom w:val="none" w:sz="0" w:space="0" w:color="auto"/>
        <w:right w:val="none" w:sz="0" w:space="0" w:color="auto"/>
      </w:divBdr>
    </w:div>
    <w:div w:id="715160573">
      <w:bodyDiv w:val="1"/>
      <w:marLeft w:val="0"/>
      <w:marRight w:val="0"/>
      <w:marTop w:val="0"/>
      <w:marBottom w:val="0"/>
      <w:divBdr>
        <w:top w:val="none" w:sz="0" w:space="0" w:color="auto"/>
        <w:left w:val="none" w:sz="0" w:space="0" w:color="auto"/>
        <w:bottom w:val="none" w:sz="0" w:space="0" w:color="auto"/>
        <w:right w:val="none" w:sz="0" w:space="0" w:color="auto"/>
      </w:divBdr>
    </w:div>
    <w:div w:id="750541936">
      <w:bodyDiv w:val="1"/>
      <w:marLeft w:val="0"/>
      <w:marRight w:val="0"/>
      <w:marTop w:val="0"/>
      <w:marBottom w:val="0"/>
      <w:divBdr>
        <w:top w:val="none" w:sz="0" w:space="0" w:color="auto"/>
        <w:left w:val="none" w:sz="0" w:space="0" w:color="auto"/>
        <w:bottom w:val="none" w:sz="0" w:space="0" w:color="auto"/>
        <w:right w:val="none" w:sz="0" w:space="0" w:color="auto"/>
      </w:divBdr>
    </w:div>
    <w:div w:id="797458140">
      <w:bodyDiv w:val="1"/>
      <w:marLeft w:val="0"/>
      <w:marRight w:val="0"/>
      <w:marTop w:val="0"/>
      <w:marBottom w:val="0"/>
      <w:divBdr>
        <w:top w:val="none" w:sz="0" w:space="0" w:color="auto"/>
        <w:left w:val="none" w:sz="0" w:space="0" w:color="auto"/>
        <w:bottom w:val="none" w:sz="0" w:space="0" w:color="auto"/>
        <w:right w:val="none" w:sz="0" w:space="0" w:color="auto"/>
      </w:divBdr>
    </w:div>
    <w:div w:id="841506505">
      <w:bodyDiv w:val="1"/>
      <w:marLeft w:val="0"/>
      <w:marRight w:val="0"/>
      <w:marTop w:val="0"/>
      <w:marBottom w:val="0"/>
      <w:divBdr>
        <w:top w:val="none" w:sz="0" w:space="0" w:color="auto"/>
        <w:left w:val="none" w:sz="0" w:space="0" w:color="auto"/>
        <w:bottom w:val="none" w:sz="0" w:space="0" w:color="auto"/>
        <w:right w:val="none" w:sz="0" w:space="0" w:color="auto"/>
      </w:divBdr>
    </w:div>
    <w:div w:id="878055304">
      <w:bodyDiv w:val="1"/>
      <w:marLeft w:val="0"/>
      <w:marRight w:val="0"/>
      <w:marTop w:val="0"/>
      <w:marBottom w:val="0"/>
      <w:divBdr>
        <w:top w:val="none" w:sz="0" w:space="0" w:color="auto"/>
        <w:left w:val="none" w:sz="0" w:space="0" w:color="auto"/>
        <w:bottom w:val="none" w:sz="0" w:space="0" w:color="auto"/>
        <w:right w:val="none" w:sz="0" w:space="0" w:color="auto"/>
      </w:divBdr>
    </w:div>
    <w:div w:id="903611542">
      <w:bodyDiv w:val="1"/>
      <w:marLeft w:val="0"/>
      <w:marRight w:val="0"/>
      <w:marTop w:val="0"/>
      <w:marBottom w:val="0"/>
      <w:divBdr>
        <w:top w:val="none" w:sz="0" w:space="0" w:color="auto"/>
        <w:left w:val="none" w:sz="0" w:space="0" w:color="auto"/>
        <w:bottom w:val="none" w:sz="0" w:space="0" w:color="auto"/>
        <w:right w:val="none" w:sz="0" w:space="0" w:color="auto"/>
      </w:divBdr>
    </w:div>
    <w:div w:id="923495916">
      <w:bodyDiv w:val="1"/>
      <w:marLeft w:val="0"/>
      <w:marRight w:val="0"/>
      <w:marTop w:val="0"/>
      <w:marBottom w:val="0"/>
      <w:divBdr>
        <w:top w:val="none" w:sz="0" w:space="0" w:color="auto"/>
        <w:left w:val="none" w:sz="0" w:space="0" w:color="auto"/>
        <w:bottom w:val="none" w:sz="0" w:space="0" w:color="auto"/>
        <w:right w:val="none" w:sz="0" w:space="0" w:color="auto"/>
      </w:divBdr>
    </w:div>
    <w:div w:id="942417957">
      <w:bodyDiv w:val="1"/>
      <w:marLeft w:val="0"/>
      <w:marRight w:val="0"/>
      <w:marTop w:val="0"/>
      <w:marBottom w:val="0"/>
      <w:divBdr>
        <w:top w:val="none" w:sz="0" w:space="0" w:color="auto"/>
        <w:left w:val="none" w:sz="0" w:space="0" w:color="auto"/>
        <w:bottom w:val="none" w:sz="0" w:space="0" w:color="auto"/>
        <w:right w:val="none" w:sz="0" w:space="0" w:color="auto"/>
      </w:divBdr>
    </w:div>
    <w:div w:id="942764887">
      <w:bodyDiv w:val="1"/>
      <w:marLeft w:val="0"/>
      <w:marRight w:val="0"/>
      <w:marTop w:val="0"/>
      <w:marBottom w:val="0"/>
      <w:divBdr>
        <w:top w:val="none" w:sz="0" w:space="0" w:color="auto"/>
        <w:left w:val="none" w:sz="0" w:space="0" w:color="auto"/>
        <w:bottom w:val="none" w:sz="0" w:space="0" w:color="auto"/>
        <w:right w:val="none" w:sz="0" w:space="0" w:color="auto"/>
      </w:divBdr>
    </w:div>
    <w:div w:id="950749206">
      <w:bodyDiv w:val="1"/>
      <w:marLeft w:val="0"/>
      <w:marRight w:val="0"/>
      <w:marTop w:val="0"/>
      <w:marBottom w:val="0"/>
      <w:divBdr>
        <w:top w:val="none" w:sz="0" w:space="0" w:color="auto"/>
        <w:left w:val="none" w:sz="0" w:space="0" w:color="auto"/>
        <w:bottom w:val="none" w:sz="0" w:space="0" w:color="auto"/>
        <w:right w:val="none" w:sz="0" w:space="0" w:color="auto"/>
      </w:divBdr>
    </w:div>
    <w:div w:id="1003044878">
      <w:bodyDiv w:val="1"/>
      <w:marLeft w:val="0"/>
      <w:marRight w:val="0"/>
      <w:marTop w:val="0"/>
      <w:marBottom w:val="0"/>
      <w:divBdr>
        <w:top w:val="none" w:sz="0" w:space="0" w:color="auto"/>
        <w:left w:val="none" w:sz="0" w:space="0" w:color="auto"/>
        <w:bottom w:val="none" w:sz="0" w:space="0" w:color="auto"/>
        <w:right w:val="none" w:sz="0" w:space="0" w:color="auto"/>
      </w:divBdr>
    </w:div>
    <w:div w:id="1042170650">
      <w:bodyDiv w:val="1"/>
      <w:marLeft w:val="0"/>
      <w:marRight w:val="0"/>
      <w:marTop w:val="0"/>
      <w:marBottom w:val="0"/>
      <w:divBdr>
        <w:top w:val="none" w:sz="0" w:space="0" w:color="auto"/>
        <w:left w:val="none" w:sz="0" w:space="0" w:color="auto"/>
        <w:bottom w:val="none" w:sz="0" w:space="0" w:color="auto"/>
        <w:right w:val="none" w:sz="0" w:space="0" w:color="auto"/>
      </w:divBdr>
    </w:div>
    <w:div w:id="1066613303">
      <w:bodyDiv w:val="1"/>
      <w:marLeft w:val="0"/>
      <w:marRight w:val="0"/>
      <w:marTop w:val="0"/>
      <w:marBottom w:val="0"/>
      <w:divBdr>
        <w:top w:val="none" w:sz="0" w:space="0" w:color="auto"/>
        <w:left w:val="none" w:sz="0" w:space="0" w:color="auto"/>
        <w:bottom w:val="none" w:sz="0" w:space="0" w:color="auto"/>
        <w:right w:val="none" w:sz="0" w:space="0" w:color="auto"/>
      </w:divBdr>
    </w:div>
    <w:div w:id="1081101965">
      <w:bodyDiv w:val="1"/>
      <w:marLeft w:val="0"/>
      <w:marRight w:val="0"/>
      <w:marTop w:val="0"/>
      <w:marBottom w:val="0"/>
      <w:divBdr>
        <w:top w:val="none" w:sz="0" w:space="0" w:color="auto"/>
        <w:left w:val="none" w:sz="0" w:space="0" w:color="auto"/>
        <w:bottom w:val="none" w:sz="0" w:space="0" w:color="auto"/>
        <w:right w:val="none" w:sz="0" w:space="0" w:color="auto"/>
      </w:divBdr>
      <w:divsChild>
        <w:div w:id="196282767">
          <w:marLeft w:val="0"/>
          <w:marRight w:val="0"/>
          <w:marTop w:val="0"/>
          <w:marBottom w:val="0"/>
          <w:divBdr>
            <w:top w:val="none" w:sz="0" w:space="0" w:color="auto"/>
            <w:left w:val="none" w:sz="0" w:space="0" w:color="auto"/>
            <w:bottom w:val="none" w:sz="0" w:space="0" w:color="auto"/>
            <w:right w:val="none" w:sz="0" w:space="0" w:color="auto"/>
          </w:divBdr>
          <w:divsChild>
            <w:div w:id="20277749">
              <w:marLeft w:val="0"/>
              <w:marRight w:val="0"/>
              <w:marTop w:val="0"/>
              <w:marBottom w:val="0"/>
              <w:divBdr>
                <w:top w:val="none" w:sz="0" w:space="0" w:color="auto"/>
                <w:left w:val="none" w:sz="0" w:space="0" w:color="auto"/>
                <w:bottom w:val="none" w:sz="0" w:space="0" w:color="auto"/>
                <w:right w:val="none" w:sz="0" w:space="0" w:color="auto"/>
              </w:divBdr>
            </w:div>
            <w:div w:id="25522012">
              <w:marLeft w:val="0"/>
              <w:marRight w:val="0"/>
              <w:marTop w:val="0"/>
              <w:marBottom w:val="0"/>
              <w:divBdr>
                <w:top w:val="none" w:sz="0" w:space="0" w:color="auto"/>
                <w:left w:val="none" w:sz="0" w:space="0" w:color="auto"/>
                <w:bottom w:val="none" w:sz="0" w:space="0" w:color="auto"/>
                <w:right w:val="none" w:sz="0" w:space="0" w:color="auto"/>
              </w:divBdr>
            </w:div>
            <w:div w:id="41683128">
              <w:marLeft w:val="0"/>
              <w:marRight w:val="0"/>
              <w:marTop w:val="0"/>
              <w:marBottom w:val="0"/>
              <w:divBdr>
                <w:top w:val="none" w:sz="0" w:space="0" w:color="auto"/>
                <w:left w:val="none" w:sz="0" w:space="0" w:color="auto"/>
                <w:bottom w:val="none" w:sz="0" w:space="0" w:color="auto"/>
                <w:right w:val="none" w:sz="0" w:space="0" w:color="auto"/>
              </w:divBdr>
            </w:div>
            <w:div w:id="52430286">
              <w:marLeft w:val="0"/>
              <w:marRight w:val="0"/>
              <w:marTop w:val="0"/>
              <w:marBottom w:val="0"/>
              <w:divBdr>
                <w:top w:val="none" w:sz="0" w:space="0" w:color="auto"/>
                <w:left w:val="none" w:sz="0" w:space="0" w:color="auto"/>
                <w:bottom w:val="none" w:sz="0" w:space="0" w:color="auto"/>
                <w:right w:val="none" w:sz="0" w:space="0" w:color="auto"/>
              </w:divBdr>
            </w:div>
            <w:div w:id="57480371">
              <w:marLeft w:val="0"/>
              <w:marRight w:val="0"/>
              <w:marTop w:val="0"/>
              <w:marBottom w:val="0"/>
              <w:divBdr>
                <w:top w:val="none" w:sz="0" w:space="0" w:color="auto"/>
                <w:left w:val="none" w:sz="0" w:space="0" w:color="auto"/>
                <w:bottom w:val="none" w:sz="0" w:space="0" w:color="auto"/>
                <w:right w:val="none" w:sz="0" w:space="0" w:color="auto"/>
              </w:divBdr>
            </w:div>
            <w:div w:id="65736761">
              <w:marLeft w:val="0"/>
              <w:marRight w:val="0"/>
              <w:marTop w:val="0"/>
              <w:marBottom w:val="0"/>
              <w:divBdr>
                <w:top w:val="none" w:sz="0" w:space="0" w:color="auto"/>
                <w:left w:val="none" w:sz="0" w:space="0" w:color="auto"/>
                <w:bottom w:val="none" w:sz="0" w:space="0" w:color="auto"/>
                <w:right w:val="none" w:sz="0" w:space="0" w:color="auto"/>
              </w:divBdr>
            </w:div>
            <w:div w:id="76833472">
              <w:marLeft w:val="0"/>
              <w:marRight w:val="0"/>
              <w:marTop w:val="0"/>
              <w:marBottom w:val="0"/>
              <w:divBdr>
                <w:top w:val="none" w:sz="0" w:space="0" w:color="auto"/>
                <w:left w:val="none" w:sz="0" w:space="0" w:color="auto"/>
                <w:bottom w:val="none" w:sz="0" w:space="0" w:color="auto"/>
                <w:right w:val="none" w:sz="0" w:space="0" w:color="auto"/>
              </w:divBdr>
            </w:div>
            <w:div w:id="79570271">
              <w:marLeft w:val="0"/>
              <w:marRight w:val="0"/>
              <w:marTop w:val="0"/>
              <w:marBottom w:val="0"/>
              <w:divBdr>
                <w:top w:val="none" w:sz="0" w:space="0" w:color="auto"/>
                <w:left w:val="none" w:sz="0" w:space="0" w:color="auto"/>
                <w:bottom w:val="none" w:sz="0" w:space="0" w:color="auto"/>
                <w:right w:val="none" w:sz="0" w:space="0" w:color="auto"/>
              </w:divBdr>
            </w:div>
            <w:div w:id="82576576">
              <w:marLeft w:val="0"/>
              <w:marRight w:val="0"/>
              <w:marTop w:val="0"/>
              <w:marBottom w:val="0"/>
              <w:divBdr>
                <w:top w:val="none" w:sz="0" w:space="0" w:color="auto"/>
                <w:left w:val="none" w:sz="0" w:space="0" w:color="auto"/>
                <w:bottom w:val="none" w:sz="0" w:space="0" w:color="auto"/>
                <w:right w:val="none" w:sz="0" w:space="0" w:color="auto"/>
              </w:divBdr>
            </w:div>
            <w:div w:id="89088535">
              <w:marLeft w:val="0"/>
              <w:marRight w:val="0"/>
              <w:marTop w:val="0"/>
              <w:marBottom w:val="0"/>
              <w:divBdr>
                <w:top w:val="none" w:sz="0" w:space="0" w:color="auto"/>
                <w:left w:val="none" w:sz="0" w:space="0" w:color="auto"/>
                <w:bottom w:val="none" w:sz="0" w:space="0" w:color="auto"/>
                <w:right w:val="none" w:sz="0" w:space="0" w:color="auto"/>
              </w:divBdr>
            </w:div>
            <w:div w:id="90123302">
              <w:marLeft w:val="0"/>
              <w:marRight w:val="0"/>
              <w:marTop w:val="0"/>
              <w:marBottom w:val="0"/>
              <w:divBdr>
                <w:top w:val="none" w:sz="0" w:space="0" w:color="auto"/>
                <w:left w:val="none" w:sz="0" w:space="0" w:color="auto"/>
                <w:bottom w:val="none" w:sz="0" w:space="0" w:color="auto"/>
                <w:right w:val="none" w:sz="0" w:space="0" w:color="auto"/>
              </w:divBdr>
            </w:div>
            <w:div w:id="138495617">
              <w:marLeft w:val="0"/>
              <w:marRight w:val="0"/>
              <w:marTop w:val="0"/>
              <w:marBottom w:val="0"/>
              <w:divBdr>
                <w:top w:val="none" w:sz="0" w:space="0" w:color="auto"/>
                <w:left w:val="none" w:sz="0" w:space="0" w:color="auto"/>
                <w:bottom w:val="none" w:sz="0" w:space="0" w:color="auto"/>
                <w:right w:val="none" w:sz="0" w:space="0" w:color="auto"/>
              </w:divBdr>
            </w:div>
            <w:div w:id="143401553">
              <w:marLeft w:val="0"/>
              <w:marRight w:val="0"/>
              <w:marTop w:val="0"/>
              <w:marBottom w:val="0"/>
              <w:divBdr>
                <w:top w:val="none" w:sz="0" w:space="0" w:color="auto"/>
                <w:left w:val="none" w:sz="0" w:space="0" w:color="auto"/>
                <w:bottom w:val="none" w:sz="0" w:space="0" w:color="auto"/>
                <w:right w:val="none" w:sz="0" w:space="0" w:color="auto"/>
              </w:divBdr>
            </w:div>
            <w:div w:id="154148730">
              <w:marLeft w:val="0"/>
              <w:marRight w:val="0"/>
              <w:marTop w:val="0"/>
              <w:marBottom w:val="0"/>
              <w:divBdr>
                <w:top w:val="none" w:sz="0" w:space="0" w:color="auto"/>
                <w:left w:val="none" w:sz="0" w:space="0" w:color="auto"/>
                <w:bottom w:val="none" w:sz="0" w:space="0" w:color="auto"/>
                <w:right w:val="none" w:sz="0" w:space="0" w:color="auto"/>
              </w:divBdr>
            </w:div>
            <w:div w:id="154762859">
              <w:marLeft w:val="0"/>
              <w:marRight w:val="0"/>
              <w:marTop w:val="0"/>
              <w:marBottom w:val="0"/>
              <w:divBdr>
                <w:top w:val="none" w:sz="0" w:space="0" w:color="auto"/>
                <w:left w:val="none" w:sz="0" w:space="0" w:color="auto"/>
                <w:bottom w:val="none" w:sz="0" w:space="0" w:color="auto"/>
                <w:right w:val="none" w:sz="0" w:space="0" w:color="auto"/>
              </w:divBdr>
            </w:div>
            <w:div w:id="167446178">
              <w:marLeft w:val="0"/>
              <w:marRight w:val="0"/>
              <w:marTop w:val="0"/>
              <w:marBottom w:val="0"/>
              <w:divBdr>
                <w:top w:val="none" w:sz="0" w:space="0" w:color="auto"/>
                <w:left w:val="none" w:sz="0" w:space="0" w:color="auto"/>
                <w:bottom w:val="none" w:sz="0" w:space="0" w:color="auto"/>
                <w:right w:val="none" w:sz="0" w:space="0" w:color="auto"/>
              </w:divBdr>
            </w:div>
            <w:div w:id="184290477">
              <w:marLeft w:val="0"/>
              <w:marRight w:val="0"/>
              <w:marTop w:val="0"/>
              <w:marBottom w:val="0"/>
              <w:divBdr>
                <w:top w:val="none" w:sz="0" w:space="0" w:color="auto"/>
                <w:left w:val="none" w:sz="0" w:space="0" w:color="auto"/>
                <w:bottom w:val="none" w:sz="0" w:space="0" w:color="auto"/>
                <w:right w:val="none" w:sz="0" w:space="0" w:color="auto"/>
              </w:divBdr>
            </w:div>
            <w:div w:id="203443755">
              <w:marLeft w:val="0"/>
              <w:marRight w:val="0"/>
              <w:marTop w:val="0"/>
              <w:marBottom w:val="0"/>
              <w:divBdr>
                <w:top w:val="none" w:sz="0" w:space="0" w:color="auto"/>
                <w:left w:val="none" w:sz="0" w:space="0" w:color="auto"/>
                <w:bottom w:val="none" w:sz="0" w:space="0" w:color="auto"/>
                <w:right w:val="none" w:sz="0" w:space="0" w:color="auto"/>
              </w:divBdr>
            </w:div>
            <w:div w:id="207380233">
              <w:marLeft w:val="0"/>
              <w:marRight w:val="0"/>
              <w:marTop w:val="0"/>
              <w:marBottom w:val="0"/>
              <w:divBdr>
                <w:top w:val="none" w:sz="0" w:space="0" w:color="auto"/>
                <w:left w:val="none" w:sz="0" w:space="0" w:color="auto"/>
                <w:bottom w:val="none" w:sz="0" w:space="0" w:color="auto"/>
                <w:right w:val="none" w:sz="0" w:space="0" w:color="auto"/>
              </w:divBdr>
            </w:div>
            <w:div w:id="231432763">
              <w:marLeft w:val="0"/>
              <w:marRight w:val="0"/>
              <w:marTop w:val="0"/>
              <w:marBottom w:val="0"/>
              <w:divBdr>
                <w:top w:val="none" w:sz="0" w:space="0" w:color="auto"/>
                <w:left w:val="none" w:sz="0" w:space="0" w:color="auto"/>
                <w:bottom w:val="none" w:sz="0" w:space="0" w:color="auto"/>
                <w:right w:val="none" w:sz="0" w:space="0" w:color="auto"/>
              </w:divBdr>
            </w:div>
            <w:div w:id="246155677">
              <w:marLeft w:val="0"/>
              <w:marRight w:val="0"/>
              <w:marTop w:val="0"/>
              <w:marBottom w:val="0"/>
              <w:divBdr>
                <w:top w:val="none" w:sz="0" w:space="0" w:color="auto"/>
                <w:left w:val="none" w:sz="0" w:space="0" w:color="auto"/>
                <w:bottom w:val="none" w:sz="0" w:space="0" w:color="auto"/>
                <w:right w:val="none" w:sz="0" w:space="0" w:color="auto"/>
              </w:divBdr>
            </w:div>
            <w:div w:id="261649601">
              <w:marLeft w:val="0"/>
              <w:marRight w:val="0"/>
              <w:marTop w:val="0"/>
              <w:marBottom w:val="0"/>
              <w:divBdr>
                <w:top w:val="none" w:sz="0" w:space="0" w:color="auto"/>
                <w:left w:val="none" w:sz="0" w:space="0" w:color="auto"/>
                <w:bottom w:val="none" w:sz="0" w:space="0" w:color="auto"/>
                <w:right w:val="none" w:sz="0" w:space="0" w:color="auto"/>
              </w:divBdr>
            </w:div>
            <w:div w:id="269703514">
              <w:marLeft w:val="0"/>
              <w:marRight w:val="0"/>
              <w:marTop w:val="0"/>
              <w:marBottom w:val="0"/>
              <w:divBdr>
                <w:top w:val="none" w:sz="0" w:space="0" w:color="auto"/>
                <w:left w:val="none" w:sz="0" w:space="0" w:color="auto"/>
                <w:bottom w:val="none" w:sz="0" w:space="0" w:color="auto"/>
                <w:right w:val="none" w:sz="0" w:space="0" w:color="auto"/>
              </w:divBdr>
            </w:div>
            <w:div w:id="270474025">
              <w:marLeft w:val="0"/>
              <w:marRight w:val="0"/>
              <w:marTop w:val="0"/>
              <w:marBottom w:val="0"/>
              <w:divBdr>
                <w:top w:val="none" w:sz="0" w:space="0" w:color="auto"/>
                <w:left w:val="none" w:sz="0" w:space="0" w:color="auto"/>
                <w:bottom w:val="none" w:sz="0" w:space="0" w:color="auto"/>
                <w:right w:val="none" w:sz="0" w:space="0" w:color="auto"/>
              </w:divBdr>
            </w:div>
            <w:div w:id="276521738">
              <w:marLeft w:val="0"/>
              <w:marRight w:val="0"/>
              <w:marTop w:val="0"/>
              <w:marBottom w:val="0"/>
              <w:divBdr>
                <w:top w:val="none" w:sz="0" w:space="0" w:color="auto"/>
                <w:left w:val="none" w:sz="0" w:space="0" w:color="auto"/>
                <w:bottom w:val="none" w:sz="0" w:space="0" w:color="auto"/>
                <w:right w:val="none" w:sz="0" w:space="0" w:color="auto"/>
              </w:divBdr>
            </w:div>
            <w:div w:id="311952886">
              <w:marLeft w:val="0"/>
              <w:marRight w:val="0"/>
              <w:marTop w:val="0"/>
              <w:marBottom w:val="0"/>
              <w:divBdr>
                <w:top w:val="none" w:sz="0" w:space="0" w:color="auto"/>
                <w:left w:val="none" w:sz="0" w:space="0" w:color="auto"/>
                <w:bottom w:val="none" w:sz="0" w:space="0" w:color="auto"/>
                <w:right w:val="none" w:sz="0" w:space="0" w:color="auto"/>
              </w:divBdr>
            </w:div>
            <w:div w:id="328220723">
              <w:marLeft w:val="0"/>
              <w:marRight w:val="0"/>
              <w:marTop w:val="0"/>
              <w:marBottom w:val="0"/>
              <w:divBdr>
                <w:top w:val="none" w:sz="0" w:space="0" w:color="auto"/>
                <w:left w:val="none" w:sz="0" w:space="0" w:color="auto"/>
                <w:bottom w:val="none" w:sz="0" w:space="0" w:color="auto"/>
                <w:right w:val="none" w:sz="0" w:space="0" w:color="auto"/>
              </w:divBdr>
            </w:div>
            <w:div w:id="371616326">
              <w:marLeft w:val="0"/>
              <w:marRight w:val="0"/>
              <w:marTop w:val="0"/>
              <w:marBottom w:val="0"/>
              <w:divBdr>
                <w:top w:val="none" w:sz="0" w:space="0" w:color="auto"/>
                <w:left w:val="none" w:sz="0" w:space="0" w:color="auto"/>
                <w:bottom w:val="none" w:sz="0" w:space="0" w:color="auto"/>
                <w:right w:val="none" w:sz="0" w:space="0" w:color="auto"/>
              </w:divBdr>
            </w:div>
            <w:div w:id="421268190">
              <w:marLeft w:val="0"/>
              <w:marRight w:val="0"/>
              <w:marTop w:val="0"/>
              <w:marBottom w:val="0"/>
              <w:divBdr>
                <w:top w:val="none" w:sz="0" w:space="0" w:color="auto"/>
                <w:left w:val="none" w:sz="0" w:space="0" w:color="auto"/>
                <w:bottom w:val="none" w:sz="0" w:space="0" w:color="auto"/>
                <w:right w:val="none" w:sz="0" w:space="0" w:color="auto"/>
              </w:divBdr>
            </w:div>
            <w:div w:id="426196928">
              <w:marLeft w:val="0"/>
              <w:marRight w:val="0"/>
              <w:marTop w:val="0"/>
              <w:marBottom w:val="0"/>
              <w:divBdr>
                <w:top w:val="none" w:sz="0" w:space="0" w:color="auto"/>
                <w:left w:val="none" w:sz="0" w:space="0" w:color="auto"/>
                <w:bottom w:val="none" w:sz="0" w:space="0" w:color="auto"/>
                <w:right w:val="none" w:sz="0" w:space="0" w:color="auto"/>
              </w:divBdr>
            </w:div>
            <w:div w:id="431055183">
              <w:marLeft w:val="0"/>
              <w:marRight w:val="0"/>
              <w:marTop w:val="0"/>
              <w:marBottom w:val="0"/>
              <w:divBdr>
                <w:top w:val="none" w:sz="0" w:space="0" w:color="auto"/>
                <w:left w:val="none" w:sz="0" w:space="0" w:color="auto"/>
                <w:bottom w:val="none" w:sz="0" w:space="0" w:color="auto"/>
                <w:right w:val="none" w:sz="0" w:space="0" w:color="auto"/>
              </w:divBdr>
            </w:div>
            <w:div w:id="484858254">
              <w:marLeft w:val="0"/>
              <w:marRight w:val="0"/>
              <w:marTop w:val="0"/>
              <w:marBottom w:val="0"/>
              <w:divBdr>
                <w:top w:val="none" w:sz="0" w:space="0" w:color="auto"/>
                <w:left w:val="none" w:sz="0" w:space="0" w:color="auto"/>
                <w:bottom w:val="none" w:sz="0" w:space="0" w:color="auto"/>
                <w:right w:val="none" w:sz="0" w:space="0" w:color="auto"/>
              </w:divBdr>
            </w:div>
            <w:div w:id="502815220">
              <w:marLeft w:val="0"/>
              <w:marRight w:val="0"/>
              <w:marTop w:val="0"/>
              <w:marBottom w:val="0"/>
              <w:divBdr>
                <w:top w:val="none" w:sz="0" w:space="0" w:color="auto"/>
                <w:left w:val="none" w:sz="0" w:space="0" w:color="auto"/>
                <w:bottom w:val="none" w:sz="0" w:space="0" w:color="auto"/>
                <w:right w:val="none" w:sz="0" w:space="0" w:color="auto"/>
              </w:divBdr>
            </w:div>
            <w:div w:id="521668354">
              <w:marLeft w:val="0"/>
              <w:marRight w:val="0"/>
              <w:marTop w:val="0"/>
              <w:marBottom w:val="0"/>
              <w:divBdr>
                <w:top w:val="none" w:sz="0" w:space="0" w:color="auto"/>
                <w:left w:val="none" w:sz="0" w:space="0" w:color="auto"/>
                <w:bottom w:val="none" w:sz="0" w:space="0" w:color="auto"/>
                <w:right w:val="none" w:sz="0" w:space="0" w:color="auto"/>
              </w:divBdr>
            </w:div>
            <w:div w:id="531190865">
              <w:marLeft w:val="0"/>
              <w:marRight w:val="0"/>
              <w:marTop w:val="0"/>
              <w:marBottom w:val="0"/>
              <w:divBdr>
                <w:top w:val="none" w:sz="0" w:space="0" w:color="auto"/>
                <w:left w:val="none" w:sz="0" w:space="0" w:color="auto"/>
                <w:bottom w:val="none" w:sz="0" w:space="0" w:color="auto"/>
                <w:right w:val="none" w:sz="0" w:space="0" w:color="auto"/>
              </w:divBdr>
            </w:div>
            <w:div w:id="535892734">
              <w:marLeft w:val="0"/>
              <w:marRight w:val="0"/>
              <w:marTop w:val="0"/>
              <w:marBottom w:val="0"/>
              <w:divBdr>
                <w:top w:val="none" w:sz="0" w:space="0" w:color="auto"/>
                <w:left w:val="none" w:sz="0" w:space="0" w:color="auto"/>
                <w:bottom w:val="none" w:sz="0" w:space="0" w:color="auto"/>
                <w:right w:val="none" w:sz="0" w:space="0" w:color="auto"/>
              </w:divBdr>
            </w:div>
            <w:div w:id="553933494">
              <w:marLeft w:val="0"/>
              <w:marRight w:val="0"/>
              <w:marTop w:val="0"/>
              <w:marBottom w:val="0"/>
              <w:divBdr>
                <w:top w:val="none" w:sz="0" w:space="0" w:color="auto"/>
                <w:left w:val="none" w:sz="0" w:space="0" w:color="auto"/>
                <w:bottom w:val="none" w:sz="0" w:space="0" w:color="auto"/>
                <w:right w:val="none" w:sz="0" w:space="0" w:color="auto"/>
              </w:divBdr>
            </w:div>
            <w:div w:id="555628289">
              <w:marLeft w:val="0"/>
              <w:marRight w:val="0"/>
              <w:marTop w:val="0"/>
              <w:marBottom w:val="0"/>
              <w:divBdr>
                <w:top w:val="none" w:sz="0" w:space="0" w:color="auto"/>
                <w:left w:val="none" w:sz="0" w:space="0" w:color="auto"/>
                <w:bottom w:val="none" w:sz="0" w:space="0" w:color="auto"/>
                <w:right w:val="none" w:sz="0" w:space="0" w:color="auto"/>
              </w:divBdr>
            </w:div>
            <w:div w:id="567107090">
              <w:marLeft w:val="0"/>
              <w:marRight w:val="0"/>
              <w:marTop w:val="0"/>
              <w:marBottom w:val="0"/>
              <w:divBdr>
                <w:top w:val="none" w:sz="0" w:space="0" w:color="auto"/>
                <w:left w:val="none" w:sz="0" w:space="0" w:color="auto"/>
                <w:bottom w:val="none" w:sz="0" w:space="0" w:color="auto"/>
                <w:right w:val="none" w:sz="0" w:space="0" w:color="auto"/>
              </w:divBdr>
            </w:div>
            <w:div w:id="576283298">
              <w:marLeft w:val="0"/>
              <w:marRight w:val="0"/>
              <w:marTop w:val="0"/>
              <w:marBottom w:val="0"/>
              <w:divBdr>
                <w:top w:val="none" w:sz="0" w:space="0" w:color="auto"/>
                <w:left w:val="none" w:sz="0" w:space="0" w:color="auto"/>
                <w:bottom w:val="none" w:sz="0" w:space="0" w:color="auto"/>
                <w:right w:val="none" w:sz="0" w:space="0" w:color="auto"/>
              </w:divBdr>
            </w:div>
            <w:div w:id="579024612">
              <w:marLeft w:val="0"/>
              <w:marRight w:val="0"/>
              <w:marTop w:val="0"/>
              <w:marBottom w:val="0"/>
              <w:divBdr>
                <w:top w:val="none" w:sz="0" w:space="0" w:color="auto"/>
                <w:left w:val="none" w:sz="0" w:space="0" w:color="auto"/>
                <w:bottom w:val="none" w:sz="0" w:space="0" w:color="auto"/>
                <w:right w:val="none" w:sz="0" w:space="0" w:color="auto"/>
              </w:divBdr>
            </w:div>
            <w:div w:id="597367917">
              <w:marLeft w:val="0"/>
              <w:marRight w:val="0"/>
              <w:marTop w:val="0"/>
              <w:marBottom w:val="0"/>
              <w:divBdr>
                <w:top w:val="none" w:sz="0" w:space="0" w:color="auto"/>
                <w:left w:val="none" w:sz="0" w:space="0" w:color="auto"/>
                <w:bottom w:val="none" w:sz="0" w:space="0" w:color="auto"/>
                <w:right w:val="none" w:sz="0" w:space="0" w:color="auto"/>
              </w:divBdr>
            </w:div>
            <w:div w:id="615723331">
              <w:marLeft w:val="0"/>
              <w:marRight w:val="0"/>
              <w:marTop w:val="0"/>
              <w:marBottom w:val="0"/>
              <w:divBdr>
                <w:top w:val="none" w:sz="0" w:space="0" w:color="auto"/>
                <w:left w:val="none" w:sz="0" w:space="0" w:color="auto"/>
                <w:bottom w:val="none" w:sz="0" w:space="0" w:color="auto"/>
                <w:right w:val="none" w:sz="0" w:space="0" w:color="auto"/>
              </w:divBdr>
            </w:div>
            <w:div w:id="622007888">
              <w:marLeft w:val="0"/>
              <w:marRight w:val="0"/>
              <w:marTop w:val="0"/>
              <w:marBottom w:val="0"/>
              <w:divBdr>
                <w:top w:val="none" w:sz="0" w:space="0" w:color="auto"/>
                <w:left w:val="none" w:sz="0" w:space="0" w:color="auto"/>
                <w:bottom w:val="none" w:sz="0" w:space="0" w:color="auto"/>
                <w:right w:val="none" w:sz="0" w:space="0" w:color="auto"/>
              </w:divBdr>
            </w:div>
            <w:div w:id="623924617">
              <w:marLeft w:val="0"/>
              <w:marRight w:val="0"/>
              <w:marTop w:val="0"/>
              <w:marBottom w:val="0"/>
              <w:divBdr>
                <w:top w:val="none" w:sz="0" w:space="0" w:color="auto"/>
                <w:left w:val="none" w:sz="0" w:space="0" w:color="auto"/>
                <w:bottom w:val="none" w:sz="0" w:space="0" w:color="auto"/>
                <w:right w:val="none" w:sz="0" w:space="0" w:color="auto"/>
              </w:divBdr>
            </w:div>
            <w:div w:id="646397988">
              <w:marLeft w:val="0"/>
              <w:marRight w:val="0"/>
              <w:marTop w:val="0"/>
              <w:marBottom w:val="0"/>
              <w:divBdr>
                <w:top w:val="none" w:sz="0" w:space="0" w:color="auto"/>
                <w:left w:val="none" w:sz="0" w:space="0" w:color="auto"/>
                <w:bottom w:val="none" w:sz="0" w:space="0" w:color="auto"/>
                <w:right w:val="none" w:sz="0" w:space="0" w:color="auto"/>
              </w:divBdr>
            </w:div>
            <w:div w:id="647176685">
              <w:marLeft w:val="0"/>
              <w:marRight w:val="0"/>
              <w:marTop w:val="0"/>
              <w:marBottom w:val="0"/>
              <w:divBdr>
                <w:top w:val="none" w:sz="0" w:space="0" w:color="auto"/>
                <w:left w:val="none" w:sz="0" w:space="0" w:color="auto"/>
                <w:bottom w:val="none" w:sz="0" w:space="0" w:color="auto"/>
                <w:right w:val="none" w:sz="0" w:space="0" w:color="auto"/>
              </w:divBdr>
            </w:div>
            <w:div w:id="657614381">
              <w:marLeft w:val="0"/>
              <w:marRight w:val="0"/>
              <w:marTop w:val="0"/>
              <w:marBottom w:val="0"/>
              <w:divBdr>
                <w:top w:val="none" w:sz="0" w:space="0" w:color="auto"/>
                <w:left w:val="none" w:sz="0" w:space="0" w:color="auto"/>
                <w:bottom w:val="none" w:sz="0" w:space="0" w:color="auto"/>
                <w:right w:val="none" w:sz="0" w:space="0" w:color="auto"/>
              </w:divBdr>
            </w:div>
            <w:div w:id="658122247">
              <w:marLeft w:val="0"/>
              <w:marRight w:val="0"/>
              <w:marTop w:val="0"/>
              <w:marBottom w:val="0"/>
              <w:divBdr>
                <w:top w:val="none" w:sz="0" w:space="0" w:color="auto"/>
                <w:left w:val="none" w:sz="0" w:space="0" w:color="auto"/>
                <w:bottom w:val="none" w:sz="0" w:space="0" w:color="auto"/>
                <w:right w:val="none" w:sz="0" w:space="0" w:color="auto"/>
              </w:divBdr>
            </w:div>
            <w:div w:id="660550410">
              <w:marLeft w:val="0"/>
              <w:marRight w:val="0"/>
              <w:marTop w:val="0"/>
              <w:marBottom w:val="0"/>
              <w:divBdr>
                <w:top w:val="none" w:sz="0" w:space="0" w:color="auto"/>
                <w:left w:val="none" w:sz="0" w:space="0" w:color="auto"/>
                <w:bottom w:val="none" w:sz="0" w:space="0" w:color="auto"/>
                <w:right w:val="none" w:sz="0" w:space="0" w:color="auto"/>
              </w:divBdr>
            </w:div>
            <w:div w:id="685252020">
              <w:marLeft w:val="0"/>
              <w:marRight w:val="0"/>
              <w:marTop w:val="0"/>
              <w:marBottom w:val="0"/>
              <w:divBdr>
                <w:top w:val="none" w:sz="0" w:space="0" w:color="auto"/>
                <w:left w:val="none" w:sz="0" w:space="0" w:color="auto"/>
                <w:bottom w:val="none" w:sz="0" w:space="0" w:color="auto"/>
                <w:right w:val="none" w:sz="0" w:space="0" w:color="auto"/>
              </w:divBdr>
            </w:div>
            <w:div w:id="691994671">
              <w:marLeft w:val="0"/>
              <w:marRight w:val="0"/>
              <w:marTop w:val="0"/>
              <w:marBottom w:val="0"/>
              <w:divBdr>
                <w:top w:val="none" w:sz="0" w:space="0" w:color="auto"/>
                <w:left w:val="none" w:sz="0" w:space="0" w:color="auto"/>
                <w:bottom w:val="none" w:sz="0" w:space="0" w:color="auto"/>
                <w:right w:val="none" w:sz="0" w:space="0" w:color="auto"/>
              </w:divBdr>
            </w:div>
            <w:div w:id="697630874">
              <w:marLeft w:val="0"/>
              <w:marRight w:val="0"/>
              <w:marTop w:val="0"/>
              <w:marBottom w:val="0"/>
              <w:divBdr>
                <w:top w:val="none" w:sz="0" w:space="0" w:color="auto"/>
                <w:left w:val="none" w:sz="0" w:space="0" w:color="auto"/>
                <w:bottom w:val="none" w:sz="0" w:space="0" w:color="auto"/>
                <w:right w:val="none" w:sz="0" w:space="0" w:color="auto"/>
              </w:divBdr>
            </w:div>
            <w:div w:id="715550196">
              <w:marLeft w:val="0"/>
              <w:marRight w:val="0"/>
              <w:marTop w:val="0"/>
              <w:marBottom w:val="0"/>
              <w:divBdr>
                <w:top w:val="none" w:sz="0" w:space="0" w:color="auto"/>
                <w:left w:val="none" w:sz="0" w:space="0" w:color="auto"/>
                <w:bottom w:val="none" w:sz="0" w:space="0" w:color="auto"/>
                <w:right w:val="none" w:sz="0" w:space="0" w:color="auto"/>
              </w:divBdr>
            </w:div>
            <w:div w:id="750808265">
              <w:marLeft w:val="0"/>
              <w:marRight w:val="0"/>
              <w:marTop w:val="0"/>
              <w:marBottom w:val="0"/>
              <w:divBdr>
                <w:top w:val="none" w:sz="0" w:space="0" w:color="auto"/>
                <w:left w:val="none" w:sz="0" w:space="0" w:color="auto"/>
                <w:bottom w:val="none" w:sz="0" w:space="0" w:color="auto"/>
                <w:right w:val="none" w:sz="0" w:space="0" w:color="auto"/>
              </w:divBdr>
            </w:div>
            <w:div w:id="751392202">
              <w:marLeft w:val="0"/>
              <w:marRight w:val="0"/>
              <w:marTop w:val="0"/>
              <w:marBottom w:val="0"/>
              <w:divBdr>
                <w:top w:val="none" w:sz="0" w:space="0" w:color="auto"/>
                <w:left w:val="none" w:sz="0" w:space="0" w:color="auto"/>
                <w:bottom w:val="none" w:sz="0" w:space="0" w:color="auto"/>
                <w:right w:val="none" w:sz="0" w:space="0" w:color="auto"/>
              </w:divBdr>
            </w:div>
            <w:div w:id="778649671">
              <w:marLeft w:val="0"/>
              <w:marRight w:val="0"/>
              <w:marTop w:val="0"/>
              <w:marBottom w:val="0"/>
              <w:divBdr>
                <w:top w:val="none" w:sz="0" w:space="0" w:color="auto"/>
                <w:left w:val="none" w:sz="0" w:space="0" w:color="auto"/>
                <w:bottom w:val="none" w:sz="0" w:space="0" w:color="auto"/>
                <w:right w:val="none" w:sz="0" w:space="0" w:color="auto"/>
              </w:divBdr>
            </w:div>
            <w:div w:id="854927521">
              <w:marLeft w:val="0"/>
              <w:marRight w:val="0"/>
              <w:marTop w:val="0"/>
              <w:marBottom w:val="0"/>
              <w:divBdr>
                <w:top w:val="none" w:sz="0" w:space="0" w:color="auto"/>
                <w:left w:val="none" w:sz="0" w:space="0" w:color="auto"/>
                <w:bottom w:val="none" w:sz="0" w:space="0" w:color="auto"/>
                <w:right w:val="none" w:sz="0" w:space="0" w:color="auto"/>
              </w:divBdr>
            </w:div>
            <w:div w:id="857164085">
              <w:marLeft w:val="0"/>
              <w:marRight w:val="0"/>
              <w:marTop w:val="0"/>
              <w:marBottom w:val="0"/>
              <w:divBdr>
                <w:top w:val="none" w:sz="0" w:space="0" w:color="auto"/>
                <w:left w:val="none" w:sz="0" w:space="0" w:color="auto"/>
                <w:bottom w:val="none" w:sz="0" w:space="0" w:color="auto"/>
                <w:right w:val="none" w:sz="0" w:space="0" w:color="auto"/>
              </w:divBdr>
            </w:div>
            <w:div w:id="859124853">
              <w:marLeft w:val="0"/>
              <w:marRight w:val="0"/>
              <w:marTop w:val="0"/>
              <w:marBottom w:val="0"/>
              <w:divBdr>
                <w:top w:val="none" w:sz="0" w:space="0" w:color="auto"/>
                <w:left w:val="none" w:sz="0" w:space="0" w:color="auto"/>
                <w:bottom w:val="none" w:sz="0" w:space="0" w:color="auto"/>
                <w:right w:val="none" w:sz="0" w:space="0" w:color="auto"/>
              </w:divBdr>
            </w:div>
            <w:div w:id="862935984">
              <w:marLeft w:val="0"/>
              <w:marRight w:val="0"/>
              <w:marTop w:val="0"/>
              <w:marBottom w:val="0"/>
              <w:divBdr>
                <w:top w:val="none" w:sz="0" w:space="0" w:color="auto"/>
                <w:left w:val="none" w:sz="0" w:space="0" w:color="auto"/>
                <w:bottom w:val="none" w:sz="0" w:space="0" w:color="auto"/>
                <w:right w:val="none" w:sz="0" w:space="0" w:color="auto"/>
              </w:divBdr>
            </w:div>
            <w:div w:id="871654294">
              <w:marLeft w:val="0"/>
              <w:marRight w:val="0"/>
              <w:marTop w:val="0"/>
              <w:marBottom w:val="0"/>
              <w:divBdr>
                <w:top w:val="none" w:sz="0" w:space="0" w:color="auto"/>
                <w:left w:val="none" w:sz="0" w:space="0" w:color="auto"/>
                <w:bottom w:val="none" w:sz="0" w:space="0" w:color="auto"/>
                <w:right w:val="none" w:sz="0" w:space="0" w:color="auto"/>
              </w:divBdr>
            </w:div>
            <w:div w:id="875124937">
              <w:marLeft w:val="0"/>
              <w:marRight w:val="0"/>
              <w:marTop w:val="0"/>
              <w:marBottom w:val="0"/>
              <w:divBdr>
                <w:top w:val="none" w:sz="0" w:space="0" w:color="auto"/>
                <w:left w:val="none" w:sz="0" w:space="0" w:color="auto"/>
                <w:bottom w:val="none" w:sz="0" w:space="0" w:color="auto"/>
                <w:right w:val="none" w:sz="0" w:space="0" w:color="auto"/>
              </w:divBdr>
            </w:div>
            <w:div w:id="888153507">
              <w:marLeft w:val="0"/>
              <w:marRight w:val="0"/>
              <w:marTop w:val="0"/>
              <w:marBottom w:val="0"/>
              <w:divBdr>
                <w:top w:val="none" w:sz="0" w:space="0" w:color="auto"/>
                <w:left w:val="none" w:sz="0" w:space="0" w:color="auto"/>
                <w:bottom w:val="none" w:sz="0" w:space="0" w:color="auto"/>
                <w:right w:val="none" w:sz="0" w:space="0" w:color="auto"/>
              </w:divBdr>
            </w:div>
            <w:div w:id="888346855">
              <w:marLeft w:val="0"/>
              <w:marRight w:val="0"/>
              <w:marTop w:val="0"/>
              <w:marBottom w:val="0"/>
              <w:divBdr>
                <w:top w:val="none" w:sz="0" w:space="0" w:color="auto"/>
                <w:left w:val="none" w:sz="0" w:space="0" w:color="auto"/>
                <w:bottom w:val="none" w:sz="0" w:space="0" w:color="auto"/>
                <w:right w:val="none" w:sz="0" w:space="0" w:color="auto"/>
              </w:divBdr>
            </w:div>
            <w:div w:id="928583753">
              <w:marLeft w:val="0"/>
              <w:marRight w:val="0"/>
              <w:marTop w:val="0"/>
              <w:marBottom w:val="0"/>
              <w:divBdr>
                <w:top w:val="none" w:sz="0" w:space="0" w:color="auto"/>
                <w:left w:val="none" w:sz="0" w:space="0" w:color="auto"/>
                <w:bottom w:val="none" w:sz="0" w:space="0" w:color="auto"/>
                <w:right w:val="none" w:sz="0" w:space="0" w:color="auto"/>
              </w:divBdr>
            </w:div>
            <w:div w:id="952401823">
              <w:marLeft w:val="0"/>
              <w:marRight w:val="0"/>
              <w:marTop w:val="0"/>
              <w:marBottom w:val="0"/>
              <w:divBdr>
                <w:top w:val="none" w:sz="0" w:space="0" w:color="auto"/>
                <w:left w:val="none" w:sz="0" w:space="0" w:color="auto"/>
                <w:bottom w:val="none" w:sz="0" w:space="0" w:color="auto"/>
                <w:right w:val="none" w:sz="0" w:space="0" w:color="auto"/>
              </w:divBdr>
            </w:div>
            <w:div w:id="954677853">
              <w:marLeft w:val="0"/>
              <w:marRight w:val="0"/>
              <w:marTop w:val="0"/>
              <w:marBottom w:val="0"/>
              <w:divBdr>
                <w:top w:val="none" w:sz="0" w:space="0" w:color="auto"/>
                <w:left w:val="none" w:sz="0" w:space="0" w:color="auto"/>
                <w:bottom w:val="none" w:sz="0" w:space="0" w:color="auto"/>
                <w:right w:val="none" w:sz="0" w:space="0" w:color="auto"/>
              </w:divBdr>
            </w:div>
            <w:div w:id="957026270">
              <w:marLeft w:val="0"/>
              <w:marRight w:val="0"/>
              <w:marTop w:val="0"/>
              <w:marBottom w:val="0"/>
              <w:divBdr>
                <w:top w:val="none" w:sz="0" w:space="0" w:color="auto"/>
                <w:left w:val="none" w:sz="0" w:space="0" w:color="auto"/>
                <w:bottom w:val="none" w:sz="0" w:space="0" w:color="auto"/>
                <w:right w:val="none" w:sz="0" w:space="0" w:color="auto"/>
              </w:divBdr>
            </w:div>
            <w:div w:id="998387132">
              <w:marLeft w:val="0"/>
              <w:marRight w:val="0"/>
              <w:marTop w:val="0"/>
              <w:marBottom w:val="0"/>
              <w:divBdr>
                <w:top w:val="none" w:sz="0" w:space="0" w:color="auto"/>
                <w:left w:val="none" w:sz="0" w:space="0" w:color="auto"/>
                <w:bottom w:val="none" w:sz="0" w:space="0" w:color="auto"/>
                <w:right w:val="none" w:sz="0" w:space="0" w:color="auto"/>
              </w:divBdr>
            </w:div>
            <w:div w:id="998576452">
              <w:marLeft w:val="0"/>
              <w:marRight w:val="0"/>
              <w:marTop w:val="0"/>
              <w:marBottom w:val="0"/>
              <w:divBdr>
                <w:top w:val="none" w:sz="0" w:space="0" w:color="auto"/>
                <w:left w:val="none" w:sz="0" w:space="0" w:color="auto"/>
                <w:bottom w:val="none" w:sz="0" w:space="0" w:color="auto"/>
                <w:right w:val="none" w:sz="0" w:space="0" w:color="auto"/>
              </w:divBdr>
            </w:div>
            <w:div w:id="1050809434">
              <w:marLeft w:val="0"/>
              <w:marRight w:val="0"/>
              <w:marTop w:val="0"/>
              <w:marBottom w:val="0"/>
              <w:divBdr>
                <w:top w:val="none" w:sz="0" w:space="0" w:color="auto"/>
                <w:left w:val="none" w:sz="0" w:space="0" w:color="auto"/>
                <w:bottom w:val="none" w:sz="0" w:space="0" w:color="auto"/>
                <w:right w:val="none" w:sz="0" w:space="0" w:color="auto"/>
              </w:divBdr>
            </w:div>
            <w:div w:id="1076588651">
              <w:marLeft w:val="0"/>
              <w:marRight w:val="0"/>
              <w:marTop w:val="0"/>
              <w:marBottom w:val="0"/>
              <w:divBdr>
                <w:top w:val="none" w:sz="0" w:space="0" w:color="auto"/>
                <w:left w:val="none" w:sz="0" w:space="0" w:color="auto"/>
                <w:bottom w:val="none" w:sz="0" w:space="0" w:color="auto"/>
                <w:right w:val="none" w:sz="0" w:space="0" w:color="auto"/>
              </w:divBdr>
            </w:div>
            <w:div w:id="1083599425">
              <w:marLeft w:val="0"/>
              <w:marRight w:val="0"/>
              <w:marTop w:val="0"/>
              <w:marBottom w:val="0"/>
              <w:divBdr>
                <w:top w:val="none" w:sz="0" w:space="0" w:color="auto"/>
                <w:left w:val="none" w:sz="0" w:space="0" w:color="auto"/>
                <w:bottom w:val="none" w:sz="0" w:space="0" w:color="auto"/>
                <w:right w:val="none" w:sz="0" w:space="0" w:color="auto"/>
              </w:divBdr>
            </w:div>
            <w:div w:id="1093816557">
              <w:marLeft w:val="0"/>
              <w:marRight w:val="0"/>
              <w:marTop w:val="0"/>
              <w:marBottom w:val="0"/>
              <w:divBdr>
                <w:top w:val="none" w:sz="0" w:space="0" w:color="auto"/>
                <w:left w:val="none" w:sz="0" w:space="0" w:color="auto"/>
                <w:bottom w:val="none" w:sz="0" w:space="0" w:color="auto"/>
                <w:right w:val="none" w:sz="0" w:space="0" w:color="auto"/>
              </w:divBdr>
            </w:div>
            <w:div w:id="1101754610">
              <w:marLeft w:val="0"/>
              <w:marRight w:val="0"/>
              <w:marTop w:val="0"/>
              <w:marBottom w:val="0"/>
              <w:divBdr>
                <w:top w:val="none" w:sz="0" w:space="0" w:color="auto"/>
                <w:left w:val="none" w:sz="0" w:space="0" w:color="auto"/>
                <w:bottom w:val="none" w:sz="0" w:space="0" w:color="auto"/>
                <w:right w:val="none" w:sz="0" w:space="0" w:color="auto"/>
              </w:divBdr>
            </w:div>
            <w:div w:id="1104572222">
              <w:marLeft w:val="0"/>
              <w:marRight w:val="0"/>
              <w:marTop w:val="0"/>
              <w:marBottom w:val="0"/>
              <w:divBdr>
                <w:top w:val="none" w:sz="0" w:space="0" w:color="auto"/>
                <w:left w:val="none" w:sz="0" w:space="0" w:color="auto"/>
                <w:bottom w:val="none" w:sz="0" w:space="0" w:color="auto"/>
                <w:right w:val="none" w:sz="0" w:space="0" w:color="auto"/>
              </w:divBdr>
            </w:div>
            <w:div w:id="1148475116">
              <w:marLeft w:val="0"/>
              <w:marRight w:val="0"/>
              <w:marTop w:val="0"/>
              <w:marBottom w:val="0"/>
              <w:divBdr>
                <w:top w:val="none" w:sz="0" w:space="0" w:color="auto"/>
                <w:left w:val="none" w:sz="0" w:space="0" w:color="auto"/>
                <w:bottom w:val="none" w:sz="0" w:space="0" w:color="auto"/>
                <w:right w:val="none" w:sz="0" w:space="0" w:color="auto"/>
              </w:divBdr>
            </w:div>
            <w:div w:id="1160003400">
              <w:marLeft w:val="0"/>
              <w:marRight w:val="0"/>
              <w:marTop w:val="0"/>
              <w:marBottom w:val="0"/>
              <w:divBdr>
                <w:top w:val="none" w:sz="0" w:space="0" w:color="auto"/>
                <w:left w:val="none" w:sz="0" w:space="0" w:color="auto"/>
                <w:bottom w:val="none" w:sz="0" w:space="0" w:color="auto"/>
                <w:right w:val="none" w:sz="0" w:space="0" w:color="auto"/>
              </w:divBdr>
            </w:div>
            <w:div w:id="1160920910">
              <w:marLeft w:val="0"/>
              <w:marRight w:val="0"/>
              <w:marTop w:val="0"/>
              <w:marBottom w:val="0"/>
              <w:divBdr>
                <w:top w:val="none" w:sz="0" w:space="0" w:color="auto"/>
                <w:left w:val="none" w:sz="0" w:space="0" w:color="auto"/>
                <w:bottom w:val="none" w:sz="0" w:space="0" w:color="auto"/>
                <w:right w:val="none" w:sz="0" w:space="0" w:color="auto"/>
              </w:divBdr>
            </w:div>
            <w:div w:id="1167136697">
              <w:marLeft w:val="0"/>
              <w:marRight w:val="0"/>
              <w:marTop w:val="0"/>
              <w:marBottom w:val="0"/>
              <w:divBdr>
                <w:top w:val="none" w:sz="0" w:space="0" w:color="auto"/>
                <w:left w:val="none" w:sz="0" w:space="0" w:color="auto"/>
                <w:bottom w:val="none" w:sz="0" w:space="0" w:color="auto"/>
                <w:right w:val="none" w:sz="0" w:space="0" w:color="auto"/>
              </w:divBdr>
            </w:div>
            <w:div w:id="1173454175">
              <w:marLeft w:val="0"/>
              <w:marRight w:val="0"/>
              <w:marTop w:val="0"/>
              <w:marBottom w:val="0"/>
              <w:divBdr>
                <w:top w:val="none" w:sz="0" w:space="0" w:color="auto"/>
                <w:left w:val="none" w:sz="0" w:space="0" w:color="auto"/>
                <w:bottom w:val="none" w:sz="0" w:space="0" w:color="auto"/>
                <w:right w:val="none" w:sz="0" w:space="0" w:color="auto"/>
              </w:divBdr>
            </w:div>
            <w:div w:id="1193568414">
              <w:marLeft w:val="0"/>
              <w:marRight w:val="0"/>
              <w:marTop w:val="0"/>
              <w:marBottom w:val="0"/>
              <w:divBdr>
                <w:top w:val="none" w:sz="0" w:space="0" w:color="auto"/>
                <w:left w:val="none" w:sz="0" w:space="0" w:color="auto"/>
                <w:bottom w:val="none" w:sz="0" w:space="0" w:color="auto"/>
                <w:right w:val="none" w:sz="0" w:space="0" w:color="auto"/>
              </w:divBdr>
            </w:div>
            <w:div w:id="1199047265">
              <w:marLeft w:val="0"/>
              <w:marRight w:val="0"/>
              <w:marTop w:val="0"/>
              <w:marBottom w:val="0"/>
              <w:divBdr>
                <w:top w:val="none" w:sz="0" w:space="0" w:color="auto"/>
                <w:left w:val="none" w:sz="0" w:space="0" w:color="auto"/>
                <w:bottom w:val="none" w:sz="0" w:space="0" w:color="auto"/>
                <w:right w:val="none" w:sz="0" w:space="0" w:color="auto"/>
              </w:divBdr>
            </w:div>
            <w:div w:id="1205017434">
              <w:marLeft w:val="0"/>
              <w:marRight w:val="0"/>
              <w:marTop w:val="0"/>
              <w:marBottom w:val="0"/>
              <w:divBdr>
                <w:top w:val="none" w:sz="0" w:space="0" w:color="auto"/>
                <w:left w:val="none" w:sz="0" w:space="0" w:color="auto"/>
                <w:bottom w:val="none" w:sz="0" w:space="0" w:color="auto"/>
                <w:right w:val="none" w:sz="0" w:space="0" w:color="auto"/>
              </w:divBdr>
            </w:div>
            <w:div w:id="1215431863">
              <w:marLeft w:val="0"/>
              <w:marRight w:val="0"/>
              <w:marTop w:val="0"/>
              <w:marBottom w:val="0"/>
              <w:divBdr>
                <w:top w:val="none" w:sz="0" w:space="0" w:color="auto"/>
                <w:left w:val="none" w:sz="0" w:space="0" w:color="auto"/>
                <w:bottom w:val="none" w:sz="0" w:space="0" w:color="auto"/>
                <w:right w:val="none" w:sz="0" w:space="0" w:color="auto"/>
              </w:divBdr>
            </w:div>
            <w:div w:id="1268587307">
              <w:marLeft w:val="0"/>
              <w:marRight w:val="0"/>
              <w:marTop w:val="0"/>
              <w:marBottom w:val="0"/>
              <w:divBdr>
                <w:top w:val="none" w:sz="0" w:space="0" w:color="auto"/>
                <w:left w:val="none" w:sz="0" w:space="0" w:color="auto"/>
                <w:bottom w:val="none" w:sz="0" w:space="0" w:color="auto"/>
                <w:right w:val="none" w:sz="0" w:space="0" w:color="auto"/>
              </w:divBdr>
            </w:div>
            <w:div w:id="1313218315">
              <w:marLeft w:val="0"/>
              <w:marRight w:val="0"/>
              <w:marTop w:val="0"/>
              <w:marBottom w:val="0"/>
              <w:divBdr>
                <w:top w:val="none" w:sz="0" w:space="0" w:color="auto"/>
                <w:left w:val="none" w:sz="0" w:space="0" w:color="auto"/>
                <w:bottom w:val="none" w:sz="0" w:space="0" w:color="auto"/>
                <w:right w:val="none" w:sz="0" w:space="0" w:color="auto"/>
              </w:divBdr>
            </w:div>
            <w:div w:id="1326591283">
              <w:marLeft w:val="0"/>
              <w:marRight w:val="0"/>
              <w:marTop w:val="0"/>
              <w:marBottom w:val="0"/>
              <w:divBdr>
                <w:top w:val="none" w:sz="0" w:space="0" w:color="auto"/>
                <w:left w:val="none" w:sz="0" w:space="0" w:color="auto"/>
                <w:bottom w:val="none" w:sz="0" w:space="0" w:color="auto"/>
                <w:right w:val="none" w:sz="0" w:space="0" w:color="auto"/>
              </w:divBdr>
            </w:div>
            <w:div w:id="1356881782">
              <w:marLeft w:val="0"/>
              <w:marRight w:val="0"/>
              <w:marTop w:val="0"/>
              <w:marBottom w:val="0"/>
              <w:divBdr>
                <w:top w:val="none" w:sz="0" w:space="0" w:color="auto"/>
                <w:left w:val="none" w:sz="0" w:space="0" w:color="auto"/>
                <w:bottom w:val="none" w:sz="0" w:space="0" w:color="auto"/>
                <w:right w:val="none" w:sz="0" w:space="0" w:color="auto"/>
              </w:divBdr>
            </w:div>
            <w:div w:id="1374649342">
              <w:marLeft w:val="0"/>
              <w:marRight w:val="0"/>
              <w:marTop w:val="0"/>
              <w:marBottom w:val="0"/>
              <w:divBdr>
                <w:top w:val="none" w:sz="0" w:space="0" w:color="auto"/>
                <w:left w:val="none" w:sz="0" w:space="0" w:color="auto"/>
                <w:bottom w:val="none" w:sz="0" w:space="0" w:color="auto"/>
                <w:right w:val="none" w:sz="0" w:space="0" w:color="auto"/>
              </w:divBdr>
            </w:div>
            <w:div w:id="1394743333">
              <w:marLeft w:val="0"/>
              <w:marRight w:val="0"/>
              <w:marTop w:val="0"/>
              <w:marBottom w:val="0"/>
              <w:divBdr>
                <w:top w:val="none" w:sz="0" w:space="0" w:color="auto"/>
                <w:left w:val="none" w:sz="0" w:space="0" w:color="auto"/>
                <w:bottom w:val="none" w:sz="0" w:space="0" w:color="auto"/>
                <w:right w:val="none" w:sz="0" w:space="0" w:color="auto"/>
              </w:divBdr>
            </w:div>
            <w:div w:id="1432165408">
              <w:marLeft w:val="0"/>
              <w:marRight w:val="0"/>
              <w:marTop w:val="0"/>
              <w:marBottom w:val="0"/>
              <w:divBdr>
                <w:top w:val="none" w:sz="0" w:space="0" w:color="auto"/>
                <w:left w:val="none" w:sz="0" w:space="0" w:color="auto"/>
                <w:bottom w:val="none" w:sz="0" w:space="0" w:color="auto"/>
                <w:right w:val="none" w:sz="0" w:space="0" w:color="auto"/>
              </w:divBdr>
            </w:div>
            <w:div w:id="1451971469">
              <w:marLeft w:val="0"/>
              <w:marRight w:val="0"/>
              <w:marTop w:val="0"/>
              <w:marBottom w:val="0"/>
              <w:divBdr>
                <w:top w:val="none" w:sz="0" w:space="0" w:color="auto"/>
                <w:left w:val="none" w:sz="0" w:space="0" w:color="auto"/>
                <w:bottom w:val="none" w:sz="0" w:space="0" w:color="auto"/>
                <w:right w:val="none" w:sz="0" w:space="0" w:color="auto"/>
              </w:divBdr>
            </w:div>
            <w:div w:id="1464075521">
              <w:marLeft w:val="0"/>
              <w:marRight w:val="0"/>
              <w:marTop w:val="0"/>
              <w:marBottom w:val="0"/>
              <w:divBdr>
                <w:top w:val="none" w:sz="0" w:space="0" w:color="auto"/>
                <w:left w:val="none" w:sz="0" w:space="0" w:color="auto"/>
                <w:bottom w:val="none" w:sz="0" w:space="0" w:color="auto"/>
                <w:right w:val="none" w:sz="0" w:space="0" w:color="auto"/>
              </w:divBdr>
            </w:div>
            <w:div w:id="1465078057">
              <w:marLeft w:val="0"/>
              <w:marRight w:val="0"/>
              <w:marTop w:val="0"/>
              <w:marBottom w:val="0"/>
              <w:divBdr>
                <w:top w:val="none" w:sz="0" w:space="0" w:color="auto"/>
                <w:left w:val="none" w:sz="0" w:space="0" w:color="auto"/>
                <w:bottom w:val="none" w:sz="0" w:space="0" w:color="auto"/>
                <w:right w:val="none" w:sz="0" w:space="0" w:color="auto"/>
              </w:divBdr>
            </w:div>
            <w:div w:id="1487210382">
              <w:marLeft w:val="0"/>
              <w:marRight w:val="0"/>
              <w:marTop w:val="0"/>
              <w:marBottom w:val="0"/>
              <w:divBdr>
                <w:top w:val="none" w:sz="0" w:space="0" w:color="auto"/>
                <w:left w:val="none" w:sz="0" w:space="0" w:color="auto"/>
                <w:bottom w:val="none" w:sz="0" w:space="0" w:color="auto"/>
                <w:right w:val="none" w:sz="0" w:space="0" w:color="auto"/>
              </w:divBdr>
            </w:div>
            <w:div w:id="1490711029">
              <w:marLeft w:val="0"/>
              <w:marRight w:val="0"/>
              <w:marTop w:val="0"/>
              <w:marBottom w:val="0"/>
              <w:divBdr>
                <w:top w:val="none" w:sz="0" w:space="0" w:color="auto"/>
                <w:left w:val="none" w:sz="0" w:space="0" w:color="auto"/>
                <w:bottom w:val="none" w:sz="0" w:space="0" w:color="auto"/>
                <w:right w:val="none" w:sz="0" w:space="0" w:color="auto"/>
              </w:divBdr>
            </w:div>
            <w:div w:id="1557011465">
              <w:marLeft w:val="0"/>
              <w:marRight w:val="0"/>
              <w:marTop w:val="0"/>
              <w:marBottom w:val="0"/>
              <w:divBdr>
                <w:top w:val="none" w:sz="0" w:space="0" w:color="auto"/>
                <w:left w:val="none" w:sz="0" w:space="0" w:color="auto"/>
                <w:bottom w:val="none" w:sz="0" w:space="0" w:color="auto"/>
                <w:right w:val="none" w:sz="0" w:space="0" w:color="auto"/>
              </w:divBdr>
            </w:div>
            <w:div w:id="1568418451">
              <w:marLeft w:val="0"/>
              <w:marRight w:val="0"/>
              <w:marTop w:val="0"/>
              <w:marBottom w:val="0"/>
              <w:divBdr>
                <w:top w:val="none" w:sz="0" w:space="0" w:color="auto"/>
                <w:left w:val="none" w:sz="0" w:space="0" w:color="auto"/>
                <w:bottom w:val="none" w:sz="0" w:space="0" w:color="auto"/>
                <w:right w:val="none" w:sz="0" w:space="0" w:color="auto"/>
              </w:divBdr>
            </w:div>
            <w:div w:id="1574655460">
              <w:marLeft w:val="0"/>
              <w:marRight w:val="0"/>
              <w:marTop w:val="0"/>
              <w:marBottom w:val="0"/>
              <w:divBdr>
                <w:top w:val="none" w:sz="0" w:space="0" w:color="auto"/>
                <w:left w:val="none" w:sz="0" w:space="0" w:color="auto"/>
                <w:bottom w:val="none" w:sz="0" w:space="0" w:color="auto"/>
                <w:right w:val="none" w:sz="0" w:space="0" w:color="auto"/>
              </w:divBdr>
            </w:div>
            <w:div w:id="1577664725">
              <w:marLeft w:val="0"/>
              <w:marRight w:val="0"/>
              <w:marTop w:val="0"/>
              <w:marBottom w:val="0"/>
              <w:divBdr>
                <w:top w:val="none" w:sz="0" w:space="0" w:color="auto"/>
                <w:left w:val="none" w:sz="0" w:space="0" w:color="auto"/>
                <w:bottom w:val="none" w:sz="0" w:space="0" w:color="auto"/>
                <w:right w:val="none" w:sz="0" w:space="0" w:color="auto"/>
              </w:divBdr>
            </w:div>
            <w:div w:id="1620067212">
              <w:marLeft w:val="0"/>
              <w:marRight w:val="0"/>
              <w:marTop w:val="0"/>
              <w:marBottom w:val="0"/>
              <w:divBdr>
                <w:top w:val="none" w:sz="0" w:space="0" w:color="auto"/>
                <w:left w:val="none" w:sz="0" w:space="0" w:color="auto"/>
                <w:bottom w:val="none" w:sz="0" w:space="0" w:color="auto"/>
                <w:right w:val="none" w:sz="0" w:space="0" w:color="auto"/>
              </w:divBdr>
            </w:div>
            <w:div w:id="1627396178">
              <w:marLeft w:val="0"/>
              <w:marRight w:val="0"/>
              <w:marTop w:val="0"/>
              <w:marBottom w:val="0"/>
              <w:divBdr>
                <w:top w:val="none" w:sz="0" w:space="0" w:color="auto"/>
                <w:left w:val="none" w:sz="0" w:space="0" w:color="auto"/>
                <w:bottom w:val="none" w:sz="0" w:space="0" w:color="auto"/>
                <w:right w:val="none" w:sz="0" w:space="0" w:color="auto"/>
              </w:divBdr>
            </w:div>
            <w:div w:id="1630747868">
              <w:marLeft w:val="0"/>
              <w:marRight w:val="0"/>
              <w:marTop w:val="0"/>
              <w:marBottom w:val="0"/>
              <w:divBdr>
                <w:top w:val="none" w:sz="0" w:space="0" w:color="auto"/>
                <w:left w:val="none" w:sz="0" w:space="0" w:color="auto"/>
                <w:bottom w:val="none" w:sz="0" w:space="0" w:color="auto"/>
                <w:right w:val="none" w:sz="0" w:space="0" w:color="auto"/>
              </w:divBdr>
            </w:div>
            <w:div w:id="1640694538">
              <w:marLeft w:val="0"/>
              <w:marRight w:val="0"/>
              <w:marTop w:val="0"/>
              <w:marBottom w:val="0"/>
              <w:divBdr>
                <w:top w:val="none" w:sz="0" w:space="0" w:color="auto"/>
                <w:left w:val="none" w:sz="0" w:space="0" w:color="auto"/>
                <w:bottom w:val="none" w:sz="0" w:space="0" w:color="auto"/>
                <w:right w:val="none" w:sz="0" w:space="0" w:color="auto"/>
              </w:divBdr>
            </w:div>
            <w:div w:id="1654719121">
              <w:marLeft w:val="0"/>
              <w:marRight w:val="0"/>
              <w:marTop w:val="0"/>
              <w:marBottom w:val="0"/>
              <w:divBdr>
                <w:top w:val="none" w:sz="0" w:space="0" w:color="auto"/>
                <w:left w:val="none" w:sz="0" w:space="0" w:color="auto"/>
                <w:bottom w:val="none" w:sz="0" w:space="0" w:color="auto"/>
                <w:right w:val="none" w:sz="0" w:space="0" w:color="auto"/>
              </w:divBdr>
            </w:div>
            <w:div w:id="1669595714">
              <w:marLeft w:val="0"/>
              <w:marRight w:val="0"/>
              <w:marTop w:val="0"/>
              <w:marBottom w:val="0"/>
              <w:divBdr>
                <w:top w:val="none" w:sz="0" w:space="0" w:color="auto"/>
                <w:left w:val="none" w:sz="0" w:space="0" w:color="auto"/>
                <w:bottom w:val="none" w:sz="0" w:space="0" w:color="auto"/>
                <w:right w:val="none" w:sz="0" w:space="0" w:color="auto"/>
              </w:divBdr>
            </w:div>
            <w:div w:id="1675960203">
              <w:marLeft w:val="0"/>
              <w:marRight w:val="0"/>
              <w:marTop w:val="0"/>
              <w:marBottom w:val="0"/>
              <w:divBdr>
                <w:top w:val="none" w:sz="0" w:space="0" w:color="auto"/>
                <w:left w:val="none" w:sz="0" w:space="0" w:color="auto"/>
                <w:bottom w:val="none" w:sz="0" w:space="0" w:color="auto"/>
                <w:right w:val="none" w:sz="0" w:space="0" w:color="auto"/>
              </w:divBdr>
            </w:div>
            <w:div w:id="1695376599">
              <w:marLeft w:val="0"/>
              <w:marRight w:val="0"/>
              <w:marTop w:val="0"/>
              <w:marBottom w:val="0"/>
              <w:divBdr>
                <w:top w:val="none" w:sz="0" w:space="0" w:color="auto"/>
                <w:left w:val="none" w:sz="0" w:space="0" w:color="auto"/>
                <w:bottom w:val="none" w:sz="0" w:space="0" w:color="auto"/>
                <w:right w:val="none" w:sz="0" w:space="0" w:color="auto"/>
              </w:divBdr>
            </w:div>
            <w:div w:id="1725136471">
              <w:marLeft w:val="0"/>
              <w:marRight w:val="0"/>
              <w:marTop w:val="0"/>
              <w:marBottom w:val="0"/>
              <w:divBdr>
                <w:top w:val="none" w:sz="0" w:space="0" w:color="auto"/>
                <w:left w:val="none" w:sz="0" w:space="0" w:color="auto"/>
                <w:bottom w:val="none" w:sz="0" w:space="0" w:color="auto"/>
                <w:right w:val="none" w:sz="0" w:space="0" w:color="auto"/>
              </w:divBdr>
            </w:div>
            <w:div w:id="1797068519">
              <w:marLeft w:val="0"/>
              <w:marRight w:val="0"/>
              <w:marTop w:val="0"/>
              <w:marBottom w:val="0"/>
              <w:divBdr>
                <w:top w:val="none" w:sz="0" w:space="0" w:color="auto"/>
                <w:left w:val="none" w:sz="0" w:space="0" w:color="auto"/>
                <w:bottom w:val="none" w:sz="0" w:space="0" w:color="auto"/>
                <w:right w:val="none" w:sz="0" w:space="0" w:color="auto"/>
              </w:divBdr>
            </w:div>
            <w:div w:id="1834949655">
              <w:marLeft w:val="0"/>
              <w:marRight w:val="0"/>
              <w:marTop w:val="0"/>
              <w:marBottom w:val="0"/>
              <w:divBdr>
                <w:top w:val="none" w:sz="0" w:space="0" w:color="auto"/>
                <w:left w:val="none" w:sz="0" w:space="0" w:color="auto"/>
                <w:bottom w:val="none" w:sz="0" w:space="0" w:color="auto"/>
                <w:right w:val="none" w:sz="0" w:space="0" w:color="auto"/>
              </w:divBdr>
            </w:div>
            <w:div w:id="1864247228">
              <w:marLeft w:val="0"/>
              <w:marRight w:val="0"/>
              <w:marTop w:val="0"/>
              <w:marBottom w:val="0"/>
              <w:divBdr>
                <w:top w:val="none" w:sz="0" w:space="0" w:color="auto"/>
                <w:left w:val="none" w:sz="0" w:space="0" w:color="auto"/>
                <w:bottom w:val="none" w:sz="0" w:space="0" w:color="auto"/>
                <w:right w:val="none" w:sz="0" w:space="0" w:color="auto"/>
              </w:divBdr>
            </w:div>
            <w:div w:id="1916477831">
              <w:marLeft w:val="0"/>
              <w:marRight w:val="0"/>
              <w:marTop w:val="0"/>
              <w:marBottom w:val="0"/>
              <w:divBdr>
                <w:top w:val="none" w:sz="0" w:space="0" w:color="auto"/>
                <w:left w:val="none" w:sz="0" w:space="0" w:color="auto"/>
                <w:bottom w:val="none" w:sz="0" w:space="0" w:color="auto"/>
                <w:right w:val="none" w:sz="0" w:space="0" w:color="auto"/>
              </w:divBdr>
            </w:div>
            <w:div w:id="1917157186">
              <w:marLeft w:val="0"/>
              <w:marRight w:val="0"/>
              <w:marTop w:val="0"/>
              <w:marBottom w:val="0"/>
              <w:divBdr>
                <w:top w:val="none" w:sz="0" w:space="0" w:color="auto"/>
                <w:left w:val="none" w:sz="0" w:space="0" w:color="auto"/>
                <w:bottom w:val="none" w:sz="0" w:space="0" w:color="auto"/>
                <w:right w:val="none" w:sz="0" w:space="0" w:color="auto"/>
              </w:divBdr>
            </w:div>
            <w:div w:id="1927759224">
              <w:marLeft w:val="0"/>
              <w:marRight w:val="0"/>
              <w:marTop w:val="0"/>
              <w:marBottom w:val="0"/>
              <w:divBdr>
                <w:top w:val="none" w:sz="0" w:space="0" w:color="auto"/>
                <w:left w:val="none" w:sz="0" w:space="0" w:color="auto"/>
                <w:bottom w:val="none" w:sz="0" w:space="0" w:color="auto"/>
                <w:right w:val="none" w:sz="0" w:space="0" w:color="auto"/>
              </w:divBdr>
            </w:div>
            <w:div w:id="1938825887">
              <w:marLeft w:val="0"/>
              <w:marRight w:val="0"/>
              <w:marTop w:val="0"/>
              <w:marBottom w:val="0"/>
              <w:divBdr>
                <w:top w:val="none" w:sz="0" w:space="0" w:color="auto"/>
                <w:left w:val="none" w:sz="0" w:space="0" w:color="auto"/>
                <w:bottom w:val="none" w:sz="0" w:space="0" w:color="auto"/>
                <w:right w:val="none" w:sz="0" w:space="0" w:color="auto"/>
              </w:divBdr>
            </w:div>
            <w:div w:id="1947224316">
              <w:marLeft w:val="0"/>
              <w:marRight w:val="0"/>
              <w:marTop w:val="0"/>
              <w:marBottom w:val="0"/>
              <w:divBdr>
                <w:top w:val="none" w:sz="0" w:space="0" w:color="auto"/>
                <w:left w:val="none" w:sz="0" w:space="0" w:color="auto"/>
                <w:bottom w:val="none" w:sz="0" w:space="0" w:color="auto"/>
                <w:right w:val="none" w:sz="0" w:space="0" w:color="auto"/>
              </w:divBdr>
            </w:div>
            <w:div w:id="1974556811">
              <w:marLeft w:val="0"/>
              <w:marRight w:val="0"/>
              <w:marTop w:val="0"/>
              <w:marBottom w:val="0"/>
              <w:divBdr>
                <w:top w:val="none" w:sz="0" w:space="0" w:color="auto"/>
                <w:left w:val="none" w:sz="0" w:space="0" w:color="auto"/>
                <w:bottom w:val="none" w:sz="0" w:space="0" w:color="auto"/>
                <w:right w:val="none" w:sz="0" w:space="0" w:color="auto"/>
              </w:divBdr>
            </w:div>
            <w:div w:id="1984037545">
              <w:marLeft w:val="0"/>
              <w:marRight w:val="0"/>
              <w:marTop w:val="0"/>
              <w:marBottom w:val="0"/>
              <w:divBdr>
                <w:top w:val="none" w:sz="0" w:space="0" w:color="auto"/>
                <w:left w:val="none" w:sz="0" w:space="0" w:color="auto"/>
                <w:bottom w:val="none" w:sz="0" w:space="0" w:color="auto"/>
                <w:right w:val="none" w:sz="0" w:space="0" w:color="auto"/>
              </w:divBdr>
            </w:div>
            <w:div w:id="2011905149">
              <w:marLeft w:val="0"/>
              <w:marRight w:val="0"/>
              <w:marTop w:val="0"/>
              <w:marBottom w:val="0"/>
              <w:divBdr>
                <w:top w:val="none" w:sz="0" w:space="0" w:color="auto"/>
                <w:left w:val="none" w:sz="0" w:space="0" w:color="auto"/>
                <w:bottom w:val="none" w:sz="0" w:space="0" w:color="auto"/>
                <w:right w:val="none" w:sz="0" w:space="0" w:color="auto"/>
              </w:divBdr>
            </w:div>
            <w:div w:id="2012827244">
              <w:marLeft w:val="0"/>
              <w:marRight w:val="0"/>
              <w:marTop w:val="0"/>
              <w:marBottom w:val="0"/>
              <w:divBdr>
                <w:top w:val="none" w:sz="0" w:space="0" w:color="auto"/>
                <w:left w:val="none" w:sz="0" w:space="0" w:color="auto"/>
                <w:bottom w:val="none" w:sz="0" w:space="0" w:color="auto"/>
                <w:right w:val="none" w:sz="0" w:space="0" w:color="auto"/>
              </w:divBdr>
            </w:div>
            <w:div w:id="2016760245">
              <w:marLeft w:val="0"/>
              <w:marRight w:val="0"/>
              <w:marTop w:val="0"/>
              <w:marBottom w:val="0"/>
              <w:divBdr>
                <w:top w:val="none" w:sz="0" w:space="0" w:color="auto"/>
                <w:left w:val="none" w:sz="0" w:space="0" w:color="auto"/>
                <w:bottom w:val="none" w:sz="0" w:space="0" w:color="auto"/>
                <w:right w:val="none" w:sz="0" w:space="0" w:color="auto"/>
              </w:divBdr>
            </w:div>
            <w:div w:id="2033071134">
              <w:marLeft w:val="0"/>
              <w:marRight w:val="0"/>
              <w:marTop w:val="0"/>
              <w:marBottom w:val="0"/>
              <w:divBdr>
                <w:top w:val="none" w:sz="0" w:space="0" w:color="auto"/>
                <w:left w:val="none" w:sz="0" w:space="0" w:color="auto"/>
                <w:bottom w:val="none" w:sz="0" w:space="0" w:color="auto"/>
                <w:right w:val="none" w:sz="0" w:space="0" w:color="auto"/>
              </w:divBdr>
            </w:div>
            <w:div w:id="2033872431">
              <w:marLeft w:val="0"/>
              <w:marRight w:val="0"/>
              <w:marTop w:val="0"/>
              <w:marBottom w:val="0"/>
              <w:divBdr>
                <w:top w:val="none" w:sz="0" w:space="0" w:color="auto"/>
                <w:left w:val="none" w:sz="0" w:space="0" w:color="auto"/>
                <w:bottom w:val="none" w:sz="0" w:space="0" w:color="auto"/>
                <w:right w:val="none" w:sz="0" w:space="0" w:color="auto"/>
              </w:divBdr>
            </w:div>
            <w:div w:id="2047633466">
              <w:marLeft w:val="0"/>
              <w:marRight w:val="0"/>
              <w:marTop w:val="0"/>
              <w:marBottom w:val="0"/>
              <w:divBdr>
                <w:top w:val="none" w:sz="0" w:space="0" w:color="auto"/>
                <w:left w:val="none" w:sz="0" w:space="0" w:color="auto"/>
                <w:bottom w:val="none" w:sz="0" w:space="0" w:color="auto"/>
                <w:right w:val="none" w:sz="0" w:space="0" w:color="auto"/>
              </w:divBdr>
            </w:div>
            <w:div w:id="2080399634">
              <w:marLeft w:val="0"/>
              <w:marRight w:val="0"/>
              <w:marTop w:val="0"/>
              <w:marBottom w:val="0"/>
              <w:divBdr>
                <w:top w:val="none" w:sz="0" w:space="0" w:color="auto"/>
                <w:left w:val="none" w:sz="0" w:space="0" w:color="auto"/>
                <w:bottom w:val="none" w:sz="0" w:space="0" w:color="auto"/>
                <w:right w:val="none" w:sz="0" w:space="0" w:color="auto"/>
              </w:divBdr>
            </w:div>
            <w:div w:id="2090419827">
              <w:marLeft w:val="0"/>
              <w:marRight w:val="0"/>
              <w:marTop w:val="0"/>
              <w:marBottom w:val="0"/>
              <w:divBdr>
                <w:top w:val="none" w:sz="0" w:space="0" w:color="auto"/>
                <w:left w:val="none" w:sz="0" w:space="0" w:color="auto"/>
                <w:bottom w:val="none" w:sz="0" w:space="0" w:color="auto"/>
                <w:right w:val="none" w:sz="0" w:space="0" w:color="auto"/>
              </w:divBdr>
            </w:div>
            <w:div w:id="2112385789">
              <w:marLeft w:val="0"/>
              <w:marRight w:val="0"/>
              <w:marTop w:val="0"/>
              <w:marBottom w:val="0"/>
              <w:divBdr>
                <w:top w:val="none" w:sz="0" w:space="0" w:color="auto"/>
                <w:left w:val="none" w:sz="0" w:space="0" w:color="auto"/>
                <w:bottom w:val="none" w:sz="0" w:space="0" w:color="auto"/>
                <w:right w:val="none" w:sz="0" w:space="0" w:color="auto"/>
              </w:divBdr>
            </w:div>
            <w:div w:id="213597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5573">
      <w:bodyDiv w:val="1"/>
      <w:marLeft w:val="0"/>
      <w:marRight w:val="0"/>
      <w:marTop w:val="0"/>
      <w:marBottom w:val="0"/>
      <w:divBdr>
        <w:top w:val="none" w:sz="0" w:space="0" w:color="auto"/>
        <w:left w:val="none" w:sz="0" w:space="0" w:color="auto"/>
        <w:bottom w:val="none" w:sz="0" w:space="0" w:color="auto"/>
        <w:right w:val="none" w:sz="0" w:space="0" w:color="auto"/>
      </w:divBdr>
    </w:div>
    <w:div w:id="1086456769">
      <w:bodyDiv w:val="1"/>
      <w:marLeft w:val="0"/>
      <w:marRight w:val="0"/>
      <w:marTop w:val="0"/>
      <w:marBottom w:val="0"/>
      <w:divBdr>
        <w:top w:val="none" w:sz="0" w:space="0" w:color="auto"/>
        <w:left w:val="none" w:sz="0" w:space="0" w:color="auto"/>
        <w:bottom w:val="none" w:sz="0" w:space="0" w:color="auto"/>
        <w:right w:val="none" w:sz="0" w:space="0" w:color="auto"/>
      </w:divBdr>
    </w:div>
    <w:div w:id="1153376242">
      <w:bodyDiv w:val="1"/>
      <w:marLeft w:val="0"/>
      <w:marRight w:val="0"/>
      <w:marTop w:val="0"/>
      <w:marBottom w:val="0"/>
      <w:divBdr>
        <w:top w:val="none" w:sz="0" w:space="0" w:color="auto"/>
        <w:left w:val="none" w:sz="0" w:space="0" w:color="auto"/>
        <w:bottom w:val="none" w:sz="0" w:space="0" w:color="auto"/>
        <w:right w:val="none" w:sz="0" w:space="0" w:color="auto"/>
      </w:divBdr>
    </w:div>
    <w:div w:id="1191066913">
      <w:bodyDiv w:val="1"/>
      <w:marLeft w:val="0"/>
      <w:marRight w:val="0"/>
      <w:marTop w:val="0"/>
      <w:marBottom w:val="0"/>
      <w:divBdr>
        <w:top w:val="none" w:sz="0" w:space="0" w:color="auto"/>
        <w:left w:val="none" w:sz="0" w:space="0" w:color="auto"/>
        <w:bottom w:val="none" w:sz="0" w:space="0" w:color="auto"/>
        <w:right w:val="none" w:sz="0" w:space="0" w:color="auto"/>
      </w:divBdr>
    </w:div>
    <w:div w:id="1202985785">
      <w:bodyDiv w:val="1"/>
      <w:marLeft w:val="0"/>
      <w:marRight w:val="0"/>
      <w:marTop w:val="0"/>
      <w:marBottom w:val="0"/>
      <w:divBdr>
        <w:top w:val="none" w:sz="0" w:space="0" w:color="auto"/>
        <w:left w:val="none" w:sz="0" w:space="0" w:color="auto"/>
        <w:bottom w:val="none" w:sz="0" w:space="0" w:color="auto"/>
        <w:right w:val="none" w:sz="0" w:space="0" w:color="auto"/>
      </w:divBdr>
    </w:div>
    <w:div w:id="1208106864">
      <w:bodyDiv w:val="1"/>
      <w:marLeft w:val="0"/>
      <w:marRight w:val="0"/>
      <w:marTop w:val="0"/>
      <w:marBottom w:val="0"/>
      <w:divBdr>
        <w:top w:val="none" w:sz="0" w:space="0" w:color="auto"/>
        <w:left w:val="none" w:sz="0" w:space="0" w:color="auto"/>
        <w:bottom w:val="none" w:sz="0" w:space="0" w:color="auto"/>
        <w:right w:val="none" w:sz="0" w:space="0" w:color="auto"/>
      </w:divBdr>
    </w:div>
    <w:div w:id="1223374480">
      <w:bodyDiv w:val="1"/>
      <w:marLeft w:val="0"/>
      <w:marRight w:val="0"/>
      <w:marTop w:val="0"/>
      <w:marBottom w:val="0"/>
      <w:divBdr>
        <w:top w:val="none" w:sz="0" w:space="0" w:color="auto"/>
        <w:left w:val="none" w:sz="0" w:space="0" w:color="auto"/>
        <w:bottom w:val="none" w:sz="0" w:space="0" w:color="auto"/>
        <w:right w:val="none" w:sz="0" w:space="0" w:color="auto"/>
      </w:divBdr>
    </w:div>
    <w:div w:id="1247569779">
      <w:bodyDiv w:val="1"/>
      <w:marLeft w:val="0"/>
      <w:marRight w:val="0"/>
      <w:marTop w:val="0"/>
      <w:marBottom w:val="0"/>
      <w:divBdr>
        <w:top w:val="none" w:sz="0" w:space="0" w:color="auto"/>
        <w:left w:val="none" w:sz="0" w:space="0" w:color="auto"/>
        <w:bottom w:val="none" w:sz="0" w:space="0" w:color="auto"/>
        <w:right w:val="none" w:sz="0" w:space="0" w:color="auto"/>
      </w:divBdr>
    </w:div>
    <w:div w:id="1273052008">
      <w:bodyDiv w:val="1"/>
      <w:marLeft w:val="0"/>
      <w:marRight w:val="0"/>
      <w:marTop w:val="0"/>
      <w:marBottom w:val="0"/>
      <w:divBdr>
        <w:top w:val="none" w:sz="0" w:space="0" w:color="auto"/>
        <w:left w:val="none" w:sz="0" w:space="0" w:color="auto"/>
        <w:bottom w:val="none" w:sz="0" w:space="0" w:color="auto"/>
        <w:right w:val="none" w:sz="0" w:space="0" w:color="auto"/>
      </w:divBdr>
    </w:div>
    <w:div w:id="1273633016">
      <w:bodyDiv w:val="1"/>
      <w:marLeft w:val="0"/>
      <w:marRight w:val="0"/>
      <w:marTop w:val="0"/>
      <w:marBottom w:val="0"/>
      <w:divBdr>
        <w:top w:val="none" w:sz="0" w:space="0" w:color="auto"/>
        <w:left w:val="none" w:sz="0" w:space="0" w:color="auto"/>
        <w:bottom w:val="none" w:sz="0" w:space="0" w:color="auto"/>
        <w:right w:val="none" w:sz="0" w:space="0" w:color="auto"/>
      </w:divBdr>
    </w:div>
    <w:div w:id="1302812295">
      <w:bodyDiv w:val="1"/>
      <w:marLeft w:val="0"/>
      <w:marRight w:val="0"/>
      <w:marTop w:val="0"/>
      <w:marBottom w:val="0"/>
      <w:divBdr>
        <w:top w:val="none" w:sz="0" w:space="0" w:color="auto"/>
        <w:left w:val="none" w:sz="0" w:space="0" w:color="auto"/>
        <w:bottom w:val="none" w:sz="0" w:space="0" w:color="auto"/>
        <w:right w:val="none" w:sz="0" w:space="0" w:color="auto"/>
      </w:divBdr>
    </w:div>
    <w:div w:id="1318268879">
      <w:bodyDiv w:val="1"/>
      <w:marLeft w:val="0"/>
      <w:marRight w:val="0"/>
      <w:marTop w:val="0"/>
      <w:marBottom w:val="0"/>
      <w:divBdr>
        <w:top w:val="none" w:sz="0" w:space="0" w:color="auto"/>
        <w:left w:val="none" w:sz="0" w:space="0" w:color="auto"/>
        <w:bottom w:val="none" w:sz="0" w:space="0" w:color="auto"/>
        <w:right w:val="none" w:sz="0" w:space="0" w:color="auto"/>
      </w:divBdr>
    </w:div>
    <w:div w:id="1386486215">
      <w:bodyDiv w:val="1"/>
      <w:marLeft w:val="0"/>
      <w:marRight w:val="0"/>
      <w:marTop w:val="0"/>
      <w:marBottom w:val="0"/>
      <w:divBdr>
        <w:top w:val="none" w:sz="0" w:space="0" w:color="auto"/>
        <w:left w:val="none" w:sz="0" w:space="0" w:color="auto"/>
        <w:bottom w:val="none" w:sz="0" w:space="0" w:color="auto"/>
        <w:right w:val="none" w:sz="0" w:space="0" w:color="auto"/>
      </w:divBdr>
    </w:div>
    <w:div w:id="1404058524">
      <w:bodyDiv w:val="1"/>
      <w:marLeft w:val="0"/>
      <w:marRight w:val="0"/>
      <w:marTop w:val="0"/>
      <w:marBottom w:val="0"/>
      <w:divBdr>
        <w:top w:val="none" w:sz="0" w:space="0" w:color="auto"/>
        <w:left w:val="none" w:sz="0" w:space="0" w:color="auto"/>
        <w:bottom w:val="none" w:sz="0" w:space="0" w:color="auto"/>
        <w:right w:val="none" w:sz="0" w:space="0" w:color="auto"/>
      </w:divBdr>
    </w:div>
    <w:div w:id="1410692204">
      <w:bodyDiv w:val="1"/>
      <w:marLeft w:val="0"/>
      <w:marRight w:val="0"/>
      <w:marTop w:val="0"/>
      <w:marBottom w:val="0"/>
      <w:divBdr>
        <w:top w:val="none" w:sz="0" w:space="0" w:color="auto"/>
        <w:left w:val="none" w:sz="0" w:space="0" w:color="auto"/>
        <w:bottom w:val="none" w:sz="0" w:space="0" w:color="auto"/>
        <w:right w:val="none" w:sz="0" w:space="0" w:color="auto"/>
      </w:divBdr>
    </w:div>
    <w:div w:id="1462848732">
      <w:bodyDiv w:val="1"/>
      <w:marLeft w:val="0"/>
      <w:marRight w:val="0"/>
      <w:marTop w:val="0"/>
      <w:marBottom w:val="0"/>
      <w:divBdr>
        <w:top w:val="none" w:sz="0" w:space="0" w:color="auto"/>
        <w:left w:val="none" w:sz="0" w:space="0" w:color="auto"/>
        <w:bottom w:val="none" w:sz="0" w:space="0" w:color="auto"/>
        <w:right w:val="none" w:sz="0" w:space="0" w:color="auto"/>
      </w:divBdr>
    </w:div>
    <w:div w:id="1510217857">
      <w:bodyDiv w:val="1"/>
      <w:marLeft w:val="0"/>
      <w:marRight w:val="0"/>
      <w:marTop w:val="0"/>
      <w:marBottom w:val="0"/>
      <w:divBdr>
        <w:top w:val="none" w:sz="0" w:space="0" w:color="auto"/>
        <w:left w:val="none" w:sz="0" w:space="0" w:color="auto"/>
        <w:bottom w:val="none" w:sz="0" w:space="0" w:color="auto"/>
        <w:right w:val="none" w:sz="0" w:space="0" w:color="auto"/>
      </w:divBdr>
    </w:div>
    <w:div w:id="1535921663">
      <w:bodyDiv w:val="1"/>
      <w:marLeft w:val="0"/>
      <w:marRight w:val="0"/>
      <w:marTop w:val="0"/>
      <w:marBottom w:val="0"/>
      <w:divBdr>
        <w:top w:val="none" w:sz="0" w:space="0" w:color="auto"/>
        <w:left w:val="none" w:sz="0" w:space="0" w:color="auto"/>
        <w:bottom w:val="none" w:sz="0" w:space="0" w:color="auto"/>
        <w:right w:val="none" w:sz="0" w:space="0" w:color="auto"/>
      </w:divBdr>
    </w:div>
    <w:div w:id="1599483516">
      <w:bodyDiv w:val="1"/>
      <w:marLeft w:val="0"/>
      <w:marRight w:val="0"/>
      <w:marTop w:val="0"/>
      <w:marBottom w:val="0"/>
      <w:divBdr>
        <w:top w:val="none" w:sz="0" w:space="0" w:color="auto"/>
        <w:left w:val="none" w:sz="0" w:space="0" w:color="auto"/>
        <w:bottom w:val="none" w:sz="0" w:space="0" w:color="auto"/>
        <w:right w:val="none" w:sz="0" w:space="0" w:color="auto"/>
      </w:divBdr>
    </w:div>
    <w:div w:id="1637833269">
      <w:bodyDiv w:val="1"/>
      <w:marLeft w:val="0"/>
      <w:marRight w:val="0"/>
      <w:marTop w:val="0"/>
      <w:marBottom w:val="0"/>
      <w:divBdr>
        <w:top w:val="none" w:sz="0" w:space="0" w:color="auto"/>
        <w:left w:val="none" w:sz="0" w:space="0" w:color="auto"/>
        <w:bottom w:val="none" w:sz="0" w:space="0" w:color="auto"/>
        <w:right w:val="none" w:sz="0" w:space="0" w:color="auto"/>
      </w:divBdr>
    </w:div>
    <w:div w:id="1719010531">
      <w:bodyDiv w:val="1"/>
      <w:marLeft w:val="0"/>
      <w:marRight w:val="0"/>
      <w:marTop w:val="0"/>
      <w:marBottom w:val="0"/>
      <w:divBdr>
        <w:top w:val="none" w:sz="0" w:space="0" w:color="auto"/>
        <w:left w:val="none" w:sz="0" w:space="0" w:color="auto"/>
        <w:bottom w:val="none" w:sz="0" w:space="0" w:color="auto"/>
        <w:right w:val="none" w:sz="0" w:space="0" w:color="auto"/>
      </w:divBdr>
    </w:div>
    <w:div w:id="1743217392">
      <w:bodyDiv w:val="1"/>
      <w:marLeft w:val="0"/>
      <w:marRight w:val="0"/>
      <w:marTop w:val="0"/>
      <w:marBottom w:val="0"/>
      <w:divBdr>
        <w:top w:val="none" w:sz="0" w:space="0" w:color="auto"/>
        <w:left w:val="none" w:sz="0" w:space="0" w:color="auto"/>
        <w:bottom w:val="none" w:sz="0" w:space="0" w:color="auto"/>
        <w:right w:val="none" w:sz="0" w:space="0" w:color="auto"/>
      </w:divBdr>
    </w:div>
    <w:div w:id="1747874300">
      <w:bodyDiv w:val="1"/>
      <w:marLeft w:val="0"/>
      <w:marRight w:val="0"/>
      <w:marTop w:val="0"/>
      <w:marBottom w:val="0"/>
      <w:divBdr>
        <w:top w:val="none" w:sz="0" w:space="0" w:color="auto"/>
        <w:left w:val="none" w:sz="0" w:space="0" w:color="auto"/>
        <w:bottom w:val="none" w:sz="0" w:space="0" w:color="auto"/>
        <w:right w:val="none" w:sz="0" w:space="0" w:color="auto"/>
      </w:divBdr>
    </w:div>
    <w:div w:id="1772121998">
      <w:bodyDiv w:val="1"/>
      <w:marLeft w:val="0"/>
      <w:marRight w:val="0"/>
      <w:marTop w:val="0"/>
      <w:marBottom w:val="0"/>
      <w:divBdr>
        <w:top w:val="none" w:sz="0" w:space="0" w:color="auto"/>
        <w:left w:val="none" w:sz="0" w:space="0" w:color="auto"/>
        <w:bottom w:val="none" w:sz="0" w:space="0" w:color="auto"/>
        <w:right w:val="none" w:sz="0" w:space="0" w:color="auto"/>
      </w:divBdr>
    </w:div>
    <w:div w:id="1794593488">
      <w:bodyDiv w:val="1"/>
      <w:marLeft w:val="0"/>
      <w:marRight w:val="0"/>
      <w:marTop w:val="0"/>
      <w:marBottom w:val="0"/>
      <w:divBdr>
        <w:top w:val="none" w:sz="0" w:space="0" w:color="auto"/>
        <w:left w:val="none" w:sz="0" w:space="0" w:color="auto"/>
        <w:bottom w:val="none" w:sz="0" w:space="0" w:color="auto"/>
        <w:right w:val="none" w:sz="0" w:space="0" w:color="auto"/>
      </w:divBdr>
    </w:div>
    <w:div w:id="1812139944">
      <w:bodyDiv w:val="1"/>
      <w:marLeft w:val="0"/>
      <w:marRight w:val="0"/>
      <w:marTop w:val="0"/>
      <w:marBottom w:val="0"/>
      <w:divBdr>
        <w:top w:val="none" w:sz="0" w:space="0" w:color="auto"/>
        <w:left w:val="none" w:sz="0" w:space="0" w:color="auto"/>
        <w:bottom w:val="none" w:sz="0" w:space="0" w:color="auto"/>
        <w:right w:val="none" w:sz="0" w:space="0" w:color="auto"/>
      </w:divBdr>
    </w:div>
    <w:div w:id="1835877071">
      <w:bodyDiv w:val="1"/>
      <w:marLeft w:val="0"/>
      <w:marRight w:val="0"/>
      <w:marTop w:val="0"/>
      <w:marBottom w:val="0"/>
      <w:divBdr>
        <w:top w:val="none" w:sz="0" w:space="0" w:color="auto"/>
        <w:left w:val="none" w:sz="0" w:space="0" w:color="auto"/>
        <w:bottom w:val="none" w:sz="0" w:space="0" w:color="auto"/>
        <w:right w:val="none" w:sz="0" w:space="0" w:color="auto"/>
      </w:divBdr>
    </w:div>
    <w:div w:id="2005815374">
      <w:bodyDiv w:val="1"/>
      <w:marLeft w:val="0"/>
      <w:marRight w:val="0"/>
      <w:marTop w:val="0"/>
      <w:marBottom w:val="0"/>
      <w:divBdr>
        <w:top w:val="none" w:sz="0" w:space="0" w:color="auto"/>
        <w:left w:val="none" w:sz="0" w:space="0" w:color="auto"/>
        <w:bottom w:val="none" w:sz="0" w:space="0" w:color="auto"/>
        <w:right w:val="none" w:sz="0" w:space="0" w:color="auto"/>
      </w:divBdr>
    </w:div>
    <w:div w:id="2017538929">
      <w:bodyDiv w:val="1"/>
      <w:marLeft w:val="0"/>
      <w:marRight w:val="0"/>
      <w:marTop w:val="0"/>
      <w:marBottom w:val="0"/>
      <w:divBdr>
        <w:top w:val="none" w:sz="0" w:space="0" w:color="auto"/>
        <w:left w:val="none" w:sz="0" w:space="0" w:color="auto"/>
        <w:bottom w:val="none" w:sz="0" w:space="0" w:color="auto"/>
        <w:right w:val="none" w:sz="0" w:space="0" w:color="auto"/>
      </w:divBdr>
    </w:div>
    <w:div w:id="2023237571">
      <w:bodyDiv w:val="1"/>
      <w:marLeft w:val="0"/>
      <w:marRight w:val="0"/>
      <w:marTop w:val="0"/>
      <w:marBottom w:val="0"/>
      <w:divBdr>
        <w:top w:val="none" w:sz="0" w:space="0" w:color="auto"/>
        <w:left w:val="none" w:sz="0" w:space="0" w:color="auto"/>
        <w:bottom w:val="none" w:sz="0" w:space="0" w:color="auto"/>
        <w:right w:val="none" w:sz="0" w:space="0" w:color="auto"/>
      </w:divBdr>
    </w:div>
    <w:div w:id="2053459308">
      <w:bodyDiv w:val="1"/>
      <w:marLeft w:val="0"/>
      <w:marRight w:val="0"/>
      <w:marTop w:val="0"/>
      <w:marBottom w:val="0"/>
      <w:divBdr>
        <w:top w:val="none" w:sz="0" w:space="0" w:color="auto"/>
        <w:left w:val="none" w:sz="0" w:space="0" w:color="auto"/>
        <w:bottom w:val="none" w:sz="0" w:space="0" w:color="auto"/>
        <w:right w:val="none" w:sz="0" w:space="0" w:color="auto"/>
      </w:divBdr>
    </w:div>
    <w:div w:id="212271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oter" Target="footer2.xml"/><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emf"/><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1.emf"/><Relationship Id="rId40" Type="http://schemas.openxmlformats.org/officeDocument/2006/relationships/footer" Target="footer1.xml"/><Relationship Id="rId45" Type="http://schemas.openxmlformats.org/officeDocument/2006/relationships/footer" Target="footer3.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oleObject" Target="embeddings/oleObject2.bin"/><Relationship Id="rId49"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oleObject" Target="embeddings/oleObject1.bin"/><Relationship Id="rId35" Type="http://schemas.openxmlformats.org/officeDocument/2006/relationships/image" Target="media/image20.emf"/><Relationship Id="rId43" Type="http://schemas.openxmlformats.org/officeDocument/2006/relationships/image" Target="media/image22.emf"/><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oleObject" Target="embeddings/oleObject3.bin"/><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754B2009-B8F4-438C-A726-BBF9C1158EDD}">
    <t:Anchor>
      <t:Comment id="556811129"/>
    </t:Anchor>
    <t:History>
      <t:Event id="{CA9EC0F1-E94A-401F-9C9F-F4A130F3628B}" time="2025-07-23T12:45:30.173Z">
        <t:Attribution userId="S::julianneisabel.sitoy@infor.com::0c39d66d-0a3c-4fff-b5f6-0776ff6043b9" userProvider="AD" userName="Julianne Isabel Sitoy"/>
        <t:Anchor>
          <t:Comment id="1103943537"/>
        </t:Anchor>
        <t:Create/>
      </t:Event>
      <t:Event id="{5EA9792F-19C1-4E14-9183-5DD3F34D7EF9}" time="2025-07-23T12:45:30.173Z">
        <t:Attribution userId="S::julianneisabel.sitoy@infor.com::0c39d66d-0a3c-4fff-b5f6-0776ff6043b9" userProvider="AD" userName="Julianne Isabel Sitoy"/>
        <t:Anchor>
          <t:Comment id="1103943537"/>
        </t:Anchor>
        <t:Assign userId="S::iriemack.pable@infor.com::44bfa16b-c23e-425e-a1b8-484bb9694066" userProvider="AD" userName="Irie Mack Pable"/>
      </t:Event>
      <t:Event id="{D7DDE322-077B-47C0-B34D-DEF69FC30E1C}" time="2025-07-23T12:45:30.173Z">
        <t:Attribution userId="S::julianneisabel.sitoy@infor.com::0c39d66d-0a3c-4fff-b5f6-0776ff6043b9" userProvider="AD" userName="Julianne Isabel Sitoy"/>
        <t:Anchor>
          <t:Comment id="1103943537"/>
        </t:Anchor>
        <t:SetTitle title="Hello @Irie Mack Pable question, do I need to include in the discussion what you mentioned on the previous rule?"/>
      </t:Event>
      <t:Event id="{808FCF8E-4F23-4B66-B501-3F62748B5ABE}" time="2025-08-11T15:22:34.266Z">
        <t:Attribution userId="S::iriemack.pable@infor.com::44bfa16b-c23e-425e-a1b8-484bb9694066" userProvider="AD" userName="Irie Mack Pable"/>
        <t:Progress percentComplete="100"/>
      </t:Event>
    </t:History>
  </t:Task>
</t:Tasks>
</file>

<file path=word/theme/theme1.xml><?xml version="1.0" encoding="utf-8"?>
<a:theme xmlns:a="http://schemas.openxmlformats.org/drawingml/2006/main" xmlns:thm15="http://schemas.microsoft.com/office/thememl/2012/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oaded_x0020_Into_x0020_SIT_x0020_Tracker xmlns="904f675e-39ad-4a0a-842d-71f41763b6b5">No</Loaded_x0020_Into_x0020_SIT_x0020_Tracker>
    <_Flow_SignoffStatus xmlns="904f675e-39ad-4a0a-842d-71f41763b6b5" xsi:nil="true"/>
    <Metadata_Test xmlns="904f675e-39ad-4a0a-842d-71f41763b6b5" xsi:nil="true"/>
    <_ip_UnifiedCompliancePolicyProperties xmlns="http://schemas.microsoft.com/sharepoint/v3" xsi:nil="true"/>
    <SIT_x0020_Tracker_x0020_Load_x0020_Date xmlns="904f675e-39ad-4a0a-842d-71f41763b6b5" xsi:nil="true"/>
    <Notes0 xmlns="904f675e-39ad-4a0a-842d-71f41763b6b5" xsi:nil="true"/>
    <TaxCatchAll xmlns="aa3d3001-20be-4977-8ff4-ead1ae494adf" xsi:nil="true"/>
    <lcf76f155ced4ddcb4097134ff3c332f xmlns="904f675e-39ad-4a0a-842d-71f41763b6b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DB7AEF326C3A47819D6C02E33F44AC" ma:contentTypeVersion="23" ma:contentTypeDescription="Create a new document." ma:contentTypeScope="" ma:versionID="f538564a63af298b6e5c9b58369d399d">
  <xsd:schema xmlns:xsd="http://www.w3.org/2001/XMLSchema" xmlns:xs="http://www.w3.org/2001/XMLSchema" xmlns:p="http://schemas.microsoft.com/office/2006/metadata/properties" xmlns:ns1="http://schemas.microsoft.com/sharepoint/v3" xmlns:ns2="904f675e-39ad-4a0a-842d-71f41763b6b5" xmlns:ns3="dc9e3fd5-d015-495c-81fd-c076b16f7764" xmlns:ns4="aa3d3001-20be-4977-8ff4-ead1ae494adf" targetNamespace="http://schemas.microsoft.com/office/2006/metadata/properties" ma:root="true" ma:fieldsID="baf20de43ce3d7d8261d9237713d1979" ns1:_="" ns2:_="" ns3:_="" ns4:_="">
    <xsd:import namespace="http://schemas.microsoft.com/sharepoint/v3"/>
    <xsd:import namespace="904f675e-39ad-4a0a-842d-71f41763b6b5"/>
    <xsd:import namespace="dc9e3fd5-d015-495c-81fd-c076b16f7764"/>
    <xsd:import namespace="aa3d3001-20be-4977-8ff4-ead1ae494a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tadata_Test" minOccurs="0"/>
                <xsd:element ref="ns2:_Flow_SignoffStatus" minOccurs="0"/>
                <xsd:element ref="ns2:Loaded_x0020_Into_x0020_SIT_x0020_Tracker" minOccurs="0"/>
                <xsd:element ref="ns2:SIT_x0020_Tracker_x0020_Load_x0020_Date" minOccurs="0"/>
                <xsd:element ref="ns2:Notes0"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4f675e-39ad-4a0a-842d-71f41763b6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tadata_Test" ma:index="21" nillable="true" ma:displayName="Metadata_Test" ma:description="Sample column to store metadata for files" ma:format="Dropdown" ma:internalName="Metadata_Test">
      <xsd:simpleType>
        <xsd:restriction base="dms:Note">
          <xsd:maxLength value="255"/>
        </xsd:restriction>
      </xsd:simpleType>
    </xsd:element>
    <xsd:element name="_Flow_SignoffStatus" ma:index="22" nillable="true" ma:displayName="Sign-off status" ma:internalName="Sign_x002d_off_x0020_status">
      <xsd:simpleType>
        <xsd:restriction base="dms:Text"/>
      </xsd:simpleType>
    </xsd:element>
    <xsd:element name="Loaded_x0020_Into_x0020_SIT_x0020_Tracker" ma:index="23" nillable="true" ma:displayName="Loaded Into SIT Tracker" ma:default="No" ma:format="Dropdown" ma:internalName="Loaded_x0020_Into_x0020_SIT_x0020_Tracker">
      <xsd:simpleType>
        <xsd:restriction base="dms:Choice">
          <xsd:enumeration value="Yes"/>
          <xsd:enumeration value="No"/>
        </xsd:restriction>
      </xsd:simpleType>
    </xsd:element>
    <xsd:element name="SIT_x0020_Tracker_x0020_Load_x0020_Date" ma:index="24" nillable="true" ma:displayName="SIT Tracker Load Date" ma:format="DateTime" ma:internalName="SIT_x0020_Tracker_x0020_Load_x0020_Date">
      <xsd:simpleType>
        <xsd:restriction base="dms:DateTime"/>
      </xsd:simpleType>
    </xsd:element>
    <xsd:element name="Notes0" ma:index="25" nillable="true" ma:displayName="Notes" ma:internalName="Notes0">
      <xsd:simpleType>
        <xsd:restriction base="dms:Note">
          <xsd:maxLength value="255"/>
        </xsd:restriction>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85a87556-70c6-4f93-a95e-1772ace61b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9e3fd5-d015-495c-81fd-c076b16f776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3d3001-20be-4977-8ff4-ead1ae494adf"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a12f8565-c7cc-4864-8680-a21d8057c72e}" ma:internalName="TaxCatchAll" ma:showField="CatchAllData" ma:web="dc9e3fd5-d015-495c-81fd-c076b16f7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1A900-3B88-4EDD-B80F-2681E6BE46FB}">
  <ds:schemaRefs>
    <ds:schemaRef ds:uri="http://schemas.microsoft.com/office/2006/metadata/properties"/>
    <ds:schemaRef ds:uri="http://schemas.microsoft.com/office/infopath/2007/PartnerControls"/>
    <ds:schemaRef ds:uri="http://schemas.microsoft.com/sharepoint/v3"/>
    <ds:schemaRef ds:uri="904f675e-39ad-4a0a-842d-71f41763b6b5"/>
    <ds:schemaRef ds:uri="aa3d3001-20be-4977-8ff4-ead1ae494adf"/>
  </ds:schemaRefs>
</ds:datastoreItem>
</file>

<file path=customXml/itemProps2.xml><?xml version="1.0" encoding="utf-8"?>
<ds:datastoreItem xmlns:ds="http://schemas.openxmlformats.org/officeDocument/2006/customXml" ds:itemID="{05B86FA0-B052-4D8A-B021-0B653D22EC09}">
  <ds:schemaRefs>
    <ds:schemaRef ds:uri="http://schemas.microsoft.com/sharepoint/v3/contenttype/forms"/>
  </ds:schemaRefs>
</ds:datastoreItem>
</file>

<file path=customXml/itemProps3.xml><?xml version="1.0" encoding="utf-8"?>
<ds:datastoreItem xmlns:ds="http://schemas.openxmlformats.org/officeDocument/2006/customXml" ds:itemID="{5B91B9A9-E964-433A-A9C0-E78BD9354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04f675e-39ad-4a0a-842d-71f41763b6b5"/>
    <ds:schemaRef ds:uri="dc9e3fd5-d015-495c-81fd-c076b16f7764"/>
    <ds:schemaRef ds:uri="aa3d3001-20be-4977-8ff4-ead1ae494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2128FA-803A-4FDC-AE60-7572F3BCC65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Client Project Charter</dc:title>
  <dc:subject/>
  <dc:creator>ROIHealthcareSolutions@netorgft799427.onmicrosoft.com</dc:creator>
  <keywords/>
  <dc:description/>
  <lastModifiedBy>Irie Mack Pable</lastModifiedBy>
  <revision>729</revision>
  <dcterms:created xsi:type="dcterms:W3CDTF">2020-11-21T22:46:00.0000000Z</dcterms:created>
  <dcterms:modified xsi:type="dcterms:W3CDTF">2026-01-13T11:02:15.4763310Z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0x0101007BDB7AEF326C3A47819D6C02E33F44AC</vt:lpwstr>
  </property>
  <property fmtid="{D5CDD505-2E9C-101B-9397-08002B2CF9AE}" pid="3" name="MediaServiceImageTags">
    <vt:lpwstr/>
  </property>
  <property fmtid="{D5CDD505-2E9C-101B-9397-08002B2CF9AE}" pid="4" name="GrammarlyDocumentId">
    <vt:lpwstr>8c007a6b62f0f4c354fa11158707d3bad99b19619e4743f3722a01921ad9c902</vt:lpwstr>
  </property>
</Properties>
</file>